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307" w:rsidRPr="00DE1B49" w:rsidRDefault="005636D1" w:rsidP="00B80307">
      <w:pPr>
        <w:rPr>
          <w:lang w:val="en-US"/>
        </w:rPr>
      </w:pPr>
      <w:r w:rsidRPr="00DE1B49">
        <w:rPr>
          <w:noProof/>
          <w:lang w:val="de-DE" w:eastAsia="de-DE"/>
        </w:rPr>
        <w:drawing>
          <wp:anchor distT="0" distB="0" distL="114300" distR="114300" simplePos="0" relativeHeight="251653632" behindDoc="1" locked="0" layoutInCell="1" allowOverlap="1">
            <wp:simplePos x="0" y="0"/>
            <wp:positionH relativeFrom="column">
              <wp:posOffset>1924050</wp:posOffset>
            </wp:positionH>
            <wp:positionV relativeFrom="paragraph">
              <wp:posOffset>260350</wp:posOffset>
            </wp:positionV>
            <wp:extent cx="1428750" cy="952500"/>
            <wp:effectExtent l="0" t="0" r="0" b="0"/>
            <wp:wrapThrough wrapText="bothSides">
              <wp:wrapPolygon edited="0">
                <wp:start x="0" y="0"/>
                <wp:lineTo x="0" y="21168"/>
                <wp:lineTo x="21312" y="21168"/>
                <wp:lineTo x="21312" y="0"/>
                <wp:lineTo x="0" y="0"/>
              </wp:wrapPolygon>
            </wp:wrapThrough>
            <wp:docPr id="2" name="Picture 2"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P_backup\FP7\Logo\Mattihas Logo\Excitemen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r w:rsidR="00B643BE" w:rsidRPr="00DE1B49">
        <w:rPr>
          <w:lang w:val="en-US"/>
        </w:rPr>
        <w:br/>
      </w:r>
    </w:p>
    <w:p w:rsidR="00B80307" w:rsidRPr="00DE1B49" w:rsidRDefault="00B80307" w:rsidP="00B80307">
      <w:pPr>
        <w:rPr>
          <w:lang w:val="en-US"/>
        </w:rPr>
      </w:pPr>
      <w:bookmarkStart w:id="0" w:name="_Toc134178265"/>
    </w:p>
    <w:p w:rsidR="00B80307" w:rsidRPr="00DE1B49" w:rsidRDefault="00B80307" w:rsidP="00B80307">
      <w:pPr>
        <w:rPr>
          <w:lang w:val="en-US"/>
        </w:rPr>
      </w:pPr>
    </w:p>
    <w:p w:rsidR="00B80307" w:rsidRPr="00DE1B49" w:rsidRDefault="00B80307" w:rsidP="00B80307">
      <w:pPr>
        <w:rPr>
          <w:lang w:val="en-US"/>
        </w:rPr>
      </w:pPr>
    </w:p>
    <w:p w:rsidR="00B80307" w:rsidRPr="00DE1B49" w:rsidRDefault="00B80307" w:rsidP="00B80307">
      <w:pPr>
        <w:jc w:val="center"/>
        <w:rPr>
          <w:b/>
          <w:lang w:val="en-US"/>
        </w:rPr>
      </w:pPr>
    </w:p>
    <w:bookmarkEnd w:id="0"/>
    <w:p w:rsidR="00B80307" w:rsidRPr="00DE1B49" w:rsidRDefault="00F20638" w:rsidP="00AE5EBF">
      <w:pPr>
        <w:jc w:val="center"/>
        <w:rPr>
          <w:b/>
          <w:lang w:val="en-US"/>
        </w:rPr>
      </w:pPr>
      <w:proofErr w:type="spellStart"/>
      <w:r w:rsidRPr="00DE1B49">
        <w:rPr>
          <w:b/>
          <w:lang w:val="en-US"/>
        </w:rPr>
        <w:t>E</w:t>
      </w:r>
      <w:r>
        <w:rPr>
          <w:b/>
          <w:lang w:val="en-US"/>
        </w:rPr>
        <w:t>X</w:t>
      </w:r>
      <w:r w:rsidRPr="00DE1B49">
        <w:rPr>
          <w:b/>
          <w:lang w:val="en-US"/>
        </w:rPr>
        <w:t>ploring</w:t>
      </w:r>
      <w:proofErr w:type="spellEnd"/>
      <w:r w:rsidRPr="00DE1B49">
        <w:rPr>
          <w:b/>
          <w:lang w:val="en-US"/>
        </w:rPr>
        <w:t xml:space="preserve"> </w:t>
      </w:r>
      <w:r w:rsidR="005636D1" w:rsidRPr="00DE1B49">
        <w:rPr>
          <w:b/>
          <w:lang w:val="en-US"/>
        </w:rPr>
        <w:t>Cu</w:t>
      </w:r>
      <w:r w:rsidR="00AE5EBF" w:rsidRPr="00DE1B49">
        <w:rPr>
          <w:b/>
          <w:lang w:val="en-US"/>
        </w:rPr>
        <w:t xml:space="preserve">stomer Interaction via Textual </w:t>
      </w:r>
      <w:proofErr w:type="spellStart"/>
      <w:r>
        <w:rPr>
          <w:b/>
          <w:u w:color="82C42A"/>
          <w:lang w:val="en-US"/>
        </w:rPr>
        <w:t>E</w:t>
      </w:r>
      <w:r w:rsidRPr="00DE1B49">
        <w:rPr>
          <w:b/>
          <w:u w:color="82C42A"/>
          <w:lang w:val="en-US"/>
        </w:rPr>
        <w:t>ntailMENT</w:t>
      </w:r>
      <w:proofErr w:type="spellEnd"/>
    </w:p>
    <w:p w:rsidR="00B80307" w:rsidRPr="00DE1B49" w:rsidRDefault="00B80307" w:rsidP="00B80307">
      <w:pPr>
        <w:pBdr>
          <w:bottom w:val="single" w:sz="12" w:space="1" w:color="auto"/>
        </w:pBdr>
        <w:rPr>
          <w:lang w:val="en-US"/>
        </w:rPr>
      </w:pPr>
    </w:p>
    <w:p w:rsidR="00B80307" w:rsidRPr="00DE1B49" w:rsidRDefault="00B80307" w:rsidP="00B80307">
      <w:pPr>
        <w:rPr>
          <w:b/>
          <w:sz w:val="28"/>
          <w:szCs w:val="28"/>
          <w:lang w:val="en-US"/>
        </w:rPr>
      </w:pPr>
    </w:p>
    <w:p w:rsidR="00B80307" w:rsidRPr="00DE1B49" w:rsidRDefault="005636D1" w:rsidP="005636D1">
      <w:pPr>
        <w:jc w:val="center"/>
        <w:rPr>
          <w:b/>
          <w:sz w:val="40"/>
          <w:szCs w:val="28"/>
          <w:lang w:val="en-US"/>
        </w:rPr>
      </w:pPr>
      <w:r w:rsidRPr="00DE1B49">
        <w:rPr>
          <w:b/>
          <w:sz w:val="40"/>
          <w:szCs w:val="28"/>
          <w:lang w:val="en-US"/>
        </w:rPr>
        <w:t xml:space="preserve">Deliverable </w:t>
      </w:r>
      <w:r w:rsidR="00D43FD6" w:rsidRPr="00DE1B49">
        <w:rPr>
          <w:b/>
          <w:sz w:val="40"/>
          <w:szCs w:val="28"/>
          <w:lang w:val="en-US"/>
        </w:rPr>
        <w:t>6</w:t>
      </w:r>
      <w:r w:rsidR="006E691D">
        <w:rPr>
          <w:b/>
          <w:sz w:val="40"/>
          <w:szCs w:val="28"/>
          <w:lang w:val="en-US"/>
        </w:rPr>
        <w:t>.2</w:t>
      </w:r>
      <w:r w:rsidRPr="00DE1B49">
        <w:rPr>
          <w:b/>
          <w:sz w:val="40"/>
          <w:szCs w:val="28"/>
          <w:lang w:val="en-US"/>
        </w:rPr>
        <w:t xml:space="preserve">: </w:t>
      </w:r>
      <w:r w:rsidR="00C50602" w:rsidRPr="00DE1B49">
        <w:rPr>
          <w:b/>
          <w:sz w:val="40"/>
          <w:szCs w:val="28"/>
          <w:lang w:val="en-US"/>
        </w:rPr>
        <w:t xml:space="preserve">Textual inference </w:t>
      </w:r>
      <w:r w:rsidR="00A650BD" w:rsidRPr="00DE1B49">
        <w:rPr>
          <w:b/>
          <w:sz w:val="40"/>
          <w:szCs w:val="28"/>
          <w:lang w:val="en-US"/>
        </w:rPr>
        <w:br/>
      </w:r>
      <w:r w:rsidR="00C50602" w:rsidRPr="00DE1B49">
        <w:rPr>
          <w:b/>
          <w:sz w:val="40"/>
          <w:szCs w:val="28"/>
          <w:lang w:val="en-US"/>
        </w:rPr>
        <w:t>components development, II</w:t>
      </w:r>
      <w:r w:rsidR="00AD435C">
        <w:rPr>
          <w:b/>
          <w:sz w:val="40"/>
          <w:szCs w:val="28"/>
          <w:lang w:val="en-US"/>
        </w:rPr>
        <w:t>I</w:t>
      </w:r>
      <w:r w:rsidR="00C50602" w:rsidRPr="00DE1B49">
        <w:rPr>
          <w:b/>
          <w:sz w:val="40"/>
          <w:szCs w:val="28"/>
          <w:lang w:val="en-US"/>
        </w:rPr>
        <w:t xml:space="preserve"> cycle</w:t>
      </w:r>
      <w:r w:rsidR="00E17F56">
        <w:rPr>
          <w:b/>
          <w:sz w:val="40"/>
          <w:szCs w:val="28"/>
          <w:lang w:val="en-US"/>
        </w:rPr>
        <w:t xml:space="preserve"> – Draft! </w:t>
      </w:r>
    </w:p>
    <w:p w:rsidR="00B80307" w:rsidRPr="00DE1B49" w:rsidRDefault="00B80307" w:rsidP="00B80307">
      <w:pPr>
        <w:pBdr>
          <w:bottom w:val="single" w:sz="12" w:space="1" w:color="auto"/>
        </w:pBdr>
        <w:jc w:val="center"/>
        <w:rPr>
          <w:lang w:val="en-US"/>
        </w:rPr>
      </w:pPr>
    </w:p>
    <w:p w:rsidR="00B80307" w:rsidRPr="00DE1B49" w:rsidRDefault="00B80307" w:rsidP="00B80307">
      <w:pPr>
        <w:spacing w:after="240" w:line="240" w:lineRule="auto"/>
        <w:rPr>
          <w:lang w:val="en-US"/>
        </w:rPr>
      </w:pPr>
    </w:p>
    <w:p w:rsidR="00B80307" w:rsidRPr="00DE1B49" w:rsidRDefault="002A7FBF" w:rsidP="00687C33">
      <w:pPr>
        <w:spacing w:after="240" w:line="240" w:lineRule="auto"/>
        <w:ind w:left="2832" w:hanging="2832"/>
        <w:rPr>
          <w:lang w:val="de-DE"/>
        </w:rPr>
      </w:pPr>
      <w:proofErr w:type="spellStart"/>
      <w:r w:rsidRPr="00DE1B49">
        <w:rPr>
          <w:b/>
          <w:bCs/>
          <w:lang w:val="de-DE"/>
        </w:rPr>
        <w:t>Authors</w:t>
      </w:r>
      <w:proofErr w:type="spellEnd"/>
      <w:r w:rsidR="00B643BE" w:rsidRPr="00DE1B49">
        <w:rPr>
          <w:b/>
          <w:bCs/>
          <w:lang w:val="de-DE"/>
        </w:rPr>
        <w:t>:</w:t>
      </w:r>
      <w:r w:rsidR="00B643BE" w:rsidRPr="00DE1B49">
        <w:rPr>
          <w:lang w:val="de-DE"/>
        </w:rPr>
        <w:tab/>
      </w:r>
      <w:r w:rsidR="00227663" w:rsidRPr="00DE1B49">
        <w:rPr>
          <w:lang w:val="de-DE"/>
        </w:rPr>
        <w:t xml:space="preserve">Kathrin Eichler, Lili </w:t>
      </w:r>
      <w:proofErr w:type="spellStart"/>
      <w:r w:rsidR="00227663" w:rsidRPr="00DE1B49">
        <w:rPr>
          <w:lang w:val="de-DE"/>
        </w:rPr>
        <w:t>Kotlerman</w:t>
      </w:r>
      <w:proofErr w:type="spellEnd"/>
      <w:r w:rsidR="00227663" w:rsidRPr="00DE1B49">
        <w:rPr>
          <w:lang w:val="de-DE"/>
        </w:rPr>
        <w:t xml:space="preserve">, </w:t>
      </w:r>
      <w:proofErr w:type="spellStart"/>
      <w:r w:rsidR="00227663" w:rsidRPr="00DE1B49">
        <w:rPr>
          <w:lang w:val="de-DE"/>
        </w:rPr>
        <w:t>Vivi</w:t>
      </w:r>
      <w:proofErr w:type="spellEnd"/>
      <w:r w:rsidR="00227663" w:rsidRPr="00DE1B49">
        <w:rPr>
          <w:lang w:val="de-DE"/>
        </w:rPr>
        <w:t xml:space="preserve"> Nastase, </w:t>
      </w:r>
      <w:proofErr w:type="spellStart"/>
      <w:r w:rsidR="00227663" w:rsidRPr="00DE1B49">
        <w:rPr>
          <w:lang w:val="de-DE"/>
        </w:rPr>
        <w:t>Tae</w:t>
      </w:r>
      <w:proofErr w:type="spellEnd"/>
      <w:r w:rsidR="00227663" w:rsidRPr="00DE1B49">
        <w:rPr>
          <w:lang w:val="de-DE"/>
        </w:rPr>
        <w:t xml:space="preserve">-Gil </w:t>
      </w:r>
      <w:proofErr w:type="spellStart"/>
      <w:r w:rsidR="00227663" w:rsidRPr="00DE1B49">
        <w:rPr>
          <w:lang w:val="de-DE"/>
        </w:rPr>
        <w:t>Noh</w:t>
      </w:r>
      <w:proofErr w:type="spellEnd"/>
    </w:p>
    <w:p w:rsidR="00B80307" w:rsidRPr="00DE1B49" w:rsidRDefault="00B643BE" w:rsidP="00B80307">
      <w:pPr>
        <w:spacing w:after="240" w:line="240" w:lineRule="auto"/>
        <w:ind w:left="2832" w:hanging="2832"/>
        <w:rPr>
          <w:bCs/>
          <w:lang w:val="en-US"/>
        </w:rPr>
      </w:pPr>
      <w:r w:rsidRPr="00DE1B49">
        <w:rPr>
          <w:b/>
          <w:bCs/>
          <w:lang w:val="en-US"/>
        </w:rPr>
        <w:t>Dissemination Level:</w:t>
      </w:r>
      <w:r w:rsidRPr="00DE1B49">
        <w:rPr>
          <w:b/>
          <w:bCs/>
          <w:lang w:val="en-US"/>
        </w:rPr>
        <w:tab/>
      </w:r>
      <w:r w:rsidR="00CA38FC" w:rsidRPr="00DE1B49">
        <w:rPr>
          <w:bCs/>
          <w:lang w:val="en-US"/>
        </w:rPr>
        <w:t>Confidential</w:t>
      </w:r>
    </w:p>
    <w:p w:rsidR="00B80307" w:rsidRPr="00DE1B49" w:rsidRDefault="00B643BE" w:rsidP="00B15517">
      <w:pPr>
        <w:spacing w:after="240" w:line="240" w:lineRule="auto"/>
        <w:ind w:left="2832" w:hanging="2832"/>
        <w:rPr>
          <w:b/>
          <w:bCs/>
          <w:lang w:val="en-US"/>
        </w:rPr>
      </w:pPr>
      <w:r w:rsidRPr="00DE1B49">
        <w:rPr>
          <w:b/>
          <w:bCs/>
          <w:lang w:val="en-US"/>
        </w:rPr>
        <w:t>Date:</w:t>
      </w:r>
      <w:r w:rsidRPr="00DE1B49">
        <w:rPr>
          <w:b/>
          <w:bCs/>
          <w:lang w:val="en-US"/>
        </w:rPr>
        <w:tab/>
      </w:r>
      <w:r w:rsidR="006C1AF3">
        <w:rPr>
          <w:bCs/>
          <w:lang w:val="en-US"/>
        </w:rPr>
        <w:fldChar w:fldCharType="begin"/>
      </w:r>
      <w:r w:rsidR="006E691D">
        <w:rPr>
          <w:bCs/>
          <w:lang w:val="en-US"/>
        </w:rPr>
        <w:instrText xml:space="preserve"> DATE \@ "MMMM d, yyyy" </w:instrText>
      </w:r>
      <w:r w:rsidR="006C1AF3">
        <w:rPr>
          <w:bCs/>
          <w:lang w:val="en-US"/>
        </w:rPr>
        <w:fldChar w:fldCharType="separate"/>
      </w:r>
      <w:ins w:id="1" w:author="Kathrin Eichler" w:date="2014-12-08T17:31:00Z">
        <w:r w:rsidR="000F0841">
          <w:rPr>
            <w:bCs/>
            <w:noProof/>
            <w:lang w:val="en-US"/>
          </w:rPr>
          <w:t>December 8, 2014</w:t>
        </w:r>
      </w:ins>
      <w:del w:id="2" w:author="Kathrin Eichler" w:date="2014-12-04T14:17:00Z">
        <w:r w:rsidR="0071249C" w:rsidDel="00725E03">
          <w:rPr>
            <w:bCs/>
            <w:noProof/>
            <w:lang w:val="en-US"/>
          </w:rPr>
          <w:delText>December 3, 2014</w:delText>
        </w:r>
      </w:del>
      <w:r w:rsidR="006C1AF3">
        <w:rPr>
          <w:bCs/>
          <w:lang w:val="en-US"/>
        </w:rPr>
        <w:fldChar w:fldCharType="end"/>
      </w:r>
    </w:p>
    <w:p w:rsidR="00B80307" w:rsidRPr="00DE1B49" w:rsidRDefault="00B80307" w:rsidP="00B80307">
      <w:pPr>
        <w:spacing w:after="240" w:line="240" w:lineRule="auto"/>
        <w:ind w:left="2832" w:hanging="2832"/>
        <w:rPr>
          <w:b/>
          <w:bCs/>
          <w:lang w:val="en-US"/>
        </w:rPr>
      </w:pPr>
    </w:p>
    <w:p w:rsidR="00B80307" w:rsidRPr="00DE1B49" w:rsidRDefault="00B80307" w:rsidP="00B80307">
      <w:pPr>
        <w:spacing w:after="240" w:line="240" w:lineRule="auto"/>
        <w:rPr>
          <w:sz w:val="36"/>
          <w:szCs w:val="36"/>
          <w:lang w:val="en-US"/>
        </w:rPr>
      </w:pPr>
      <w:bookmarkStart w:id="3" w:name="_Toc134178267"/>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tbl>
      <w:tblPr>
        <w:tblStyle w:val="Tabellenraster"/>
        <w:tblW w:w="0" w:type="auto"/>
        <w:jc w:val="center"/>
        <w:tblLook w:val="00A0" w:firstRow="1" w:lastRow="0" w:firstColumn="1" w:lastColumn="0" w:noHBand="0" w:noVBand="0"/>
      </w:tblPr>
      <w:tblGrid>
        <w:gridCol w:w="1621"/>
        <w:gridCol w:w="1107"/>
        <w:gridCol w:w="6222"/>
      </w:tblGrid>
      <w:tr w:rsidR="00B80307" w:rsidRPr="00DE1B49" w:rsidTr="00A8266E">
        <w:trPr>
          <w:trHeight w:val="260"/>
          <w:jc w:val="center"/>
        </w:trPr>
        <w:tc>
          <w:tcPr>
            <w:tcW w:w="2728" w:type="dxa"/>
            <w:gridSpan w:val="2"/>
          </w:tcPr>
          <w:bookmarkEnd w:id="3"/>
          <w:p w:rsidR="00B80307" w:rsidRPr="00DE1B49" w:rsidRDefault="00B643BE" w:rsidP="00B80307">
            <w:pPr>
              <w:spacing w:line="240" w:lineRule="auto"/>
              <w:rPr>
                <w:sz w:val="20"/>
                <w:szCs w:val="36"/>
                <w:lang w:val="en-US"/>
              </w:rPr>
            </w:pPr>
            <w:r w:rsidRPr="00DE1B49">
              <w:rPr>
                <w:sz w:val="20"/>
                <w:szCs w:val="36"/>
                <w:lang w:val="en-US"/>
              </w:rPr>
              <w:t>Grant agreement no.</w:t>
            </w:r>
          </w:p>
        </w:tc>
        <w:tc>
          <w:tcPr>
            <w:tcW w:w="6222" w:type="dxa"/>
          </w:tcPr>
          <w:p w:rsidR="00B80307" w:rsidRPr="00DE1B49" w:rsidRDefault="00A8266E" w:rsidP="00B80307">
            <w:pPr>
              <w:spacing w:line="240" w:lineRule="auto"/>
              <w:rPr>
                <w:sz w:val="20"/>
                <w:szCs w:val="36"/>
                <w:lang w:val="en-US"/>
              </w:rPr>
            </w:pPr>
            <w:r w:rsidRPr="00DE1B49">
              <w:rPr>
                <w:sz w:val="20"/>
                <w:szCs w:val="36"/>
                <w:lang w:val="en-US"/>
              </w:rPr>
              <w:t>287923</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acronym</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EXCITEMENT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full title</w:t>
            </w:r>
          </w:p>
        </w:tc>
        <w:tc>
          <w:tcPr>
            <w:tcW w:w="6222" w:type="dxa"/>
          </w:tcPr>
          <w:p w:rsidR="00B80307" w:rsidRPr="00DE1B49" w:rsidRDefault="00AE5EBF" w:rsidP="00B80307">
            <w:pPr>
              <w:spacing w:line="240" w:lineRule="auto"/>
              <w:rPr>
                <w:sz w:val="20"/>
                <w:szCs w:val="36"/>
                <w:lang w:val="en-US"/>
              </w:rPr>
            </w:pPr>
            <w:r w:rsidRPr="00DE1B49">
              <w:rPr>
                <w:sz w:val="20"/>
                <w:szCs w:val="36"/>
                <w:lang w:val="en-US"/>
              </w:rPr>
              <w:t xml:space="preserve">Exploring Customer Interaction via Textual </w:t>
            </w:r>
            <w:proofErr w:type="spellStart"/>
            <w:r w:rsidRPr="00DE1B49">
              <w:rPr>
                <w:sz w:val="20"/>
                <w:szCs w:val="36"/>
                <w:u w:color="82C42A"/>
                <w:lang w:val="en-US"/>
              </w:rPr>
              <w:t>entailMENT</w:t>
            </w:r>
            <w:proofErr w:type="spellEnd"/>
            <w:r w:rsidRPr="00DE1B49">
              <w:rPr>
                <w:sz w:val="20"/>
                <w:szCs w:val="36"/>
                <w:lang w:val="en-US"/>
              </w:rPr>
              <w:t xml:space="preserve"> </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Funding scheme</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STREP</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Coordinator</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 xml:space="preserve">Moshe </w:t>
            </w:r>
            <w:proofErr w:type="spellStart"/>
            <w:r w:rsidRPr="00DE1B49">
              <w:rPr>
                <w:sz w:val="20"/>
                <w:szCs w:val="36"/>
                <w:lang w:val="en-US"/>
              </w:rPr>
              <w:t>Wasserblat</w:t>
            </w:r>
            <w:proofErr w:type="spellEnd"/>
            <w:r w:rsidRPr="00DE1B49">
              <w:rPr>
                <w:sz w:val="20"/>
                <w:szCs w:val="36"/>
                <w:lang w:val="en-US"/>
              </w:rPr>
              <w:t xml:space="preserve"> (NICE</w:t>
            </w:r>
            <w:r w:rsidR="00B643BE" w:rsidRPr="00DE1B49">
              <w:rPr>
                <w:sz w:val="20"/>
                <w:szCs w:val="36"/>
                <w:lang w:val="en-US"/>
              </w:rPr>
              <w: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Start date, duration</w:t>
            </w:r>
          </w:p>
        </w:tc>
        <w:tc>
          <w:tcPr>
            <w:tcW w:w="6222" w:type="dxa"/>
          </w:tcPr>
          <w:p w:rsidR="00B80307" w:rsidRPr="00DE1B49" w:rsidRDefault="00B643BE" w:rsidP="005636D1">
            <w:pPr>
              <w:spacing w:line="240" w:lineRule="auto"/>
              <w:rPr>
                <w:sz w:val="20"/>
                <w:szCs w:val="36"/>
                <w:lang w:val="en-US"/>
              </w:rPr>
            </w:pPr>
            <w:r w:rsidRPr="00DE1B49">
              <w:rPr>
                <w:sz w:val="20"/>
                <w:szCs w:val="36"/>
                <w:lang w:val="en-US"/>
              </w:rPr>
              <w:t xml:space="preserve">1 </w:t>
            </w:r>
            <w:r w:rsidR="005636D1" w:rsidRPr="00DE1B49">
              <w:rPr>
                <w:sz w:val="20"/>
                <w:szCs w:val="36"/>
                <w:lang w:val="en-US"/>
              </w:rPr>
              <w:t>January 2012</w:t>
            </w:r>
            <w:r w:rsidRPr="00DE1B49">
              <w:rPr>
                <w:sz w:val="20"/>
                <w:szCs w:val="36"/>
                <w:lang w:val="en-US"/>
              </w:rPr>
              <w:t>, 36 months</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Distribution</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Confidential</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Contractual date of delivery</w:t>
            </w:r>
          </w:p>
        </w:tc>
        <w:tc>
          <w:tcPr>
            <w:tcW w:w="6222" w:type="dxa"/>
          </w:tcPr>
          <w:p w:rsidR="00B80307" w:rsidRPr="00A4442C" w:rsidRDefault="005636D1" w:rsidP="00AD435C">
            <w:pPr>
              <w:spacing w:line="240" w:lineRule="auto"/>
              <w:rPr>
                <w:sz w:val="20"/>
                <w:szCs w:val="36"/>
                <w:lang w:val="en-US"/>
              </w:rPr>
            </w:pPr>
            <w:r w:rsidRPr="00A4442C">
              <w:rPr>
                <w:sz w:val="20"/>
                <w:szCs w:val="36"/>
                <w:lang w:val="en-US"/>
              </w:rPr>
              <w:t>3</w:t>
            </w:r>
            <w:r w:rsidR="00AD435C">
              <w:rPr>
                <w:sz w:val="20"/>
                <w:szCs w:val="36"/>
                <w:lang w:val="en-US"/>
              </w:rPr>
              <w:t>1</w:t>
            </w:r>
            <w:r w:rsidRPr="00A4442C">
              <w:rPr>
                <w:sz w:val="20"/>
                <w:szCs w:val="36"/>
                <w:lang w:val="en-US"/>
              </w:rPr>
              <w:t>/</w:t>
            </w:r>
            <w:r w:rsidR="00AD435C">
              <w:rPr>
                <w:sz w:val="20"/>
                <w:szCs w:val="36"/>
                <w:lang w:val="en-US"/>
              </w:rPr>
              <w:t>12</w:t>
            </w:r>
            <w:r w:rsidR="004B31C6" w:rsidRPr="00A4442C">
              <w:rPr>
                <w:sz w:val="20"/>
                <w:szCs w:val="36"/>
                <w:lang w:val="en-US"/>
              </w:rPr>
              <w:t>/20</w:t>
            </w:r>
            <w:r w:rsidR="00AD435C">
              <w:rPr>
                <w:sz w:val="20"/>
                <w:szCs w:val="36"/>
                <w:lang w:val="en-US"/>
              </w:rPr>
              <w:t>14</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Actual date of delivery</w:t>
            </w:r>
          </w:p>
        </w:tc>
        <w:tc>
          <w:tcPr>
            <w:tcW w:w="6222" w:type="dxa"/>
          </w:tcPr>
          <w:p w:rsidR="00B80307" w:rsidRPr="00A4442C" w:rsidRDefault="006C1AF3" w:rsidP="00144BDE">
            <w:pPr>
              <w:spacing w:line="240" w:lineRule="auto"/>
              <w:rPr>
                <w:sz w:val="20"/>
                <w:szCs w:val="36"/>
                <w:lang w:val="en-US"/>
              </w:rPr>
            </w:pPr>
            <w:r w:rsidRPr="00D5044E">
              <w:rPr>
                <w:sz w:val="20"/>
                <w:szCs w:val="36"/>
                <w:lang w:val="en-US"/>
                <w:rPrChange w:id="4" w:author="Kathrin Eichler" w:date="2014-12-08T16:48:00Z">
                  <w:rPr>
                    <w:sz w:val="20"/>
                    <w:szCs w:val="36"/>
                    <w:highlight w:val="yellow"/>
                    <w:lang w:val="en-US"/>
                  </w:rPr>
                </w:rPrChange>
              </w:rPr>
              <w:fldChar w:fldCharType="begin"/>
            </w:r>
            <w:r w:rsidR="00FD7B84" w:rsidRPr="00D5044E">
              <w:rPr>
                <w:sz w:val="20"/>
                <w:szCs w:val="36"/>
                <w:lang w:val="en-US"/>
                <w:rPrChange w:id="5" w:author="Kathrin Eichler" w:date="2014-12-08T16:48:00Z">
                  <w:rPr>
                    <w:sz w:val="20"/>
                    <w:szCs w:val="36"/>
                    <w:highlight w:val="yellow"/>
                    <w:lang w:val="en-US"/>
                  </w:rPr>
                </w:rPrChange>
              </w:rPr>
              <w:instrText xml:space="preserve"> DATE \@ "M/d/yyyy" </w:instrText>
            </w:r>
            <w:r w:rsidRPr="00D5044E">
              <w:rPr>
                <w:sz w:val="20"/>
                <w:szCs w:val="36"/>
                <w:lang w:val="en-US"/>
                <w:rPrChange w:id="6" w:author="Kathrin Eichler" w:date="2014-12-08T16:48:00Z">
                  <w:rPr>
                    <w:sz w:val="20"/>
                    <w:szCs w:val="36"/>
                    <w:highlight w:val="yellow"/>
                    <w:lang w:val="en-US"/>
                  </w:rPr>
                </w:rPrChange>
              </w:rPr>
              <w:fldChar w:fldCharType="separate"/>
            </w:r>
            <w:ins w:id="7" w:author="Kathrin Eichler" w:date="2014-12-08T17:31:00Z">
              <w:r w:rsidR="000F0841">
                <w:rPr>
                  <w:noProof/>
                  <w:sz w:val="20"/>
                  <w:szCs w:val="36"/>
                  <w:lang w:val="en-US"/>
                </w:rPr>
                <w:t>12/8/2014</w:t>
              </w:r>
            </w:ins>
            <w:del w:id="8" w:author="Kathrin Eichler" w:date="2014-12-04T14:17:00Z">
              <w:r w:rsidR="0071249C" w:rsidRPr="00D5044E" w:rsidDel="00725E03">
                <w:rPr>
                  <w:noProof/>
                  <w:sz w:val="20"/>
                  <w:szCs w:val="36"/>
                  <w:lang w:val="en-US"/>
                  <w:rPrChange w:id="9" w:author="Kathrin Eichler" w:date="2014-12-08T16:48:00Z">
                    <w:rPr>
                      <w:noProof/>
                      <w:sz w:val="20"/>
                      <w:szCs w:val="36"/>
                      <w:highlight w:val="yellow"/>
                      <w:lang w:val="en-US"/>
                    </w:rPr>
                  </w:rPrChange>
                </w:rPr>
                <w:delText>12/3/2014</w:delText>
              </w:r>
            </w:del>
            <w:r w:rsidRPr="00D5044E">
              <w:rPr>
                <w:sz w:val="20"/>
                <w:szCs w:val="36"/>
                <w:lang w:val="en-US"/>
                <w:rPrChange w:id="10" w:author="Kathrin Eichler" w:date="2014-12-08T16:48:00Z">
                  <w:rPr>
                    <w:sz w:val="20"/>
                    <w:szCs w:val="36"/>
                    <w:highlight w:val="yellow"/>
                    <w:lang w:val="en-US"/>
                  </w:rPr>
                </w:rPrChange>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number</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6</w:t>
            </w:r>
            <w:r w:rsidR="005636D1" w:rsidRPr="00A4442C">
              <w:rPr>
                <w:sz w:val="20"/>
                <w:szCs w:val="36"/>
                <w:lang w:val="en-US"/>
              </w:rPr>
              <w:t>.</w:t>
            </w:r>
            <w:r w:rsidR="00AD435C">
              <w:rPr>
                <w:sz w:val="20"/>
                <w:szCs w:val="36"/>
                <w:lang w:val="en-US"/>
              </w:rPr>
              <w:t>2</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title</w:t>
            </w:r>
          </w:p>
        </w:tc>
        <w:tc>
          <w:tcPr>
            <w:tcW w:w="6222" w:type="dxa"/>
          </w:tcPr>
          <w:p w:rsidR="00B80307" w:rsidRPr="00A4442C" w:rsidRDefault="00BB2D3C" w:rsidP="00BB2D3C">
            <w:pPr>
              <w:spacing w:line="240" w:lineRule="auto"/>
              <w:rPr>
                <w:sz w:val="20"/>
                <w:szCs w:val="20"/>
                <w:lang w:val="en-US"/>
              </w:rPr>
            </w:pPr>
            <w:r w:rsidRPr="00A4442C">
              <w:rPr>
                <w:sz w:val="20"/>
                <w:szCs w:val="20"/>
                <w:lang w:val="en-US"/>
              </w:rPr>
              <w:t>Textual inference components development, II</w:t>
            </w:r>
            <w:r w:rsidR="00AD435C">
              <w:rPr>
                <w:sz w:val="20"/>
                <w:szCs w:val="20"/>
                <w:lang w:val="en-US"/>
              </w:rPr>
              <w:t>I</w:t>
            </w:r>
            <w:r w:rsidRPr="00A4442C">
              <w:rPr>
                <w:sz w:val="20"/>
                <w:szCs w:val="20"/>
                <w:lang w:val="en-US"/>
              </w:rPr>
              <w:t xml:space="preserve"> cycle</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Type</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Program</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Status and version</w:t>
            </w:r>
          </w:p>
        </w:tc>
        <w:tc>
          <w:tcPr>
            <w:tcW w:w="6222" w:type="dxa"/>
          </w:tcPr>
          <w:p w:rsidR="00B80307" w:rsidRPr="00A4442C" w:rsidRDefault="00A4442C" w:rsidP="00A4442C">
            <w:pPr>
              <w:spacing w:line="240" w:lineRule="auto"/>
              <w:rPr>
                <w:sz w:val="20"/>
                <w:szCs w:val="36"/>
                <w:lang w:val="en-US"/>
              </w:rPr>
            </w:pPr>
            <w:r>
              <w:rPr>
                <w:sz w:val="20"/>
                <w:szCs w:val="36"/>
                <w:lang w:val="en-US"/>
              </w:rPr>
              <w:t>Final</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Number of pages</w:t>
            </w:r>
          </w:p>
        </w:tc>
        <w:tc>
          <w:tcPr>
            <w:tcW w:w="6222" w:type="dxa"/>
          </w:tcPr>
          <w:p w:rsidR="00B80307" w:rsidRPr="00A4442C" w:rsidRDefault="006C1AF3" w:rsidP="008836B8">
            <w:pPr>
              <w:spacing w:line="240" w:lineRule="auto"/>
              <w:rPr>
                <w:sz w:val="20"/>
                <w:szCs w:val="36"/>
                <w:lang w:val="en-US"/>
              </w:rPr>
            </w:pPr>
            <w:r w:rsidRPr="00D5044E">
              <w:rPr>
                <w:sz w:val="20"/>
                <w:szCs w:val="36"/>
                <w:lang w:val="en-US"/>
                <w:rPrChange w:id="11" w:author="Kathrin Eichler" w:date="2014-12-08T16:47:00Z">
                  <w:rPr>
                    <w:sz w:val="20"/>
                    <w:szCs w:val="36"/>
                    <w:highlight w:val="yellow"/>
                    <w:lang w:val="en-US"/>
                  </w:rPr>
                </w:rPrChange>
              </w:rPr>
              <w:fldChar w:fldCharType="begin"/>
            </w:r>
            <w:r w:rsidR="00FD7B84" w:rsidRPr="00D5044E">
              <w:rPr>
                <w:sz w:val="20"/>
                <w:szCs w:val="36"/>
                <w:lang w:val="en-US"/>
                <w:rPrChange w:id="12" w:author="Kathrin Eichler" w:date="2014-12-08T16:47:00Z">
                  <w:rPr>
                    <w:sz w:val="20"/>
                    <w:szCs w:val="36"/>
                    <w:highlight w:val="yellow"/>
                    <w:lang w:val="en-US"/>
                  </w:rPr>
                </w:rPrChange>
              </w:rPr>
              <w:instrText xml:space="preserve"> NUMPAGES   \* MERGEFORMAT </w:instrText>
            </w:r>
            <w:r w:rsidRPr="00D5044E">
              <w:rPr>
                <w:sz w:val="20"/>
                <w:szCs w:val="36"/>
                <w:lang w:val="en-US"/>
                <w:rPrChange w:id="13" w:author="Kathrin Eichler" w:date="2014-12-08T16:47:00Z">
                  <w:rPr>
                    <w:sz w:val="20"/>
                    <w:szCs w:val="36"/>
                    <w:highlight w:val="yellow"/>
                    <w:lang w:val="en-US"/>
                  </w:rPr>
                </w:rPrChange>
              </w:rPr>
              <w:fldChar w:fldCharType="separate"/>
            </w:r>
            <w:ins w:id="14" w:author="Kathrin Eichler" w:date="2014-12-08T17:31:00Z">
              <w:r w:rsidR="000F0841">
                <w:rPr>
                  <w:noProof/>
                  <w:sz w:val="20"/>
                  <w:szCs w:val="36"/>
                  <w:lang w:val="en-US"/>
                </w:rPr>
                <w:t>83</w:t>
              </w:r>
            </w:ins>
            <w:del w:id="15" w:author="Kathrin Eichler" w:date="2014-12-08T13:50:00Z">
              <w:r w:rsidR="00FD7B84" w:rsidRPr="00D5044E" w:rsidDel="00DB6FC0">
                <w:rPr>
                  <w:noProof/>
                  <w:sz w:val="20"/>
                  <w:szCs w:val="36"/>
                  <w:lang w:val="en-US"/>
                  <w:rPrChange w:id="16" w:author="Kathrin Eichler" w:date="2014-12-08T16:47:00Z">
                    <w:rPr>
                      <w:noProof/>
                      <w:sz w:val="20"/>
                      <w:szCs w:val="36"/>
                      <w:highlight w:val="yellow"/>
                      <w:lang w:val="en-US"/>
                    </w:rPr>
                  </w:rPrChange>
                </w:rPr>
                <w:delText>72</w:delText>
              </w:r>
            </w:del>
            <w:r w:rsidRPr="00D5044E">
              <w:rPr>
                <w:sz w:val="20"/>
                <w:szCs w:val="36"/>
                <w:lang w:val="en-US"/>
                <w:rPrChange w:id="17" w:author="Kathrin Eichler" w:date="2014-12-08T16:47:00Z">
                  <w:rPr>
                    <w:sz w:val="20"/>
                    <w:szCs w:val="36"/>
                    <w:highlight w:val="yellow"/>
                    <w:lang w:val="en-US"/>
                  </w:rPr>
                </w:rPrChange>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Contributing partners</w:t>
            </w:r>
          </w:p>
        </w:tc>
        <w:tc>
          <w:tcPr>
            <w:tcW w:w="6222" w:type="dxa"/>
          </w:tcPr>
          <w:p w:rsidR="00B80307" w:rsidRPr="00A4442C" w:rsidRDefault="00BB2D3C" w:rsidP="00BB2D3C">
            <w:pPr>
              <w:spacing w:line="240" w:lineRule="auto"/>
              <w:rPr>
                <w:sz w:val="20"/>
                <w:szCs w:val="36"/>
                <w:lang w:val="en-US"/>
              </w:rPr>
            </w:pPr>
            <w:r w:rsidRPr="00A4442C">
              <w:rPr>
                <w:sz w:val="20"/>
                <w:szCs w:val="36"/>
                <w:lang w:val="en-US"/>
              </w:rPr>
              <w:t xml:space="preserve">DFKI, BIU, FBK, </w:t>
            </w:r>
            <w:r w:rsidR="006F1BF1" w:rsidRPr="00A4442C">
              <w:rPr>
                <w:sz w:val="20"/>
                <w:szCs w:val="36"/>
                <w:lang w:val="en-US"/>
              </w:rPr>
              <w:t>U</w:t>
            </w:r>
            <w:r w:rsidRPr="00A4442C">
              <w:rPr>
                <w:sz w:val="20"/>
                <w:szCs w:val="36"/>
                <w:lang w:val="en-US"/>
              </w:rPr>
              <w:t>HEI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WP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Task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9B6D10"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Authors</w:t>
            </w:r>
          </w:p>
        </w:tc>
        <w:tc>
          <w:tcPr>
            <w:tcW w:w="6222" w:type="dxa"/>
          </w:tcPr>
          <w:p w:rsidR="00B80307" w:rsidRPr="00DE1B49" w:rsidRDefault="00BB2D3C" w:rsidP="00545128">
            <w:pPr>
              <w:pStyle w:val="NurText"/>
              <w:rPr>
                <w:rFonts w:ascii="Georgia" w:hAnsi="Georgia"/>
                <w:sz w:val="20"/>
                <w:szCs w:val="20"/>
                <w:lang w:val="de-DE"/>
              </w:rPr>
            </w:pPr>
            <w:r w:rsidRPr="00DE1B49">
              <w:rPr>
                <w:rFonts w:ascii="Georgia" w:hAnsi="Georgia"/>
                <w:sz w:val="20"/>
                <w:szCs w:val="20"/>
                <w:lang w:val="de-DE"/>
              </w:rPr>
              <w:t xml:space="preserve">Kathrin Eichler, Lili </w:t>
            </w:r>
            <w:proofErr w:type="spellStart"/>
            <w:r w:rsidRPr="00DE1B49">
              <w:rPr>
                <w:rFonts w:ascii="Georgia" w:hAnsi="Georgia"/>
                <w:sz w:val="20"/>
                <w:szCs w:val="20"/>
                <w:lang w:val="de-DE"/>
              </w:rPr>
              <w:t>Kotlerman</w:t>
            </w:r>
            <w:proofErr w:type="spellEnd"/>
            <w:r w:rsidRPr="00DE1B49">
              <w:rPr>
                <w:rFonts w:ascii="Georgia" w:hAnsi="Georgia"/>
                <w:sz w:val="20"/>
                <w:szCs w:val="20"/>
                <w:lang w:val="de-DE"/>
              </w:rPr>
              <w:t xml:space="preserve">, </w:t>
            </w:r>
            <w:proofErr w:type="spellStart"/>
            <w:r w:rsidRPr="00DE1B49">
              <w:rPr>
                <w:rFonts w:ascii="Georgia" w:hAnsi="Georgia"/>
                <w:sz w:val="20"/>
                <w:szCs w:val="20"/>
                <w:lang w:val="de-DE"/>
              </w:rPr>
              <w:t>Vivi</w:t>
            </w:r>
            <w:proofErr w:type="spellEnd"/>
            <w:r w:rsidRPr="00DE1B49">
              <w:rPr>
                <w:rFonts w:ascii="Georgia" w:hAnsi="Georgia"/>
                <w:sz w:val="20"/>
                <w:szCs w:val="20"/>
                <w:lang w:val="de-DE"/>
              </w:rPr>
              <w:t xml:space="preserve"> Nastase, </w:t>
            </w:r>
            <w:proofErr w:type="spellStart"/>
            <w:r w:rsidRPr="00DE1B49">
              <w:rPr>
                <w:rFonts w:ascii="Georgia" w:hAnsi="Georgia"/>
                <w:sz w:val="20"/>
                <w:szCs w:val="20"/>
                <w:lang w:val="de-DE"/>
              </w:rPr>
              <w:t>Tae</w:t>
            </w:r>
            <w:proofErr w:type="spellEnd"/>
            <w:r w:rsidRPr="00DE1B49">
              <w:rPr>
                <w:rFonts w:ascii="Georgia" w:hAnsi="Georgia"/>
                <w:sz w:val="20"/>
                <w:szCs w:val="20"/>
                <w:lang w:val="de-DE"/>
              </w:rPr>
              <w:t xml:space="preserve">-Gil </w:t>
            </w:r>
            <w:proofErr w:type="spellStart"/>
            <w:r w:rsidRPr="00DE1B49">
              <w:rPr>
                <w:rFonts w:ascii="Georgia" w:hAnsi="Georgia"/>
                <w:sz w:val="20"/>
                <w:szCs w:val="20"/>
                <w:lang w:val="de-DE"/>
              </w:rPr>
              <w:t>Noh</w:t>
            </w:r>
            <w:proofErr w:type="spellEnd"/>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EC project officer</w:t>
            </w:r>
          </w:p>
        </w:tc>
        <w:tc>
          <w:tcPr>
            <w:tcW w:w="6222" w:type="dxa"/>
          </w:tcPr>
          <w:p w:rsidR="00B80307" w:rsidRPr="00DE1B49" w:rsidRDefault="00B15517" w:rsidP="00B15517">
            <w:pPr>
              <w:pStyle w:val="NurText"/>
              <w:rPr>
                <w:rFonts w:ascii="Georgia" w:hAnsi="Georgia"/>
                <w:sz w:val="20"/>
                <w:szCs w:val="20"/>
                <w:lang w:val="en-GB"/>
              </w:rPr>
            </w:pPr>
            <w:proofErr w:type="spellStart"/>
            <w:r w:rsidRPr="00DE1B49">
              <w:rPr>
                <w:rFonts w:ascii="Georgia" w:hAnsi="Georgia"/>
                <w:sz w:val="20"/>
                <w:szCs w:val="20"/>
              </w:rPr>
              <w:t>Carola</w:t>
            </w:r>
            <w:proofErr w:type="spellEnd"/>
            <w:r w:rsidRPr="00DE1B49">
              <w:rPr>
                <w:rFonts w:ascii="Georgia" w:hAnsi="Georgia"/>
                <w:sz w:val="20"/>
                <w:szCs w:val="20"/>
              </w:rPr>
              <w:t xml:space="preserve"> </w:t>
            </w:r>
            <w:proofErr w:type="spellStart"/>
            <w:r w:rsidRPr="00DE1B49">
              <w:rPr>
                <w:rFonts w:ascii="Georgia" w:hAnsi="Georgia"/>
                <w:sz w:val="20"/>
                <w:szCs w:val="20"/>
              </w:rPr>
              <w:t>Carstens</w:t>
            </w:r>
            <w:proofErr w:type="spellEnd"/>
            <w:r w:rsidRPr="00DE1B49">
              <w:rPr>
                <w:rFonts w:ascii="Georgia" w:hAnsi="Georgia"/>
                <w:sz w:val="20"/>
                <w:szCs w:val="20"/>
              </w:rPr>
              <w:t xml:space="preserve"> </w:t>
            </w:r>
          </w:p>
        </w:tc>
      </w:tr>
      <w:tr w:rsidR="00B80307" w:rsidRPr="009B6D10">
        <w:trPr>
          <w:trHeight w:val="242"/>
          <w:jc w:val="center"/>
        </w:trPr>
        <w:tc>
          <w:tcPr>
            <w:tcW w:w="1621" w:type="dxa"/>
            <w:vMerge w:val="restart"/>
          </w:tcPr>
          <w:p w:rsidR="00B80307" w:rsidRPr="00DE1B49" w:rsidRDefault="00B643BE" w:rsidP="005636D1">
            <w:pPr>
              <w:tabs>
                <w:tab w:val="center" w:pos="1113"/>
              </w:tabs>
              <w:spacing w:line="240" w:lineRule="auto"/>
              <w:rPr>
                <w:sz w:val="20"/>
                <w:szCs w:val="36"/>
                <w:lang w:val="en-US"/>
              </w:rPr>
            </w:pPr>
            <w:r w:rsidRPr="00DE1B49">
              <w:rPr>
                <w:sz w:val="20"/>
                <w:szCs w:val="36"/>
                <w:lang w:val="en-US"/>
              </w:rPr>
              <w:t xml:space="preserve">The partners in </w:t>
            </w:r>
            <w:r w:rsidR="005636D1" w:rsidRPr="00DE1B49">
              <w:rPr>
                <w:sz w:val="20"/>
                <w:szCs w:val="36"/>
                <w:lang w:val="en-US"/>
              </w:rPr>
              <w:t>EXCITEMENT</w:t>
            </w:r>
            <w:r w:rsidRPr="00DE1B49">
              <w:rPr>
                <w:sz w:val="20"/>
                <w:szCs w:val="36"/>
                <w:lang w:val="en-US"/>
              </w:rPr>
              <w:t xml:space="preserve"> are:</w:t>
            </w:r>
          </w:p>
        </w:tc>
        <w:tc>
          <w:tcPr>
            <w:tcW w:w="7329" w:type="dxa"/>
            <w:gridSpan w:val="2"/>
          </w:tcPr>
          <w:p w:rsidR="00B80307" w:rsidRPr="00DE1B49" w:rsidRDefault="00B643BE" w:rsidP="00B80307">
            <w:pPr>
              <w:pStyle w:val="Normal1"/>
              <w:jc w:val="left"/>
              <w:rPr>
                <w:sz w:val="20"/>
                <w:lang w:val="de-DE"/>
              </w:rPr>
            </w:pPr>
            <w:r w:rsidRPr="00DE1B49">
              <w:rPr>
                <w:sz w:val="20"/>
                <w:lang w:val="de-DE"/>
              </w:rPr>
              <w:t>Deutsches Forschungszentrum für Künstliche Intelligenz (DFKI), Germany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351646" w:rsidP="00B80307">
            <w:pPr>
              <w:pStyle w:val="Normal1"/>
              <w:jc w:val="left"/>
              <w:rPr>
                <w:sz w:val="20"/>
                <w:lang w:val="de-DE"/>
              </w:rPr>
            </w:pPr>
            <w:r w:rsidRPr="00DE1B49">
              <w:rPr>
                <w:sz w:val="20"/>
                <w:lang w:val="de-DE"/>
              </w:rPr>
              <w:t>NICE S</w:t>
            </w:r>
            <w:r w:rsidR="00A8266E" w:rsidRPr="00DE1B49">
              <w:rPr>
                <w:sz w:val="20"/>
                <w:lang w:val="de-DE"/>
              </w:rPr>
              <w:t>ystems, Israel</w:t>
            </w:r>
          </w:p>
        </w:tc>
      </w:tr>
      <w:tr w:rsidR="00B80307" w:rsidRPr="009B6D10">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A8266E" w:rsidP="00B80307">
            <w:pPr>
              <w:pStyle w:val="Normal1"/>
              <w:jc w:val="left"/>
              <w:rPr>
                <w:sz w:val="20"/>
                <w:lang w:val="de-DE"/>
              </w:rPr>
            </w:pPr>
            <w:proofErr w:type="spellStart"/>
            <w:r w:rsidRPr="00DE1B49">
              <w:rPr>
                <w:sz w:val="20"/>
                <w:lang w:val="de-DE"/>
              </w:rPr>
              <w:t>Fondazione</w:t>
            </w:r>
            <w:proofErr w:type="spellEnd"/>
            <w:r w:rsidRPr="00DE1B49">
              <w:rPr>
                <w:sz w:val="20"/>
                <w:lang w:val="de-DE"/>
              </w:rPr>
              <w:t xml:space="preserve"> Bruno Kessler</w:t>
            </w:r>
            <w:r w:rsidRPr="00DE1B49">
              <w:rPr>
                <w:i/>
                <w:sz w:val="20"/>
                <w:lang w:val="de-DE"/>
              </w:rPr>
              <w:t xml:space="preserve"> </w:t>
            </w:r>
            <w:r w:rsidRPr="00DE1B49">
              <w:rPr>
                <w:sz w:val="20"/>
                <w:lang w:val="de-DE"/>
              </w:rPr>
              <w:t xml:space="preserve">(FBK), </w:t>
            </w:r>
            <w:proofErr w:type="spellStart"/>
            <w:r w:rsidRPr="00DE1B49">
              <w:rPr>
                <w:sz w:val="20"/>
                <w:lang w:val="de-DE"/>
              </w:rPr>
              <w:t>Italy</w:t>
            </w:r>
            <w:proofErr w:type="spellEnd"/>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Bar-Ilan University, Israel</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Heidelberg University,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lang w:val="de-DE"/>
              </w:rPr>
            </w:pPr>
            <w:r w:rsidRPr="00DE1B49">
              <w:rPr>
                <w:sz w:val="20"/>
                <w:lang w:val="de-DE"/>
              </w:rPr>
              <w:t>OMQ,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highlight w:val="yellow"/>
                <w:lang w:val="de-DE"/>
              </w:rPr>
            </w:pPr>
            <w:r w:rsidRPr="00DE1B49">
              <w:rPr>
                <w:sz w:val="20"/>
                <w:lang w:val="de-DE"/>
              </w:rPr>
              <w:t xml:space="preserve">ALMAWAVE, </w:t>
            </w:r>
            <w:proofErr w:type="spellStart"/>
            <w:r w:rsidRPr="00DE1B49">
              <w:rPr>
                <w:sz w:val="20"/>
                <w:lang w:val="de-DE"/>
              </w:rPr>
              <w:t>Italy</w:t>
            </w:r>
            <w:proofErr w:type="spellEnd"/>
          </w:p>
        </w:tc>
      </w:tr>
    </w:tbl>
    <w:p w:rsidR="00B80307" w:rsidRPr="00DE1B49" w:rsidRDefault="00B643BE" w:rsidP="00AE5EBF">
      <w:pPr>
        <w:spacing w:before="120" w:after="120" w:line="240" w:lineRule="auto"/>
        <w:rPr>
          <w:sz w:val="20"/>
          <w:szCs w:val="36"/>
          <w:lang w:val="en-US"/>
        </w:rPr>
      </w:pPr>
      <w:r w:rsidRPr="00DE1B49">
        <w:rPr>
          <w:sz w:val="20"/>
          <w:szCs w:val="36"/>
          <w:lang w:val="en-US"/>
        </w:rPr>
        <w:t xml:space="preserve">For copies of reports, updates on project activities and other </w:t>
      </w:r>
      <w:r w:rsidR="00AE5EBF" w:rsidRPr="00DE1B49">
        <w:rPr>
          <w:sz w:val="20"/>
          <w:szCs w:val="36"/>
          <w:lang w:val="en-US"/>
        </w:rPr>
        <w:t>EXCITEMENT</w:t>
      </w:r>
      <w:r w:rsidRPr="00DE1B49">
        <w:rPr>
          <w:sz w:val="20"/>
          <w:szCs w:val="36"/>
          <w:lang w:val="en-US"/>
        </w:rPr>
        <w:t>-related information, co</w:t>
      </w:r>
      <w:r w:rsidRPr="00DE1B49">
        <w:rPr>
          <w:sz w:val="20"/>
          <w:szCs w:val="36"/>
          <w:lang w:val="en-US"/>
        </w:rPr>
        <w:t>n</w:t>
      </w:r>
      <w:r w:rsidRPr="00DE1B49">
        <w:rPr>
          <w:sz w:val="20"/>
          <w:szCs w:val="36"/>
          <w:lang w:val="en-US"/>
        </w:rPr>
        <w:t>tact:</w:t>
      </w:r>
    </w:p>
    <w:p w:rsidR="00B80307" w:rsidRPr="00DE1B49" w:rsidRDefault="005636D1" w:rsidP="00B80307">
      <w:pPr>
        <w:spacing w:line="240" w:lineRule="auto"/>
        <w:rPr>
          <w:sz w:val="20"/>
          <w:szCs w:val="36"/>
          <w:lang w:val="en-US"/>
        </w:rPr>
      </w:pPr>
      <w:r w:rsidRPr="00DE1B49">
        <w:rPr>
          <w:sz w:val="20"/>
          <w:szCs w:val="36"/>
          <w:lang w:val="en-US"/>
        </w:rPr>
        <w:t>NICE Systems</w:t>
      </w:r>
    </w:p>
    <w:p w:rsidR="00B80307" w:rsidRPr="00DE1B49" w:rsidRDefault="005636D1" w:rsidP="00B80307">
      <w:pPr>
        <w:spacing w:line="240" w:lineRule="auto"/>
        <w:rPr>
          <w:sz w:val="20"/>
          <w:szCs w:val="36"/>
          <w:lang w:val="en-US"/>
        </w:rPr>
      </w:pPr>
      <w:r w:rsidRPr="00DE1B49">
        <w:rPr>
          <w:sz w:val="20"/>
          <w:szCs w:val="36"/>
          <w:lang w:val="en-US"/>
        </w:rPr>
        <w:t>EXCITEMENT</w:t>
      </w:r>
    </w:p>
    <w:p w:rsidR="00B80307" w:rsidRPr="00330958" w:rsidRDefault="00FD7B84" w:rsidP="00AE5EBF">
      <w:pPr>
        <w:spacing w:line="240" w:lineRule="auto"/>
        <w:rPr>
          <w:sz w:val="20"/>
          <w:szCs w:val="36"/>
          <w:lang w:val="en-US"/>
        </w:rPr>
      </w:pPr>
      <w:proofErr w:type="spellStart"/>
      <w:r w:rsidRPr="00330958">
        <w:rPr>
          <w:sz w:val="20"/>
          <w:szCs w:val="36"/>
          <w:lang w:val="en-US"/>
        </w:rPr>
        <w:t>Nir</w:t>
      </w:r>
      <w:proofErr w:type="spellEnd"/>
      <w:r w:rsidRPr="00330958">
        <w:rPr>
          <w:sz w:val="20"/>
          <w:szCs w:val="36"/>
          <w:lang w:val="en-US"/>
        </w:rPr>
        <w:t xml:space="preserve"> </w:t>
      </w:r>
      <w:proofErr w:type="spellStart"/>
      <w:r w:rsidRPr="00330958">
        <w:rPr>
          <w:sz w:val="20"/>
          <w:szCs w:val="36"/>
          <w:lang w:val="en-US"/>
        </w:rPr>
        <w:t>Raz</w:t>
      </w:r>
      <w:proofErr w:type="spellEnd"/>
      <w:r w:rsidR="00B643BE" w:rsidRPr="00330958">
        <w:rPr>
          <w:sz w:val="20"/>
          <w:szCs w:val="36"/>
          <w:lang w:val="en-US"/>
        </w:rPr>
        <w:tab/>
      </w:r>
      <w:r w:rsidR="00B643BE" w:rsidRPr="00330958">
        <w:rPr>
          <w:sz w:val="20"/>
          <w:szCs w:val="36"/>
          <w:lang w:val="en-US"/>
        </w:rPr>
        <w:tab/>
      </w:r>
      <w:r w:rsidRPr="00330958">
        <w:rPr>
          <w:sz w:val="20"/>
          <w:szCs w:val="36"/>
          <w:lang w:val="en-US"/>
        </w:rPr>
        <w:t>Nir.Raz@nice.com</w:t>
      </w:r>
      <w:r w:rsidRPr="00330958" w:rsidDel="00FD7B84">
        <w:rPr>
          <w:sz w:val="20"/>
          <w:szCs w:val="36"/>
          <w:lang w:val="en-US"/>
        </w:rPr>
        <w:t xml:space="preserve"> </w:t>
      </w:r>
    </w:p>
    <w:p w:rsidR="00B80307" w:rsidRPr="00DE1B49" w:rsidRDefault="00AE5EBF" w:rsidP="00B80307">
      <w:pPr>
        <w:spacing w:line="240" w:lineRule="auto"/>
        <w:rPr>
          <w:sz w:val="20"/>
          <w:szCs w:val="36"/>
          <w:lang w:val="es-ES"/>
        </w:rPr>
      </w:pPr>
      <w:r w:rsidRPr="00DE1B49">
        <w:rPr>
          <w:sz w:val="20"/>
          <w:szCs w:val="36"/>
          <w:lang w:val="es-ES"/>
        </w:rPr>
        <w:t>Hapnina 8</w:t>
      </w:r>
      <w:r w:rsidR="00B643BE" w:rsidRPr="00DE1B49">
        <w:rPr>
          <w:sz w:val="20"/>
          <w:szCs w:val="36"/>
          <w:lang w:val="es-ES"/>
        </w:rPr>
        <w:t xml:space="preserve"> </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 xml:space="preserve">Phone: </w:t>
      </w:r>
      <w:r w:rsidRPr="00DE1B49">
        <w:rPr>
          <w:sz w:val="20"/>
          <w:szCs w:val="36"/>
          <w:lang w:val="es-ES"/>
        </w:rPr>
        <w:tab/>
        <w:t>+972 (9</w:t>
      </w:r>
      <w:r w:rsidR="00B643BE" w:rsidRPr="00DE1B49">
        <w:rPr>
          <w:sz w:val="20"/>
          <w:szCs w:val="36"/>
          <w:lang w:val="es-ES"/>
        </w:rPr>
        <w:t xml:space="preserve">) </w:t>
      </w:r>
      <w:r w:rsidRPr="00DE1B49">
        <w:rPr>
          <w:sz w:val="20"/>
          <w:szCs w:val="36"/>
          <w:lang w:val="es-ES"/>
        </w:rPr>
        <w:t>775-3</w:t>
      </w:r>
      <w:r w:rsidR="00FD7B84">
        <w:rPr>
          <w:sz w:val="20"/>
          <w:szCs w:val="36"/>
          <w:lang w:val="es-ES"/>
        </w:rPr>
        <w:t>013</w:t>
      </w:r>
    </w:p>
    <w:p w:rsidR="00B80307" w:rsidRDefault="00AE5EBF" w:rsidP="00B80307">
      <w:pPr>
        <w:spacing w:line="240" w:lineRule="auto"/>
        <w:rPr>
          <w:sz w:val="20"/>
          <w:szCs w:val="36"/>
          <w:lang w:val="es-ES"/>
        </w:rPr>
      </w:pPr>
      <w:r w:rsidRPr="00DE1B49">
        <w:rPr>
          <w:sz w:val="20"/>
          <w:szCs w:val="36"/>
          <w:lang w:val="es-ES"/>
        </w:rPr>
        <w:t>Ra’anana, Israel</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ab/>
        <w:t xml:space="preserve">Fax: </w:t>
      </w:r>
      <w:r w:rsidRPr="00DE1B49">
        <w:rPr>
          <w:sz w:val="20"/>
          <w:szCs w:val="36"/>
          <w:lang w:val="es-ES"/>
        </w:rPr>
        <w:tab/>
        <w:t>+972 (9</w:t>
      </w:r>
      <w:r w:rsidR="00B643BE" w:rsidRPr="00DE1B49">
        <w:rPr>
          <w:sz w:val="20"/>
          <w:szCs w:val="36"/>
          <w:lang w:val="es-ES"/>
        </w:rPr>
        <w:t xml:space="preserve">) </w:t>
      </w:r>
      <w:r w:rsidRPr="00DE1B49">
        <w:rPr>
          <w:sz w:val="20"/>
          <w:szCs w:val="36"/>
          <w:lang w:val="es-ES"/>
        </w:rPr>
        <w:t>775-3702</w:t>
      </w:r>
    </w:p>
    <w:p w:rsidR="00B80307" w:rsidRPr="00DE1B49" w:rsidRDefault="00B643BE" w:rsidP="00AE5EBF">
      <w:pPr>
        <w:spacing w:before="120" w:after="120" w:line="240" w:lineRule="auto"/>
        <w:rPr>
          <w:sz w:val="20"/>
          <w:szCs w:val="36"/>
          <w:lang w:val="en-US"/>
        </w:rPr>
      </w:pPr>
      <w:r w:rsidRPr="00DE1B49">
        <w:rPr>
          <w:sz w:val="20"/>
          <w:szCs w:val="36"/>
          <w:lang w:val="en-US"/>
        </w:rPr>
        <w:t>Copies of reports and other material can also be accessed via http://www.</w:t>
      </w:r>
      <w:r w:rsidR="00AE5EBF" w:rsidRPr="00DE1B49">
        <w:rPr>
          <w:sz w:val="20"/>
          <w:szCs w:val="36"/>
          <w:lang w:val="en-US"/>
        </w:rPr>
        <w:t>excitement-project.eu</w:t>
      </w:r>
    </w:p>
    <w:p w:rsidR="00B80307" w:rsidRPr="0071249C" w:rsidRDefault="006C1AF3" w:rsidP="00B80307">
      <w:pPr>
        <w:spacing w:line="240" w:lineRule="auto"/>
        <w:rPr>
          <w:sz w:val="20"/>
          <w:szCs w:val="36"/>
          <w:lang w:val="de-DE"/>
        </w:rPr>
      </w:pPr>
      <w:r w:rsidRPr="0071249C">
        <w:rPr>
          <w:sz w:val="20"/>
          <w:szCs w:val="36"/>
          <w:lang w:val="de-DE"/>
        </w:rPr>
        <w:t>© 201</w:t>
      </w:r>
      <w:r w:rsidR="00FD7B84">
        <w:rPr>
          <w:sz w:val="20"/>
          <w:szCs w:val="36"/>
          <w:lang w:val="de-DE"/>
        </w:rPr>
        <w:t>4</w:t>
      </w:r>
      <w:r w:rsidRPr="0071249C">
        <w:rPr>
          <w:sz w:val="20"/>
          <w:szCs w:val="36"/>
          <w:lang w:val="de-DE"/>
        </w:rPr>
        <w:t xml:space="preserve">, </w:t>
      </w:r>
      <w:r w:rsidR="00FD7B84" w:rsidRPr="00DE1B49">
        <w:rPr>
          <w:sz w:val="20"/>
          <w:szCs w:val="20"/>
          <w:lang w:val="de-DE"/>
        </w:rPr>
        <w:t xml:space="preserve">Kathrin Eichler, Lili </w:t>
      </w:r>
      <w:proofErr w:type="spellStart"/>
      <w:r w:rsidR="00FD7B84" w:rsidRPr="00DE1B49">
        <w:rPr>
          <w:sz w:val="20"/>
          <w:szCs w:val="20"/>
          <w:lang w:val="de-DE"/>
        </w:rPr>
        <w:t>Kotlerman</w:t>
      </w:r>
      <w:proofErr w:type="spellEnd"/>
      <w:r w:rsidR="00FD7B84" w:rsidRPr="00DE1B49">
        <w:rPr>
          <w:sz w:val="20"/>
          <w:szCs w:val="20"/>
          <w:lang w:val="de-DE"/>
        </w:rPr>
        <w:t xml:space="preserve">, </w:t>
      </w:r>
      <w:proofErr w:type="spellStart"/>
      <w:r w:rsidR="00FD7B84" w:rsidRPr="00DE1B49">
        <w:rPr>
          <w:sz w:val="20"/>
          <w:szCs w:val="20"/>
          <w:lang w:val="de-DE"/>
        </w:rPr>
        <w:t>Vivi</w:t>
      </w:r>
      <w:proofErr w:type="spellEnd"/>
      <w:r w:rsidR="00FD7B84" w:rsidRPr="00DE1B49">
        <w:rPr>
          <w:sz w:val="20"/>
          <w:szCs w:val="20"/>
          <w:lang w:val="de-DE"/>
        </w:rPr>
        <w:t xml:space="preserve"> Nastase, </w:t>
      </w:r>
      <w:proofErr w:type="spellStart"/>
      <w:r w:rsidR="00FD7B84" w:rsidRPr="00DE1B49">
        <w:rPr>
          <w:sz w:val="20"/>
          <w:szCs w:val="20"/>
          <w:lang w:val="de-DE"/>
        </w:rPr>
        <w:t>Tae</w:t>
      </w:r>
      <w:proofErr w:type="spellEnd"/>
      <w:r w:rsidR="00FD7B84" w:rsidRPr="00DE1B49">
        <w:rPr>
          <w:sz w:val="20"/>
          <w:szCs w:val="20"/>
          <w:lang w:val="de-DE"/>
        </w:rPr>
        <w:t xml:space="preserve">-Gil </w:t>
      </w:r>
      <w:proofErr w:type="spellStart"/>
      <w:r w:rsidR="00FD7B84" w:rsidRPr="00DE1B49">
        <w:rPr>
          <w:sz w:val="20"/>
          <w:szCs w:val="20"/>
          <w:lang w:val="de-DE"/>
        </w:rPr>
        <w:t>Noh</w:t>
      </w:r>
      <w:proofErr w:type="spellEnd"/>
    </w:p>
    <w:p w:rsidR="00B80307" w:rsidRPr="00DE1B49" w:rsidRDefault="00B643BE" w:rsidP="00B80307">
      <w:pPr>
        <w:spacing w:line="240" w:lineRule="auto"/>
        <w:jc w:val="both"/>
        <w:rPr>
          <w:sz w:val="20"/>
          <w:szCs w:val="36"/>
          <w:lang w:val="en-US"/>
        </w:rPr>
      </w:pPr>
      <w:r w:rsidRPr="00DE1B49">
        <w:rPr>
          <w:sz w:val="20"/>
          <w:szCs w:val="36"/>
          <w:lang w:val="en-US"/>
        </w:rPr>
        <w:t>No part of this document may be reproduced or transmitted in any form, or by any means, electronic or mechanical, including photocopy, recording, or any information storage and retrieval system, wit</w:t>
      </w:r>
      <w:r w:rsidRPr="00DE1B49">
        <w:rPr>
          <w:sz w:val="20"/>
          <w:szCs w:val="36"/>
          <w:lang w:val="en-US"/>
        </w:rPr>
        <w:t>h</w:t>
      </w:r>
      <w:r w:rsidRPr="00DE1B49">
        <w:rPr>
          <w:sz w:val="20"/>
          <w:szCs w:val="36"/>
          <w:lang w:val="en-US"/>
        </w:rPr>
        <w:t xml:space="preserve">out permission from the copyright owner. </w:t>
      </w:r>
    </w:p>
    <w:p w:rsidR="006A0FA4" w:rsidRPr="00DE1B49" w:rsidRDefault="00B643BE" w:rsidP="00B80307">
      <w:pPr>
        <w:spacing w:line="240" w:lineRule="auto"/>
        <w:jc w:val="both"/>
        <w:rPr>
          <w:b/>
          <w:sz w:val="36"/>
          <w:szCs w:val="36"/>
          <w:lang w:val="en-US"/>
        </w:rPr>
      </w:pPr>
      <w:r w:rsidRPr="00DE1B49">
        <w:rPr>
          <w:b/>
          <w:sz w:val="36"/>
          <w:szCs w:val="36"/>
          <w:lang w:val="en-US"/>
        </w:rPr>
        <w:br w:type="page"/>
      </w:r>
    </w:p>
    <w:sdt>
      <w:sdtPr>
        <w:rPr>
          <w:rFonts w:ascii="Georgia" w:eastAsiaTheme="minorEastAsia" w:hAnsi="Georgia" w:cstheme="minorBidi"/>
          <w:b w:val="0"/>
          <w:bCs w:val="0"/>
          <w:color w:val="auto"/>
          <w:sz w:val="22"/>
          <w:szCs w:val="22"/>
          <w:lang w:val="en-GB" w:eastAsia="zh-CN"/>
        </w:rPr>
        <w:id w:val="-721751686"/>
        <w:docPartObj>
          <w:docPartGallery w:val="Table of Contents"/>
          <w:docPartUnique/>
        </w:docPartObj>
      </w:sdtPr>
      <w:sdtContent>
        <w:p w:rsidR="006A0FA4" w:rsidRPr="00DE1B49" w:rsidRDefault="006A0FA4">
          <w:pPr>
            <w:pStyle w:val="Inhaltsverzeichnisberschrift"/>
            <w:rPr>
              <w:rFonts w:ascii="Georgia" w:hAnsi="Georgia"/>
              <w:lang w:val="en-US"/>
            </w:rPr>
          </w:pPr>
          <w:r w:rsidRPr="00DE1B49">
            <w:rPr>
              <w:rFonts w:ascii="Georgia" w:hAnsi="Georgia"/>
              <w:lang w:val="en-US"/>
            </w:rPr>
            <w:t>Table of Contents</w:t>
          </w:r>
        </w:p>
        <w:p w:rsidR="00DB6FC0" w:rsidRDefault="006C1AF3">
          <w:pPr>
            <w:pStyle w:val="Verzeichnis1"/>
            <w:tabs>
              <w:tab w:val="left" w:pos="442"/>
              <w:tab w:val="right" w:leader="dot" w:pos="9016"/>
            </w:tabs>
            <w:rPr>
              <w:ins w:id="18" w:author="Kathrin Eichler" w:date="2014-12-08T13:50:00Z"/>
              <w:rFonts w:asciiTheme="minorHAnsi" w:eastAsiaTheme="minorEastAsia" w:hAnsiTheme="minorHAnsi" w:cstheme="minorBidi"/>
              <w:noProof/>
              <w:szCs w:val="22"/>
            </w:rPr>
          </w:pPr>
          <w:r w:rsidRPr="00DE1B49">
            <w:fldChar w:fldCharType="begin"/>
          </w:r>
          <w:r w:rsidR="006A0FA4" w:rsidRPr="00DE1B49">
            <w:instrText xml:space="preserve"> TOC \o "1-3" \h \z \u </w:instrText>
          </w:r>
          <w:r w:rsidRPr="00DE1B49">
            <w:fldChar w:fldCharType="separate"/>
          </w:r>
          <w:ins w:id="19" w:author="Kathrin Eichler" w:date="2014-12-08T13:50:00Z">
            <w:r w:rsidR="00DB6FC0" w:rsidRPr="00E77023">
              <w:rPr>
                <w:rStyle w:val="Hyperlink"/>
                <w:noProof/>
              </w:rPr>
              <w:fldChar w:fldCharType="begin"/>
            </w:r>
            <w:r w:rsidR="00DB6FC0" w:rsidRPr="00E77023">
              <w:rPr>
                <w:rStyle w:val="Hyperlink"/>
                <w:noProof/>
              </w:rPr>
              <w:instrText xml:space="preserve"> </w:instrText>
            </w:r>
            <w:r w:rsidR="00DB6FC0">
              <w:rPr>
                <w:noProof/>
              </w:rPr>
              <w:instrText>HYPERLINK \l "_Toc405809929"</w:instrText>
            </w:r>
            <w:r w:rsidR="00DB6FC0" w:rsidRPr="00E77023">
              <w:rPr>
                <w:rStyle w:val="Hyperlink"/>
                <w:noProof/>
              </w:rPr>
              <w:instrText xml:space="preserve"> </w:instrText>
            </w:r>
            <w:r w:rsidR="00DB6FC0" w:rsidRPr="00E77023">
              <w:rPr>
                <w:rStyle w:val="Hyperlink"/>
                <w:noProof/>
              </w:rPr>
            </w:r>
            <w:r w:rsidR="00DB6FC0" w:rsidRPr="00E77023">
              <w:rPr>
                <w:rStyle w:val="Hyperlink"/>
                <w:noProof/>
              </w:rPr>
              <w:fldChar w:fldCharType="separate"/>
            </w:r>
            <w:r w:rsidR="00DB6FC0" w:rsidRPr="00E77023">
              <w:rPr>
                <w:rStyle w:val="Hyperlink"/>
                <w:noProof/>
                <w:lang w:bidi="he-IL"/>
              </w:rPr>
              <w:t>1.</w:t>
            </w:r>
            <w:r w:rsidR="00DB6FC0">
              <w:rPr>
                <w:rFonts w:asciiTheme="minorHAnsi" w:eastAsiaTheme="minorEastAsia" w:hAnsiTheme="minorHAnsi" w:cstheme="minorBidi"/>
                <w:noProof/>
                <w:szCs w:val="22"/>
              </w:rPr>
              <w:tab/>
            </w:r>
            <w:r w:rsidR="00DB6FC0" w:rsidRPr="00E77023">
              <w:rPr>
                <w:rStyle w:val="Hyperlink"/>
                <w:noProof/>
                <w:lang w:bidi="he-IL"/>
              </w:rPr>
              <w:t>Introduction</w:t>
            </w:r>
            <w:r w:rsidR="00DB6FC0">
              <w:rPr>
                <w:noProof/>
                <w:webHidden/>
              </w:rPr>
              <w:tab/>
            </w:r>
            <w:r w:rsidR="00DB6FC0">
              <w:rPr>
                <w:noProof/>
                <w:webHidden/>
              </w:rPr>
              <w:fldChar w:fldCharType="begin"/>
            </w:r>
            <w:r w:rsidR="00DB6FC0">
              <w:rPr>
                <w:noProof/>
                <w:webHidden/>
              </w:rPr>
              <w:instrText xml:space="preserve"> PAGEREF _Toc405809929 \h </w:instrText>
            </w:r>
            <w:r w:rsidR="00DB6FC0">
              <w:rPr>
                <w:noProof/>
                <w:webHidden/>
              </w:rPr>
            </w:r>
          </w:ins>
          <w:r w:rsidR="00DB6FC0">
            <w:rPr>
              <w:noProof/>
              <w:webHidden/>
            </w:rPr>
            <w:fldChar w:fldCharType="separate"/>
          </w:r>
          <w:ins w:id="20" w:author="Kathrin Eichler" w:date="2014-12-08T17:31:00Z">
            <w:r w:rsidR="000F0841">
              <w:rPr>
                <w:noProof/>
                <w:webHidden/>
              </w:rPr>
              <w:t>6</w:t>
            </w:r>
          </w:ins>
          <w:ins w:id="21" w:author="Kathrin Eichler" w:date="2014-12-08T13:50:00Z">
            <w:r w:rsidR="00DB6FC0">
              <w:rPr>
                <w:noProof/>
                <w:webHidden/>
              </w:rPr>
              <w:fldChar w:fldCharType="end"/>
            </w:r>
            <w:r w:rsidR="00DB6FC0" w:rsidRPr="00E77023">
              <w:rPr>
                <w:rStyle w:val="Hyperlink"/>
                <w:noProof/>
              </w:rPr>
              <w:fldChar w:fldCharType="end"/>
            </w:r>
          </w:ins>
        </w:p>
        <w:p w:rsidR="00DB6FC0" w:rsidRDefault="00DB6FC0">
          <w:pPr>
            <w:pStyle w:val="Verzeichnis2"/>
            <w:tabs>
              <w:tab w:val="left" w:pos="720"/>
              <w:tab w:val="right" w:leader="dot" w:pos="9016"/>
            </w:tabs>
            <w:rPr>
              <w:ins w:id="22" w:author="Kathrin Eichler" w:date="2014-12-08T13:50:00Z"/>
              <w:rFonts w:asciiTheme="minorHAnsi" w:eastAsiaTheme="minorEastAsia" w:hAnsiTheme="minorHAnsi" w:cstheme="minorBidi"/>
              <w:noProof/>
              <w:szCs w:val="22"/>
            </w:rPr>
          </w:pPr>
          <w:ins w:id="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"_Toc405809930"</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1.1</w:t>
            </w:r>
            <w:r>
              <w:rPr>
                <w:rFonts w:asciiTheme="minorHAnsi" w:eastAsiaTheme="minorEastAsia" w:hAnsiTheme="minorHAnsi" w:cstheme="minorBidi"/>
                <w:noProof/>
                <w:szCs w:val="22"/>
              </w:rPr>
              <w:tab/>
            </w:r>
            <w:r w:rsidRPr="00E77023">
              <w:rPr>
                <w:rStyle w:val="Hyperlink"/>
                <w:noProof/>
              </w:rPr>
              <w:t>About this Document</w:t>
            </w:r>
            <w:r>
              <w:rPr>
                <w:noProof/>
                <w:webHidden/>
              </w:rPr>
              <w:tab/>
            </w:r>
            <w:r>
              <w:rPr>
                <w:noProof/>
                <w:webHidden/>
              </w:rPr>
              <w:fldChar w:fldCharType="begin"/>
            </w:r>
            <w:r>
              <w:rPr>
                <w:noProof/>
                <w:webHidden/>
              </w:rPr>
              <w:instrText xml:space="preserve"> PAGEREF _Toc405809930 \h </w:instrText>
            </w:r>
            <w:r>
              <w:rPr>
                <w:noProof/>
                <w:webHidden/>
              </w:rPr>
            </w:r>
          </w:ins>
          <w:r>
            <w:rPr>
              <w:noProof/>
              <w:webHidden/>
            </w:rPr>
            <w:fldChar w:fldCharType="separate"/>
          </w:r>
          <w:ins w:id="24" w:author="Kathrin Eichler" w:date="2014-12-08T17:31:00Z">
            <w:r w:rsidR="000F0841">
              <w:rPr>
                <w:noProof/>
                <w:webHidden/>
              </w:rPr>
              <w:t>6</w:t>
            </w:r>
          </w:ins>
          <w:ins w:id="2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6" w:author="Kathrin Eichler" w:date="2014-12-08T13:50:00Z"/>
              <w:rFonts w:asciiTheme="minorHAnsi" w:eastAsiaTheme="minorEastAsia" w:hAnsiTheme="minorHAnsi" w:cstheme="minorBidi"/>
              <w:noProof/>
              <w:szCs w:val="22"/>
            </w:rPr>
          </w:pPr>
          <w:ins w:id="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"_Toc405809931"</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1.2</w:t>
            </w:r>
            <w:r>
              <w:rPr>
                <w:rFonts w:asciiTheme="minorHAnsi" w:eastAsiaTheme="minorEastAsia" w:hAnsiTheme="minorHAnsi" w:cstheme="minorBidi"/>
                <w:noProof/>
                <w:szCs w:val="22"/>
              </w:rPr>
              <w:tab/>
            </w:r>
            <w:r w:rsidRPr="00E77023">
              <w:rPr>
                <w:rStyle w:val="Hyperlink"/>
                <w:noProof/>
              </w:rPr>
              <w:t>Introduction to the Transduction Layer</w:t>
            </w:r>
            <w:r>
              <w:rPr>
                <w:noProof/>
                <w:webHidden/>
              </w:rPr>
              <w:tab/>
            </w:r>
            <w:r>
              <w:rPr>
                <w:noProof/>
                <w:webHidden/>
              </w:rPr>
              <w:fldChar w:fldCharType="begin"/>
            </w:r>
            <w:r>
              <w:rPr>
                <w:noProof/>
                <w:webHidden/>
              </w:rPr>
              <w:instrText xml:space="preserve"> PAGEREF _Toc405809931 \h </w:instrText>
            </w:r>
            <w:r>
              <w:rPr>
                <w:noProof/>
                <w:webHidden/>
              </w:rPr>
            </w:r>
          </w:ins>
          <w:r>
            <w:rPr>
              <w:noProof/>
              <w:webHidden/>
            </w:rPr>
            <w:fldChar w:fldCharType="separate"/>
          </w:r>
          <w:ins w:id="28" w:author="Kathrin Eichler" w:date="2014-12-08T17:31:00Z">
            <w:r w:rsidR="000F0841">
              <w:rPr>
                <w:noProof/>
                <w:webHidden/>
              </w:rPr>
              <w:t>6</w:t>
            </w:r>
          </w:ins>
          <w:ins w:id="2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0" w:author="Kathrin Eichler" w:date="2014-12-08T13:50:00Z"/>
              <w:rFonts w:asciiTheme="minorHAnsi" w:eastAsiaTheme="minorEastAsia" w:hAnsiTheme="minorHAnsi" w:cstheme="minorBidi"/>
              <w:noProof/>
              <w:szCs w:val="22"/>
            </w:rPr>
          </w:pPr>
          <w:ins w:id="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1.3</w:t>
            </w:r>
            <w:r>
              <w:rPr>
                <w:rFonts w:asciiTheme="minorHAnsi" w:eastAsiaTheme="minorEastAsia" w:hAnsiTheme="minorHAnsi" w:cstheme="minorBidi"/>
                <w:noProof/>
                <w:szCs w:val="22"/>
              </w:rPr>
              <w:tab/>
            </w:r>
            <w:r w:rsidRPr="00E77023">
              <w:rPr>
                <w:rStyle w:val="Hyperlink"/>
                <w:noProof/>
              </w:rPr>
              <w:t>Related Terminology</w:t>
            </w:r>
            <w:r>
              <w:rPr>
                <w:noProof/>
                <w:webHidden/>
              </w:rPr>
              <w:tab/>
            </w:r>
            <w:r>
              <w:rPr>
                <w:noProof/>
                <w:webHidden/>
              </w:rPr>
              <w:fldChar w:fldCharType="begin"/>
            </w:r>
            <w:r>
              <w:rPr>
                <w:noProof/>
                <w:webHidden/>
              </w:rPr>
              <w:instrText xml:space="preserve"> PAGEREF _Toc405809932 \h </w:instrText>
            </w:r>
            <w:r>
              <w:rPr>
                <w:noProof/>
                <w:webHidden/>
              </w:rPr>
            </w:r>
          </w:ins>
          <w:r>
            <w:rPr>
              <w:noProof/>
              <w:webHidden/>
            </w:rPr>
            <w:fldChar w:fldCharType="separate"/>
          </w:r>
          <w:ins w:id="32" w:author="Kathrin Eichler" w:date="2014-12-08T17:31:00Z">
            <w:r w:rsidR="000F0841">
              <w:rPr>
                <w:noProof/>
                <w:webHidden/>
              </w:rPr>
              <w:t>7</w:t>
            </w:r>
          </w:ins>
          <w:ins w:id="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4" w:author="Kathrin Eichler" w:date="2014-12-08T13:50:00Z"/>
              <w:rFonts w:asciiTheme="minorHAnsi" w:eastAsiaTheme="minorEastAsia" w:hAnsiTheme="minorHAnsi" w:cstheme="minorBidi"/>
              <w:noProof/>
              <w:szCs w:val="22"/>
            </w:rPr>
          </w:pPr>
          <w:ins w:id="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1.4</w:t>
            </w:r>
            <w:r>
              <w:rPr>
                <w:rFonts w:asciiTheme="minorHAnsi" w:eastAsiaTheme="minorEastAsia" w:hAnsiTheme="minorHAnsi" w:cstheme="minorBidi"/>
                <w:noProof/>
                <w:szCs w:val="22"/>
              </w:rPr>
              <w:tab/>
            </w:r>
            <w:r w:rsidRPr="00E77023">
              <w:rPr>
                <w:rStyle w:val="Hyperlink"/>
                <w:noProof/>
              </w:rPr>
              <w:t>Related Documents</w:t>
            </w:r>
            <w:r>
              <w:rPr>
                <w:noProof/>
                <w:webHidden/>
              </w:rPr>
              <w:tab/>
            </w:r>
            <w:r>
              <w:rPr>
                <w:noProof/>
                <w:webHidden/>
              </w:rPr>
              <w:fldChar w:fldCharType="begin"/>
            </w:r>
            <w:r>
              <w:rPr>
                <w:noProof/>
                <w:webHidden/>
              </w:rPr>
              <w:instrText xml:space="preserve"> PAGEREF _Toc405809933 \h </w:instrText>
            </w:r>
            <w:r>
              <w:rPr>
                <w:noProof/>
                <w:webHidden/>
              </w:rPr>
            </w:r>
          </w:ins>
          <w:r>
            <w:rPr>
              <w:noProof/>
              <w:webHidden/>
            </w:rPr>
            <w:fldChar w:fldCharType="separate"/>
          </w:r>
          <w:ins w:id="36" w:author="Kathrin Eichler" w:date="2014-12-08T17:31:00Z">
            <w:r w:rsidR="000F0841">
              <w:rPr>
                <w:noProof/>
                <w:webHidden/>
              </w:rPr>
              <w:t>7</w:t>
            </w:r>
          </w:ins>
          <w:ins w:id="3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8" w:author="Kathrin Eichler" w:date="2014-12-08T13:50:00Z"/>
              <w:rFonts w:asciiTheme="minorHAnsi" w:eastAsiaTheme="minorEastAsia" w:hAnsiTheme="minorHAnsi" w:cstheme="minorBidi"/>
              <w:noProof/>
              <w:szCs w:val="22"/>
            </w:rPr>
          </w:pPr>
          <w:ins w:id="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"_Toc405809934"</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1.5</w:t>
            </w:r>
            <w:r>
              <w:rPr>
                <w:rFonts w:asciiTheme="minorHAnsi" w:eastAsiaTheme="minorEastAsia" w:hAnsiTheme="minorHAnsi" w:cstheme="minorBidi"/>
                <w:noProof/>
                <w:szCs w:val="22"/>
              </w:rPr>
              <w:tab/>
            </w:r>
            <w:r w:rsidRPr="00E77023">
              <w:rPr>
                <w:rStyle w:val="Hyperlink"/>
                <w:noProof/>
              </w:rPr>
              <w:t xml:space="preserve">Changes as compared to Deliverable 6.1 </w:t>
            </w:r>
            <w:r>
              <w:rPr>
                <w:noProof/>
                <w:webHidden/>
              </w:rPr>
              <w:tab/>
            </w:r>
            <w:r>
              <w:rPr>
                <w:noProof/>
                <w:webHidden/>
              </w:rPr>
              <w:fldChar w:fldCharType="begin"/>
            </w:r>
            <w:r>
              <w:rPr>
                <w:noProof/>
                <w:webHidden/>
              </w:rPr>
              <w:instrText xml:space="preserve"> PAGEREF _Toc405809934 \h </w:instrText>
            </w:r>
            <w:r>
              <w:rPr>
                <w:noProof/>
                <w:webHidden/>
              </w:rPr>
            </w:r>
          </w:ins>
          <w:r>
            <w:rPr>
              <w:noProof/>
              <w:webHidden/>
            </w:rPr>
            <w:fldChar w:fldCharType="separate"/>
          </w:r>
          <w:ins w:id="40" w:author="Kathrin Eichler" w:date="2014-12-08T17:31:00Z">
            <w:r w:rsidR="000F0841">
              <w:rPr>
                <w:noProof/>
                <w:webHidden/>
              </w:rPr>
              <w:t>7</w:t>
            </w:r>
          </w:ins>
          <w:ins w:id="41"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42" w:author="Kathrin Eichler" w:date="2014-12-08T13:50:00Z"/>
              <w:rFonts w:asciiTheme="minorHAnsi" w:eastAsiaTheme="minorEastAsia" w:hAnsiTheme="minorHAnsi" w:cstheme="minorBidi"/>
              <w:noProof/>
              <w:szCs w:val="22"/>
            </w:rPr>
          </w:pPr>
          <w:ins w:id="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"_Toc405809935"</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bidi="he-IL"/>
              </w:rPr>
              <w:t>2.</w:t>
            </w:r>
            <w:r>
              <w:rPr>
                <w:rFonts w:asciiTheme="minorHAnsi" w:eastAsiaTheme="minorEastAsia" w:hAnsiTheme="minorHAnsi" w:cstheme="minorBidi"/>
                <w:noProof/>
                <w:szCs w:val="22"/>
              </w:rPr>
              <w:tab/>
            </w:r>
            <w:r w:rsidRPr="00E77023">
              <w:rPr>
                <w:rStyle w:val="Hyperlink"/>
                <w:noProof/>
                <w:lang w:bidi="he-IL"/>
              </w:rPr>
              <w:t>Data Flow Overview</w:t>
            </w:r>
            <w:r>
              <w:rPr>
                <w:noProof/>
                <w:webHidden/>
              </w:rPr>
              <w:tab/>
            </w:r>
            <w:r>
              <w:rPr>
                <w:noProof/>
                <w:webHidden/>
              </w:rPr>
              <w:fldChar w:fldCharType="begin"/>
            </w:r>
            <w:r>
              <w:rPr>
                <w:noProof/>
                <w:webHidden/>
              </w:rPr>
              <w:instrText xml:space="preserve"> PAGEREF _Toc405809935 \h </w:instrText>
            </w:r>
            <w:r>
              <w:rPr>
                <w:noProof/>
                <w:webHidden/>
              </w:rPr>
            </w:r>
          </w:ins>
          <w:r>
            <w:rPr>
              <w:noProof/>
              <w:webHidden/>
            </w:rPr>
            <w:fldChar w:fldCharType="separate"/>
          </w:r>
          <w:ins w:id="44" w:author="Kathrin Eichler" w:date="2014-12-08T17:31:00Z">
            <w:r w:rsidR="000F0841">
              <w:rPr>
                <w:noProof/>
                <w:webHidden/>
              </w:rPr>
              <w:t>9</w:t>
            </w:r>
          </w:ins>
          <w:ins w:id="4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46" w:author="Kathrin Eichler" w:date="2014-12-08T13:50:00Z"/>
              <w:rFonts w:asciiTheme="minorHAnsi" w:eastAsiaTheme="minorEastAsia" w:hAnsiTheme="minorHAnsi" w:cstheme="minorBidi"/>
              <w:noProof/>
              <w:szCs w:val="22"/>
            </w:rPr>
          </w:pPr>
          <w:ins w:id="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"_Toc405809936"</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2.1</w:t>
            </w:r>
            <w:r>
              <w:rPr>
                <w:rFonts w:asciiTheme="minorHAnsi" w:eastAsiaTheme="minorEastAsia" w:hAnsiTheme="minorHAnsi" w:cstheme="minorBidi"/>
                <w:noProof/>
                <w:szCs w:val="22"/>
              </w:rPr>
              <w:tab/>
            </w:r>
            <w:r w:rsidRPr="00E77023">
              <w:rPr>
                <w:rStyle w:val="Hyperlink"/>
                <w:noProof/>
              </w:rPr>
              <w:t>Decomposition</w:t>
            </w:r>
            <w:r>
              <w:rPr>
                <w:noProof/>
                <w:webHidden/>
              </w:rPr>
              <w:tab/>
            </w:r>
            <w:r>
              <w:rPr>
                <w:noProof/>
                <w:webHidden/>
              </w:rPr>
              <w:fldChar w:fldCharType="begin"/>
            </w:r>
            <w:r>
              <w:rPr>
                <w:noProof/>
                <w:webHidden/>
              </w:rPr>
              <w:instrText xml:space="preserve"> PAGEREF _Toc405809936 \h </w:instrText>
            </w:r>
            <w:r>
              <w:rPr>
                <w:noProof/>
                <w:webHidden/>
              </w:rPr>
            </w:r>
          </w:ins>
          <w:r>
            <w:rPr>
              <w:noProof/>
              <w:webHidden/>
            </w:rPr>
            <w:fldChar w:fldCharType="separate"/>
          </w:r>
          <w:ins w:id="48" w:author="Kathrin Eichler" w:date="2014-12-08T17:31:00Z">
            <w:r w:rsidR="000F0841">
              <w:rPr>
                <w:noProof/>
                <w:webHidden/>
              </w:rPr>
              <w:t>9</w:t>
            </w:r>
          </w:ins>
          <w:ins w:id="4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0" w:author="Kathrin Eichler" w:date="2014-12-08T13:50:00Z"/>
              <w:rFonts w:asciiTheme="minorHAnsi" w:hAnsiTheme="minorHAnsi"/>
              <w:noProof/>
              <w:lang w:val="de-DE" w:eastAsia="de-DE"/>
            </w:rPr>
          </w:pPr>
          <w:ins w:id="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"_Toc405809937"</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2.1.1</w:t>
            </w:r>
            <w:r>
              <w:rPr>
                <w:rFonts w:asciiTheme="minorHAnsi" w:hAnsiTheme="minorHAnsi"/>
                <w:noProof/>
                <w:lang w:val="de-DE" w:eastAsia="de-DE"/>
              </w:rPr>
              <w:tab/>
            </w:r>
            <w:r w:rsidRPr="00E77023">
              <w:rPr>
                <w:rStyle w:val="Hyperlink"/>
                <w:noProof/>
              </w:rPr>
              <w:t>Data: Input Data</w:t>
            </w:r>
            <w:r>
              <w:rPr>
                <w:noProof/>
                <w:webHidden/>
              </w:rPr>
              <w:tab/>
            </w:r>
            <w:r>
              <w:rPr>
                <w:noProof/>
                <w:webHidden/>
              </w:rPr>
              <w:fldChar w:fldCharType="begin"/>
            </w:r>
            <w:r>
              <w:rPr>
                <w:noProof/>
                <w:webHidden/>
              </w:rPr>
              <w:instrText xml:space="preserve"> PAGEREF _Toc405809937 \h </w:instrText>
            </w:r>
            <w:r>
              <w:rPr>
                <w:noProof/>
                <w:webHidden/>
              </w:rPr>
            </w:r>
          </w:ins>
          <w:r>
            <w:rPr>
              <w:noProof/>
              <w:webHidden/>
            </w:rPr>
            <w:fldChar w:fldCharType="separate"/>
          </w:r>
          <w:ins w:id="52" w:author="Kathrin Eichler" w:date="2014-12-08T17:31:00Z">
            <w:r w:rsidR="000F0841">
              <w:rPr>
                <w:noProof/>
                <w:webHidden/>
              </w:rPr>
              <w:t>10</w:t>
            </w:r>
          </w:ins>
          <w:ins w:id="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4" w:author="Kathrin Eichler" w:date="2014-12-08T13:50:00Z"/>
              <w:rFonts w:asciiTheme="minorHAnsi" w:hAnsiTheme="minorHAnsi"/>
              <w:noProof/>
              <w:lang w:val="de-DE" w:eastAsia="de-DE"/>
            </w:rPr>
          </w:pPr>
          <w:ins w:id="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"_Toc405809938"</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2.1.2</w:t>
            </w:r>
            <w:r>
              <w:rPr>
                <w:rFonts w:asciiTheme="minorHAnsi" w:hAnsiTheme="minorHAnsi"/>
                <w:noProof/>
                <w:lang w:val="de-DE" w:eastAsia="de-DE"/>
              </w:rPr>
              <w:tab/>
            </w:r>
            <w:r w:rsidRPr="00E77023">
              <w:rPr>
                <w:rStyle w:val="Hyperlink"/>
                <w:noProof/>
              </w:rPr>
              <w:t>Module: Fragment Annotator</w:t>
            </w:r>
            <w:r>
              <w:rPr>
                <w:noProof/>
                <w:webHidden/>
              </w:rPr>
              <w:tab/>
            </w:r>
            <w:r>
              <w:rPr>
                <w:noProof/>
                <w:webHidden/>
              </w:rPr>
              <w:fldChar w:fldCharType="begin"/>
            </w:r>
            <w:r>
              <w:rPr>
                <w:noProof/>
                <w:webHidden/>
              </w:rPr>
              <w:instrText xml:space="preserve"> PAGEREF _Toc405809938 \h </w:instrText>
            </w:r>
            <w:r>
              <w:rPr>
                <w:noProof/>
                <w:webHidden/>
              </w:rPr>
            </w:r>
          </w:ins>
          <w:r>
            <w:rPr>
              <w:noProof/>
              <w:webHidden/>
            </w:rPr>
            <w:fldChar w:fldCharType="separate"/>
          </w:r>
          <w:ins w:id="56" w:author="Kathrin Eichler" w:date="2014-12-08T17:31:00Z">
            <w:r w:rsidR="000F0841">
              <w:rPr>
                <w:noProof/>
                <w:webHidden/>
              </w:rPr>
              <w:t>10</w:t>
            </w:r>
          </w:ins>
          <w:ins w:id="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8" w:author="Kathrin Eichler" w:date="2014-12-08T13:50:00Z"/>
              <w:rFonts w:asciiTheme="minorHAnsi" w:hAnsiTheme="minorHAnsi"/>
              <w:noProof/>
              <w:lang w:val="de-DE" w:eastAsia="de-DE"/>
            </w:rPr>
          </w:pPr>
          <w:ins w:id="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"_Toc405809939"</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2.1.3</w:t>
            </w:r>
            <w:r>
              <w:rPr>
                <w:rFonts w:asciiTheme="minorHAnsi" w:hAnsiTheme="minorHAnsi"/>
                <w:noProof/>
                <w:lang w:val="de-DE" w:eastAsia="de-DE"/>
              </w:rPr>
              <w:tab/>
            </w:r>
            <w:r w:rsidRPr="00E77023">
              <w:rPr>
                <w:rStyle w:val="Hyperlink"/>
                <w:noProof/>
              </w:rPr>
              <w:t>Module: Modifier Annotator</w:t>
            </w:r>
            <w:r>
              <w:rPr>
                <w:noProof/>
                <w:webHidden/>
              </w:rPr>
              <w:tab/>
            </w:r>
            <w:r>
              <w:rPr>
                <w:noProof/>
                <w:webHidden/>
              </w:rPr>
              <w:fldChar w:fldCharType="begin"/>
            </w:r>
            <w:r>
              <w:rPr>
                <w:noProof/>
                <w:webHidden/>
              </w:rPr>
              <w:instrText xml:space="preserve"> PAGEREF _Toc405809939 \h </w:instrText>
            </w:r>
            <w:r>
              <w:rPr>
                <w:noProof/>
                <w:webHidden/>
              </w:rPr>
            </w:r>
          </w:ins>
          <w:r>
            <w:rPr>
              <w:noProof/>
              <w:webHidden/>
            </w:rPr>
            <w:fldChar w:fldCharType="separate"/>
          </w:r>
          <w:ins w:id="60" w:author="Kathrin Eichler" w:date="2014-12-08T17:31:00Z">
            <w:r w:rsidR="000F0841">
              <w:rPr>
                <w:noProof/>
                <w:webHidden/>
              </w:rPr>
              <w:t>11</w:t>
            </w:r>
          </w:ins>
          <w:ins w:id="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62" w:author="Kathrin Eichler" w:date="2014-12-08T13:50:00Z"/>
              <w:rFonts w:asciiTheme="minorHAnsi" w:hAnsiTheme="minorHAnsi"/>
              <w:noProof/>
              <w:lang w:val="de-DE" w:eastAsia="de-DE"/>
            </w:rPr>
          </w:pPr>
          <w:ins w:id="6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"_Toc405809940"</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2.1.4</w:t>
            </w:r>
            <w:r>
              <w:rPr>
                <w:rFonts w:asciiTheme="minorHAnsi" w:hAnsiTheme="minorHAnsi"/>
                <w:noProof/>
                <w:lang w:val="de-DE" w:eastAsia="de-DE"/>
              </w:rPr>
              <w:tab/>
            </w:r>
            <w:r w:rsidRPr="00E77023">
              <w:rPr>
                <w:rStyle w:val="Hyperlink"/>
                <w:noProof/>
              </w:rPr>
              <w:t>Module: Fragment Graph Generator</w:t>
            </w:r>
            <w:r>
              <w:rPr>
                <w:noProof/>
                <w:webHidden/>
              </w:rPr>
              <w:tab/>
            </w:r>
            <w:r>
              <w:rPr>
                <w:noProof/>
                <w:webHidden/>
              </w:rPr>
              <w:fldChar w:fldCharType="begin"/>
            </w:r>
            <w:r>
              <w:rPr>
                <w:noProof/>
                <w:webHidden/>
              </w:rPr>
              <w:instrText xml:space="preserve"> PAGEREF _Toc405809940 \h </w:instrText>
            </w:r>
            <w:r>
              <w:rPr>
                <w:noProof/>
                <w:webHidden/>
              </w:rPr>
            </w:r>
          </w:ins>
          <w:r>
            <w:rPr>
              <w:noProof/>
              <w:webHidden/>
            </w:rPr>
            <w:fldChar w:fldCharType="separate"/>
          </w:r>
          <w:ins w:id="64" w:author="Kathrin Eichler" w:date="2014-12-08T17:31:00Z">
            <w:r w:rsidR="000F0841">
              <w:rPr>
                <w:noProof/>
                <w:webHidden/>
              </w:rPr>
              <w:t>11</w:t>
            </w:r>
          </w:ins>
          <w:ins w:id="6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66" w:author="Kathrin Eichler" w:date="2014-12-08T13:50:00Z"/>
              <w:rFonts w:asciiTheme="minorHAnsi" w:eastAsiaTheme="minorEastAsia" w:hAnsiTheme="minorHAnsi" w:cstheme="minorBidi"/>
              <w:noProof/>
              <w:szCs w:val="22"/>
            </w:rPr>
          </w:pPr>
          <w:ins w:id="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"_Toc405809941"</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2.2</w:t>
            </w:r>
            <w:r>
              <w:rPr>
                <w:rFonts w:asciiTheme="minorHAnsi" w:eastAsiaTheme="minorEastAsia" w:hAnsiTheme="minorHAnsi" w:cstheme="minorBidi"/>
                <w:noProof/>
                <w:szCs w:val="22"/>
              </w:rPr>
              <w:tab/>
            </w:r>
            <w:r w:rsidRPr="00E77023">
              <w:rPr>
                <w:rStyle w:val="Hyperlink"/>
                <w:noProof/>
              </w:rPr>
              <w:t>Composition Use Case 1</w:t>
            </w:r>
            <w:r>
              <w:rPr>
                <w:noProof/>
                <w:webHidden/>
              </w:rPr>
              <w:tab/>
            </w:r>
            <w:r>
              <w:rPr>
                <w:noProof/>
                <w:webHidden/>
              </w:rPr>
              <w:fldChar w:fldCharType="begin"/>
            </w:r>
            <w:r>
              <w:rPr>
                <w:noProof/>
                <w:webHidden/>
              </w:rPr>
              <w:instrText xml:space="preserve"> PAGEREF _Toc405809941 \h </w:instrText>
            </w:r>
            <w:r>
              <w:rPr>
                <w:noProof/>
                <w:webHidden/>
              </w:rPr>
            </w:r>
          </w:ins>
          <w:r>
            <w:rPr>
              <w:noProof/>
              <w:webHidden/>
            </w:rPr>
            <w:fldChar w:fldCharType="separate"/>
          </w:r>
          <w:ins w:id="68" w:author="Kathrin Eichler" w:date="2014-12-08T17:31:00Z">
            <w:r w:rsidR="000F0841">
              <w:rPr>
                <w:noProof/>
                <w:webHidden/>
              </w:rPr>
              <w:t>12</w:t>
            </w:r>
          </w:ins>
          <w:ins w:id="6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70" w:author="Kathrin Eichler" w:date="2014-12-08T13:50:00Z"/>
              <w:rFonts w:asciiTheme="minorHAnsi" w:hAnsiTheme="minorHAnsi"/>
              <w:noProof/>
              <w:lang w:val="de-DE" w:eastAsia="de-DE"/>
            </w:rPr>
          </w:pPr>
          <w:ins w:id="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2.2.1</w:t>
            </w:r>
            <w:r>
              <w:rPr>
                <w:rFonts w:asciiTheme="minorHAnsi" w:hAnsiTheme="minorHAnsi"/>
                <w:noProof/>
                <w:lang w:val="de-DE" w:eastAsia="de-DE"/>
              </w:rPr>
              <w:tab/>
            </w:r>
            <w:r w:rsidRPr="00E77023">
              <w:rPr>
                <w:rStyle w:val="Hyperlink"/>
                <w:noProof/>
              </w:rPr>
              <w:t>Module: Graph Merger</w:t>
            </w:r>
            <w:r>
              <w:rPr>
                <w:noProof/>
                <w:webHidden/>
              </w:rPr>
              <w:tab/>
            </w:r>
            <w:r>
              <w:rPr>
                <w:noProof/>
                <w:webHidden/>
              </w:rPr>
              <w:fldChar w:fldCharType="begin"/>
            </w:r>
            <w:r>
              <w:rPr>
                <w:noProof/>
                <w:webHidden/>
              </w:rPr>
              <w:instrText xml:space="preserve"> PAGEREF _Toc405809942 \h </w:instrText>
            </w:r>
            <w:r>
              <w:rPr>
                <w:noProof/>
                <w:webHidden/>
              </w:rPr>
            </w:r>
          </w:ins>
          <w:r>
            <w:rPr>
              <w:noProof/>
              <w:webHidden/>
            </w:rPr>
            <w:fldChar w:fldCharType="separate"/>
          </w:r>
          <w:ins w:id="72" w:author="Kathrin Eichler" w:date="2014-12-08T17:31:00Z">
            <w:r w:rsidR="000F0841">
              <w:rPr>
                <w:noProof/>
                <w:webHidden/>
              </w:rPr>
              <w:t>13</w:t>
            </w:r>
          </w:ins>
          <w:ins w:id="7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74" w:author="Kathrin Eichler" w:date="2014-12-08T13:50:00Z"/>
              <w:rFonts w:asciiTheme="minorHAnsi" w:hAnsiTheme="minorHAnsi"/>
              <w:noProof/>
              <w:lang w:val="de-DE" w:eastAsia="de-DE"/>
            </w:rPr>
          </w:pPr>
          <w:ins w:id="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2.2.2</w:t>
            </w:r>
            <w:r>
              <w:rPr>
                <w:rFonts w:asciiTheme="minorHAnsi" w:hAnsiTheme="minorHAnsi"/>
                <w:noProof/>
                <w:lang w:val="de-DE" w:eastAsia="de-DE"/>
              </w:rPr>
              <w:tab/>
            </w:r>
            <w:r w:rsidRPr="00E77023">
              <w:rPr>
                <w:rStyle w:val="Hyperlink"/>
                <w:noProof/>
              </w:rPr>
              <w:t>Module: Graph Optimizer</w:t>
            </w:r>
            <w:r>
              <w:rPr>
                <w:noProof/>
                <w:webHidden/>
              </w:rPr>
              <w:tab/>
            </w:r>
            <w:r>
              <w:rPr>
                <w:noProof/>
                <w:webHidden/>
              </w:rPr>
              <w:fldChar w:fldCharType="begin"/>
            </w:r>
            <w:r>
              <w:rPr>
                <w:noProof/>
                <w:webHidden/>
              </w:rPr>
              <w:instrText xml:space="preserve"> PAGEREF _Toc405809943 \h </w:instrText>
            </w:r>
            <w:r>
              <w:rPr>
                <w:noProof/>
                <w:webHidden/>
              </w:rPr>
            </w:r>
          </w:ins>
          <w:r>
            <w:rPr>
              <w:noProof/>
              <w:webHidden/>
            </w:rPr>
            <w:fldChar w:fldCharType="separate"/>
          </w:r>
          <w:ins w:id="76" w:author="Kathrin Eichler" w:date="2014-12-08T17:31:00Z">
            <w:r w:rsidR="000F0841">
              <w:rPr>
                <w:noProof/>
                <w:webHidden/>
              </w:rPr>
              <w:t>14</w:t>
            </w:r>
          </w:ins>
          <w:ins w:id="7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78" w:author="Kathrin Eichler" w:date="2014-12-08T13:50:00Z"/>
              <w:rFonts w:asciiTheme="minorHAnsi" w:eastAsiaTheme="minorEastAsia" w:hAnsiTheme="minorHAnsi" w:cstheme="minorBidi"/>
              <w:noProof/>
              <w:szCs w:val="22"/>
            </w:rPr>
          </w:pPr>
          <w:ins w:id="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"_Toc405809944"</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2.3</w:t>
            </w:r>
            <w:r>
              <w:rPr>
                <w:rFonts w:asciiTheme="minorHAnsi" w:eastAsiaTheme="minorEastAsia" w:hAnsiTheme="minorHAnsi" w:cstheme="minorBidi"/>
                <w:noProof/>
                <w:szCs w:val="22"/>
              </w:rPr>
              <w:tab/>
            </w:r>
            <w:r w:rsidRPr="00E77023">
              <w:rPr>
                <w:rStyle w:val="Hyperlink"/>
                <w:noProof/>
              </w:rPr>
              <w:t>Composition Use Case 2</w:t>
            </w:r>
            <w:r>
              <w:rPr>
                <w:noProof/>
                <w:webHidden/>
              </w:rPr>
              <w:tab/>
            </w:r>
            <w:r>
              <w:rPr>
                <w:noProof/>
                <w:webHidden/>
              </w:rPr>
              <w:fldChar w:fldCharType="begin"/>
            </w:r>
            <w:r>
              <w:rPr>
                <w:noProof/>
                <w:webHidden/>
              </w:rPr>
              <w:instrText xml:space="preserve"> PAGEREF _Toc405809944 \h </w:instrText>
            </w:r>
            <w:r>
              <w:rPr>
                <w:noProof/>
                <w:webHidden/>
              </w:rPr>
            </w:r>
          </w:ins>
          <w:r>
            <w:rPr>
              <w:noProof/>
              <w:webHidden/>
            </w:rPr>
            <w:fldChar w:fldCharType="separate"/>
          </w:r>
          <w:ins w:id="80" w:author="Kathrin Eichler" w:date="2014-12-08T17:31:00Z">
            <w:r w:rsidR="000F0841">
              <w:rPr>
                <w:noProof/>
                <w:webHidden/>
              </w:rPr>
              <w:t>14</w:t>
            </w:r>
          </w:ins>
          <w:ins w:id="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82" w:author="Kathrin Eichler" w:date="2014-12-08T13:50:00Z"/>
              <w:rFonts w:asciiTheme="minorHAnsi" w:hAnsiTheme="minorHAnsi"/>
              <w:noProof/>
              <w:lang w:val="de-DE" w:eastAsia="de-DE"/>
            </w:rPr>
          </w:pPr>
          <w:ins w:id="8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"_Toc405809945"</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2.3.1</w:t>
            </w:r>
            <w:r>
              <w:rPr>
                <w:rFonts w:asciiTheme="minorHAnsi" w:hAnsiTheme="minorHAnsi"/>
                <w:noProof/>
                <w:lang w:val="de-DE" w:eastAsia="de-DE"/>
              </w:rPr>
              <w:tab/>
            </w:r>
            <w:r w:rsidRPr="00E77023">
              <w:rPr>
                <w:rStyle w:val="Hyperlink"/>
                <w:noProof/>
              </w:rPr>
              <w:t>Module: Confidence Calculator</w:t>
            </w:r>
            <w:r>
              <w:rPr>
                <w:noProof/>
                <w:webHidden/>
              </w:rPr>
              <w:tab/>
            </w:r>
            <w:r>
              <w:rPr>
                <w:noProof/>
                <w:webHidden/>
              </w:rPr>
              <w:fldChar w:fldCharType="begin"/>
            </w:r>
            <w:r>
              <w:rPr>
                <w:noProof/>
                <w:webHidden/>
              </w:rPr>
              <w:instrText xml:space="preserve"> PAGEREF _Toc405809945 \h </w:instrText>
            </w:r>
            <w:r>
              <w:rPr>
                <w:noProof/>
                <w:webHidden/>
              </w:rPr>
            </w:r>
          </w:ins>
          <w:r>
            <w:rPr>
              <w:noProof/>
              <w:webHidden/>
            </w:rPr>
            <w:fldChar w:fldCharType="separate"/>
          </w:r>
          <w:ins w:id="84" w:author="Kathrin Eichler" w:date="2014-12-08T17:31:00Z">
            <w:r w:rsidR="000F0841">
              <w:rPr>
                <w:noProof/>
                <w:webHidden/>
              </w:rPr>
              <w:t>15</w:t>
            </w:r>
          </w:ins>
          <w:ins w:id="8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86" w:author="Kathrin Eichler" w:date="2014-12-08T13:50:00Z"/>
              <w:rFonts w:asciiTheme="minorHAnsi" w:hAnsiTheme="minorHAnsi"/>
              <w:noProof/>
              <w:lang w:val="de-DE" w:eastAsia="de-DE"/>
            </w:rPr>
          </w:pPr>
          <w:ins w:id="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"_Toc405809946"</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2.3.2</w:t>
            </w:r>
            <w:r>
              <w:rPr>
                <w:rFonts w:asciiTheme="minorHAnsi" w:hAnsiTheme="minorHAnsi"/>
                <w:noProof/>
                <w:lang w:val="de-DE" w:eastAsia="de-DE"/>
              </w:rPr>
              <w:tab/>
            </w:r>
            <w:r w:rsidRPr="00E77023">
              <w:rPr>
                <w:rStyle w:val="Hyperlink"/>
                <w:noProof/>
              </w:rPr>
              <w:t>Module: Node Matcher</w:t>
            </w:r>
            <w:r>
              <w:rPr>
                <w:noProof/>
                <w:webHidden/>
              </w:rPr>
              <w:tab/>
            </w:r>
            <w:r>
              <w:rPr>
                <w:noProof/>
                <w:webHidden/>
              </w:rPr>
              <w:fldChar w:fldCharType="begin"/>
            </w:r>
            <w:r>
              <w:rPr>
                <w:noProof/>
                <w:webHidden/>
              </w:rPr>
              <w:instrText xml:space="preserve"> PAGEREF _Toc405809946 \h </w:instrText>
            </w:r>
            <w:r>
              <w:rPr>
                <w:noProof/>
                <w:webHidden/>
              </w:rPr>
            </w:r>
          </w:ins>
          <w:r>
            <w:rPr>
              <w:noProof/>
              <w:webHidden/>
            </w:rPr>
            <w:fldChar w:fldCharType="separate"/>
          </w:r>
          <w:ins w:id="88" w:author="Kathrin Eichler" w:date="2014-12-08T17:31:00Z">
            <w:r w:rsidR="000F0841">
              <w:rPr>
                <w:noProof/>
                <w:webHidden/>
              </w:rPr>
              <w:t>15</w:t>
            </w:r>
          </w:ins>
          <w:ins w:id="8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90" w:author="Kathrin Eichler" w:date="2014-12-08T13:50:00Z"/>
              <w:rFonts w:asciiTheme="minorHAnsi" w:hAnsiTheme="minorHAnsi"/>
              <w:noProof/>
              <w:lang w:val="de-DE" w:eastAsia="de-DE"/>
            </w:rPr>
          </w:pPr>
          <w:ins w:id="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"_Toc405809947"</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2.3.3</w:t>
            </w:r>
            <w:r>
              <w:rPr>
                <w:rFonts w:asciiTheme="minorHAnsi" w:hAnsiTheme="minorHAnsi"/>
                <w:noProof/>
                <w:lang w:val="de-DE" w:eastAsia="de-DE"/>
              </w:rPr>
              <w:tab/>
            </w:r>
            <w:r w:rsidRPr="00E77023">
              <w:rPr>
                <w:rStyle w:val="Hyperlink"/>
                <w:noProof/>
              </w:rPr>
              <w:t>Module: Category Annotator</w:t>
            </w:r>
            <w:r>
              <w:rPr>
                <w:noProof/>
                <w:webHidden/>
              </w:rPr>
              <w:tab/>
            </w:r>
            <w:r>
              <w:rPr>
                <w:noProof/>
                <w:webHidden/>
              </w:rPr>
              <w:fldChar w:fldCharType="begin"/>
            </w:r>
            <w:r>
              <w:rPr>
                <w:noProof/>
                <w:webHidden/>
              </w:rPr>
              <w:instrText xml:space="preserve"> PAGEREF _Toc405809947 \h </w:instrText>
            </w:r>
            <w:r>
              <w:rPr>
                <w:noProof/>
                <w:webHidden/>
              </w:rPr>
            </w:r>
          </w:ins>
          <w:r>
            <w:rPr>
              <w:noProof/>
              <w:webHidden/>
            </w:rPr>
            <w:fldChar w:fldCharType="separate"/>
          </w:r>
          <w:ins w:id="92" w:author="Kathrin Eichler" w:date="2014-12-08T17:31:00Z">
            <w:r w:rsidR="000F0841">
              <w:rPr>
                <w:noProof/>
                <w:webHidden/>
              </w:rPr>
              <w:t>16</w:t>
            </w:r>
          </w:ins>
          <w:ins w:id="93"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94" w:author="Kathrin Eichler" w:date="2014-12-08T13:50:00Z"/>
              <w:rFonts w:asciiTheme="minorHAnsi" w:eastAsiaTheme="minorEastAsia" w:hAnsiTheme="minorHAnsi" w:cstheme="minorBidi"/>
              <w:noProof/>
              <w:szCs w:val="22"/>
            </w:rPr>
          </w:pPr>
          <w:ins w:id="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"_Toc405809948"</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bidi="he-IL"/>
              </w:rPr>
              <w:t>3.</w:t>
            </w:r>
            <w:r>
              <w:rPr>
                <w:rFonts w:asciiTheme="minorHAnsi" w:eastAsiaTheme="minorEastAsia" w:hAnsiTheme="minorHAnsi" w:cstheme="minorBidi"/>
                <w:noProof/>
                <w:szCs w:val="22"/>
              </w:rPr>
              <w:tab/>
            </w:r>
            <w:r w:rsidRPr="00E77023">
              <w:rPr>
                <w:rStyle w:val="Hyperlink"/>
                <w:noProof/>
                <w:lang w:bidi="he-IL"/>
              </w:rPr>
              <w:t>Core Data Structures</w:t>
            </w:r>
            <w:r>
              <w:rPr>
                <w:noProof/>
                <w:webHidden/>
              </w:rPr>
              <w:tab/>
            </w:r>
            <w:r>
              <w:rPr>
                <w:noProof/>
                <w:webHidden/>
              </w:rPr>
              <w:fldChar w:fldCharType="begin"/>
            </w:r>
            <w:r>
              <w:rPr>
                <w:noProof/>
                <w:webHidden/>
              </w:rPr>
              <w:instrText xml:space="preserve"> PAGEREF _Toc405809948 \h </w:instrText>
            </w:r>
            <w:r>
              <w:rPr>
                <w:noProof/>
                <w:webHidden/>
              </w:rPr>
            </w:r>
          </w:ins>
          <w:r>
            <w:rPr>
              <w:noProof/>
              <w:webHidden/>
            </w:rPr>
            <w:fldChar w:fldCharType="separate"/>
          </w:r>
          <w:ins w:id="96" w:author="Kathrin Eichler" w:date="2014-12-08T17:31:00Z">
            <w:r w:rsidR="000F0841">
              <w:rPr>
                <w:noProof/>
                <w:webHidden/>
              </w:rPr>
              <w:t>17</w:t>
            </w:r>
          </w:ins>
          <w:ins w:id="9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98" w:author="Kathrin Eichler" w:date="2014-12-08T13:50:00Z"/>
              <w:rFonts w:asciiTheme="minorHAnsi" w:eastAsiaTheme="minorEastAsia" w:hAnsiTheme="minorHAnsi" w:cstheme="minorBidi"/>
              <w:noProof/>
              <w:szCs w:val="22"/>
            </w:rPr>
          </w:pPr>
          <w:ins w:id="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"_Toc405809949"</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3.1</w:t>
            </w:r>
            <w:r>
              <w:rPr>
                <w:rFonts w:asciiTheme="minorHAnsi" w:eastAsiaTheme="minorEastAsia" w:hAnsiTheme="minorHAnsi" w:cstheme="minorBidi"/>
                <w:noProof/>
                <w:szCs w:val="22"/>
              </w:rPr>
              <w:tab/>
            </w:r>
            <w:r w:rsidRPr="00E77023">
              <w:rPr>
                <w:rStyle w:val="Hyperlink"/>
                <w:noProof/>
              </w:rPr>
              <w:t>Interaction</w:t>
            </w:r>
            <w:r>
              <w:rPr>
                <w:noProof/>
                <w:webHidden/>
              </w:rPr>
              <w:tab/>
            </w:r>
            <w:r>
              <w:rPr>
                <w:noProof/>
                <w:webHidden/>
              </w:rPr>
              <w:fldChar w:fldCharType="begin"/>
            </w:r>
            <w:r>
              <w:rPr>
                <w:noProof/>
                <w:webHidden/>
              </w:rPr>
              <w:instrText xml:space="preserve"> PAGEREF _Toc405809949 \h </w:instrText>
            </w:r>
            <w:r>
              <w:rPr>
                <w:noProof/>
                <w:webHidden/>
              </w:rPr>
            </w:r>
          </w:ins>
          <w:r>
            <w:rPr>
              <w:noProof/>
              <w:webHidden/>
            </w:rPr>
            <w:fldChar w:fldCharType="separate"/>
          </w:r>
          <w:ins w:id="100" w:author="Kathrin Eichler" w:date="2014-12-08T17:31:00Z">
            <w:r w:rsidR="000F0841">
              <w:rPr>
                <w:noProof/>
                <w:webHidden/>
              </w:rPr>
              <w:t>17</w:t>
            </w:r>
          </w:ins>
          <w:ins w:id="10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02" w:author="Kathrin Eichler" w:date="2014-12-08T13:50:00Z"/>
              <w:rFonts w:asciiTheme="minorHAnsi" w:hAnsiTheme="minorHAnsi"/>
              <w:noProof/>
              <w:lang w:val="de-DE" w:eastAsia="de-DE"/>
            </w:rPr>
          </w:pPr>
          <w:ins w:id="1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"_Toc405809950"</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3.1.1</w:t>
            </w:r>
            <w:r>
              <w:rPr>
                <w:rFonts w:asciiTheme="minorHAnsi" w:hAnsiTheme="minorHAnsi"/>
                <w:noProof/>
                <w:lang w:val="de-DE" w:eastAsia="de-DE"/>
              </w:rPr>
              <w:tab/>
            </w:r>
            <w:r w:rsidRPr="00E77023">
              <w:rPr>
                <w:rStyle w:val="Hyperlink"/>
                <w:noProof/>
              </w:rPr>
              <w:t>class Interaction (eu.excitementproject.tl.structure)</w:t>
            </w:r>
            <w:r>
              <w:rPr>
                <w:noProof/>
                <w:webHidden/>
              </w:rPr>
              <w:tab/>
            </w:r>
            <w:r>
              <w:rPr>
                <w:noProof/>
                <w:webHidden/>
              </w:rPr>
              <w:fldChar w:fldCharType="begin"/>
            </w:r>
            <w:r>
              <w:rPr>
                <w:noProof/>
                <w:webHidden/>
              </w:rPr>
              <w:instrText xml:space="preserve"> PAGEREF _Toc405809950 \h </w:instrText>
            </w:r>
            <w:r>
              <w:rPr>
                <w:noProof/>
                <w:webHidden/>
              </w:rPr>
            </w:r>
          </w:ins>
          <w:r>
            <w:rPr>
              <w:noProof/>
              <w:webHidden/>
            </w:rPr>
            <w:fldChar w:fldCharType="separate"/>
          </w:r>
          <w:ins w:id="104" w:author="Kathrin Eichler" w:date="2014-12-08T17:31:00Z">
            <w:r w:rsidR="000F0841">
              <w:rPr>
                <w:noProof/>
                <w:webHidden/>
              </w:rPr>
              <w:t>17</w:t>
            </w:r>
          </w:ins>
          <w:ins w:id="10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06" w:author="Kathrin Eichler" w:date="2014-12-08T13:50:00Z"/>
              <w:rFonts w:asciiTheme="minorHAnsi" w:eastAsiaTheme="minorEastAsia" w:hAnsiTheme="minorHAnsi" w:cstheme="minorBidi"/>
              <w:noProof/>
              <w:szCs w:val="22"/>
            </w:rPr>
          </w:pPr>
          <w:ins w:id="1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"_Toc405809951"</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3.2</w:t>
            </w:r>
            <w:r>
              <w:rPr>
                <w:rFonts w:asciiTheme="minorHAnsi" w:eastAsiaTheme="minorEastAsia" w:hAnsiTheme="minorHAnsi" w:cstheme="minorBidi"/>
                <w:noProof/>
                <w:szCs w:val="22"/>
              </w:rPr>
              <w:tab/>
            </w:r>
            <w:r w:rsidRPr="00E77023">
              <w:rPr>
                <w:rStyle w:val="Hyperlink"/>
                <w:noProof/>
              </w:rPr>
              <w:t>Introduction to the Three Graphs</w:t>
            </w:r>
            <w:r>
              <w:rPr>
                <w:noProof/>
                <w:webHidden/>
              </w:rPr>
              <w:tab/>
            </w:r>
            <w:r>
              <w:rPr>
                <w:noProof/>
                <w:webHidden/>
              </w:rPr>
              <w:fldChar w:fldCharType="begin"/>
            </w:r>
            <w:r>
              <w:rPr>
                <w:noProof/>
                <w:webHidden/>
              </w:rPr>
              <w:instrText xml:space="preserve"> PAGEREF _Toc405809951 \h </w:instrText>
            </w:r>
            <w:r>
              <w:rPr>
                <w:noProof/>
                <w:webHidden/>
              </w:rPr>
            </w:r>
          </w:ins>
          <w:r>
            <w:rPr>
              <w:noProof/>
              <w:webHidden/>
            </w:rPr>
            <w:fldChar w:fldCharType="separate"/>
          </w:r>
          <w:ins w:id="108" w:author="Kathrin Eichler" w:date="2014-12-08T17:31:00Z">
            <w:r w:rsidR="000F0841">
              <w:rPr>
                <w:noProof/>
                <w:webHidden/>
              </w:rPr>
              <w:t>18</w:t>
            </w:r>
          </w:ins>
          <w:ins w:id="10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10" w:author="Kathrin Eichler" w:date="2014-12-08T13:50:00Z"/>
              <w:rFonts w:asciiTheme="minorHAnsi" w:eastAsiaTheme="minorEastAsia" w:hAnsiTheme="minorHAnsi" w:cstheme="minorBidi"/>
              <w:noProof/>
              <w:szCs w:val="22"/>
            </w:rPr>
          </w:pPr>
          <w:ins w:id="1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3.3</w:t>
            </w:r>
            <w:r>
              <w:rPr>
                <w:rFonts w:asciiTheme="minorHAnsi" w:eastAsiaTheme="minorEastAsia" w:hAnsiTheme="minorHAnsi" w:cstheme="minorBidi"/>
                <w:noProof/>
                <w:szCs w:val="22"/>
              </w:rPr>
              <w:tab/>
            </w:r>
            <w:r w:rsidRPr="00E77023">
              <w:rPr>
                <w:rStyle w:val="Hyperlink"/>
                <w:noProof/>
              </w:rPr>
              <w:t>Graph Data Structure in Detail</w:t>
            </w:r>
            <w:r>
              <w:rPr>
                <w:noProof/>
                <w:webHidden/>
              </w:rPr>
              <w:tab/>
            </w:r>
            <w:r>
              <w:rPr>
                <w:noProof/>
                <w:webHidden/>
              </w:rPr>
              <w:fldChar w:fldCharType="begin"/>
            </w:r>
            <w:r>
              <w:rPr>
                <w:noProof/>
                <w:webHidden/>
              </w:rPr>
              <w:instrText xml:space="preserve"> PAGEREF _Toc405809952 \h </w:instrText>
            </w:r>
            <w:r>
              <w:rPr>
                <w:noProof/>
                <w:webHidden/>
              </w:rPr>
            </w:r>
          </w:ins>
          <w:r>
            <w:rPr>
              <w:noProof/>
              <w:webHidden/>
            </w:rPr>
            <w:fldChar w:fldCharType="separate"/>
          </w:r>
          <w:ins w:id="112" w:author="Kathrin Eichler" w:date="2014-12-08T17:31:00Z">
            <w:r w:rsidR="000F0841">
              <w:rPr>
                <w:noProof/>
                <w:webHidden/>
              </w:rPr>
              <w:t>18</w:t>
            </w:r>
          </w:ins>
          <w:ins w:id="11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14" w:author="Kathrin Eichler" w:date="2014-12-08T13:50:00Z"/>
              <w:rFonts w:asciiTheme="minorHAnsi" w:hAnsiTheme="minorHAnsi"/>
              <w:noProof/>
              <w:lang w:val="de-DE" w:eastAsia="de-DE"/>
            </w:rPr>
          </w:pPr>
          <w:ins w:id="1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3.3.1</w:t>
            </w:r>
            <w:r>
              <w:rPr>
                <w:rFonts w:asciiTheme="minorHAnsi" w:hAnsiTheme="minorHAnsi"/>
                <w:noProof/>
                <w:lang w:val="de-DE" w:eastAsia="de-DE"/>
              </w:rPr>
              <w:tab/>
            </w:r>
            <w:r w:rsidRPr="00E77023">
              <w:rPr>
                <w:rStyle w:val="Hyperlink"/>
                <w:noProof/>
              </w:rPr>
              <w:t>Fragment Graph</w:t>
            </w:r>
            <w:r>
              <w:rPr>
                <w:noProof/>
                <w:webHidden/>
              </w:rPr>
              <w:tab/>
            </w:r>
            <w:r>
              <w:rPr>
                <w:noProof/>
                <w:webHidden/>
              </w:rPr>
              <w:fldChar w:fldCharType="begin"/>
            </w:r>
            <w:r>
              <w:rPr>
                <w:noProof/>
                <w:webHidden/>
              </w:rPr>
              <w:instrText xml:space="preserve"> PAGEREF _Toc405809953 \h </w:instrText>
            </w:r>
            <w:r>
              <w:rPr>
                <w:noProof/>
                <w:webHidden/>
              </w:rPr>
            </w:r>
          </w:ins>
          <w:r>
            <w:rPr>
              <w:noProof/>
              <w:webHidden/>
            </w:rPr>
            <w:fldChar w:fldCharType="separate"/>
          </w:r>
          <w:ins w:id="116" w:author="Kathrin Eichler" w:date="2014-12-08T17:31:00Z">
            <w:r w:rsidR="000F0841">
              <w:rPr>
                <w:noProof/>
                <w:webHidden/>
              </w:rPr>
              <w:t>19</w:t>
            </w:r>
          </w:ins>
          <w:ins w:id="11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18" w:author="Kathrin Eichler" w:date="2014-12-08T13:50:00Z"/>
              <w:rFonts w:asciiTheme="minorHAnsi" w:hAnsiTheme="minorHAnsi"/>
              <w:noProof/>
              <w:lang w:val="de-DE" w:eastAsia="de-DE"/>
            </w:rPr>
          </w:pPr>
          <w:ins w:id="1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"_Toc405809954"</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3.3.2</w:t>
            </w:r>
            <w:r>
              <w:rPr>
                <w:rFonts w:asciiTheme="minorHAnsi" w:hAnsiTheme="minorHAnsi"/>
                <w:noProof/>
                <w:lang w:val="de-DE" w:eastAsia="de-DE"/>
              </w:rPr>
              <w:tab/>
            </w:r>
            <w:r w:rsidRPr="00E77023">
              <w:rPr>
                <w:rStyle w:val="Hyperlink"/>
                <w:noProof/>
              </w:rPr>
              <w:t>Raw Graph</w:t>
            </w:r>
            <w:r>
              <w:rPr>
                <w:noProof/>
                <w:webHidden/>
              </w:rPr>
              <w:tab/>
            </w:r>
            <w:r>
              <w:rPr>
                <w:noProof/>
                <w:webHidden/>
              </w:rPr>
              <w:fldChar w:fldCharType="begin"/>
            </w:r>
            <w:r>
              <w:rPr>
                <w:noProof/>
                <w:webHidden/>
              </w:rPr>
              <w:instrText xml:space="preserve"> PAGEREF _Toc405809954 \h </w:instrText>
            </w:r>
            <w:r>
              <w:rPr>
                <w:noProof/>
                <w:webHidden/>
              </w:rPr>
            </w:r>
          </w:ins>
          <w:r>
            <w:rPr>
              <w:noProof/>
              <w:webHidden/>
            </w:rPr>
            <w:fldChar w:fldCharType="separate"/>
          </w:r>
          <w:ins w:id="120" w:author="Kathrin Eichler" w:date="2014-12-08T17:31:00Z">
            <w:r w:rsidR="000F0841">
              <w:rPr>
                <w:noProof/>
                <w:webHidden/>
              </w:rPr>
              <w:t>23</w:t>
            </w:r>
          </w:ins>
          <w:ins w:id="12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22" w:author="Kathrin Eichler" w:date="2014-12-08T13:50:00Z"/>
              <w:rFonts w:asciiTheme="minorHAnsi" w:hAnsiTheme="minorHAnsi"/>
              <w:noProof/>
              <w:lang w:val="de-DE" w:eastAsia="de-DE"/>
            </w:rPr>
          </w:pPr>
          <w:ins w:id="1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"_Toc405809955"</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3.3.3</w:t>
            </w:r>
            <w:r>
              <w:rPr>
                <w:rFonts w:asciiTheme="minorHAnsi" w:hAnsiTheme="minorHAnsi"/>
                <w:noProof/>
                <w:lang w:val="de-DE" w:eastAsia="de-DE"/>
              </w:rPr>
              <w:tab/>
            </w:r>
            <w:r w:rsidRPr="00E77023">
              <w:rPr>
                <w:rStyle w:val="Hyperlink"/>
                <w:noProof/>
              </w:rPr>
              <w:t>Collapsed Graph</w:t>
            </w:r>
            <w:r>
              <w:rPr>
                <w:noProof/>
                <w:webHidden/>
              </w:rPr>
              <w:tab/>
            </w:r>
            <w:r>
              <w:rPr>
                <w:noProof/>
                <w:webHidden/>
              </w:rPr>
              <w:fldChar w:fldCharType="begin"/>
            </w:r>
            <w:r>
              <w:rPr>
                <w:noProof/>
                <w:webHidden/>
              </w:rPr>
              <w:instrText xml:space="preserve"> PAGEREF _Toc405809955 \h </w:instrText>
            </w:r>
            <w:r>
              <w:rPr>
                <w:noProof/>
                <w:webHidden/>
              </w:rPr>
            </w:r>
          </w:ins>
          <w:r>
            <w:rPr>
              <w:noProof/>
              <w:webHidden/>
            </w:rPr>
            <w:fldChar w:fldCharType="separate"/>
          </w:r>
          <w:ins w:id="124" w:author="Kathrin Eichler" w:date="2014-12-08T17:31:00Z">
            <w:r w:rsidR="000F0841">
              <w:rPr>
                <w:noProof/>
                <w:webHidden/>
              </w:rPr>
              <w:t>26</w:t>
            </w:r>
          </w:ins>
          <w:ins w:id="125"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126" w:author="Kathrin Eichler" w:date="2014-12-08T13:50:00Z"/>
              <w:rFonts w:asciiTheme="minorHAnsi" w:eastAsiaTheme="minorEastAsia" w:hAnsiTheme="minorHAnsi" w:cstheme="minorBidi"/>
              <w:noProof/>
              <w:szCs w:val="22"/>
            </w:rPr>
          </w:pPr>
          <w:ins w:id="1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"_Toc405809956"</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bidi="he-IL"/>
              </w:rPr>
              <w:t>4.</w:t>
            </w:r>
            <w:r>
              <w:rPr>
                <w:rFonts w:asciiTheme="minorHAnsi" w:eastAsiaTheme="minorEastAsia" w:hAnsiTheme="minorHAnsi" w:cstheme="minorBidi"/>
                <w:noProof/>
                <w:szCs w:val="22"/>
              </w:rPr>
              <w:tab/>
            </w:r>
            <w:r w:rsidRPr="00E77023">
              <w:rPr>
                <w:rStyle w:val="Hyperlink"/>
                <w:noProof/>
                <w:lang w:bidi="he-IL"/>
              </w:rPr>
              <w:t>UIMA Type System for Transduction Layer</w:t>
            </w:r>
            <w:r>
              <w:rPr>
                <w:noProof/>
                <w:webHidden/>
              </w:rPr>
              <w:tab/>
            </w:r>
            <w:r>
              <w:rPr>
                <w:noProof/>
                <w:webHidden/>
              </w:rPr>
              <w:fldChar w:fldCharType="begin"/>
            </w:r>
            <w:r>
              <w:rPr>
                <w:noProof/>
                <w:webHidden/>
              </w:rPr>
              <w:instrText xml:space="preserve"> PAGEREF _Toc405809956 \h </w:instrText>
            </w:r>
            <w:r>
              <w:rPr>
                <w:noProof/>
                <w:webHidden/>
              </w:rPr>
            </w:r>
          </w:ins>
          <w:r>
            <w:rPr>
              <w:noProof/>
              <w:webHidden/>
            </w:rPr>
            <w:fldChar w:fldCharType="separate"/>
          </w:r>
          <w:ins w:id="128" w:author="Kathrin Eichler" w:date="2014-12-08T17:31:00Z">
            <w:r w:rsidR="000F0841">
              <w:rPr>
                <w:noProof/>
                <w:webHidden/>
              </w:rPr>
              <w:t>29</w:t>
            </w:r>
          </w:ins>
          <w:ins w:id="12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30" w:author="Kathrin Eichler" w:date="2014-12-08T13:50:00Z"/>
              <w:rFonts w:asciiTheme="minorHAnsi" w:eastAsiaTheme="minorEastAsia" w:hAnsiTheme="minorHAnsi" w:cstheme="minorBidi"/>
              <w:noProof/>
              <w:szCs w:val="22"/>
            </w:rPr>
          </w:pPr>
          <w:ins w:id="1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"_Toc405809957"</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4.1</w:t>
            </w:r>
            <w:r>
              <w:rPr>
                <w:rFonts w:asciiTheme="minorHAnsi" w:eastAsiaTheme="minorEastAsia" w:hAnsiTheme="minorHAnsi" w:cstheme="minorBidi"/>
                <w:noProof/>
                <w:szCs w:val="22"/>
              </w:rPr>
              <w:tab/>
            </w:r>
            <w:r w:rsidRPr="00E77023">
              <w:rPr>
                <w:rStyle w:val="Hyperlink"/>
                <w:noProof/>
              </w:rPr>
              <w:t>Introduction</w:t>
            </w:r>
            <w:r>
              <w:rPr>
                <w:noProof/>
                <w:webHidden/>
              </w:rPr>
              <w:tab/>
            </w:r>
            <w:r>
              <w:rPr>
                <w:noProof/>
                <w:webHidden/>
              </w:rPr>
              <w:fldChar w:fldCharType="begin"/>
            </w:r>
            <w:r>
              <w:rPr>
                <w:noProof/>
                <w:webHidden/>
              </w:rPr>
              <w:instrText xml:space="preserve"> PAGEREF _Toc405809957 \h </w:instrText>
            </w:r>
            <w:r>
              <w:rPr>
                <w:noProof/>
                <w:webHidden/>
              </w:rPr>
            </w:r>
          </w:ins>
          <w:r>
            <w:rPr>
              <w:noProof/>
              <w:webHidden/>
            </w:rPr>
            <w:fldChar w:fldCharType="separate"/>
          </w:r>
          <w:ins w:id="132" w:author="Kathrin Eichler" w:date="2014-12-08T17:31:00Z">
            <w:r w:rsidR="000F0841">
              <w:rPr>
                <w:noProof/>
                <w:webHidden/>
              </w:rPr>
              <w:t>29</w:t>
            </w:r>
          </w:ins>
          <w:ins w:id="1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34" w:author="Kathrin Eichler" w:date="2014-12-08T13:50:00Z"/>
              <w:rFonts w:asciiTheme="minorHAnsi" w:eastAsiaTheme="minorEastAsia" w:hAnsiTheme="minorHAnsi" w:cstheme="minorBidi"/>
              <w:noProof/>
              <w:szCs w:val="22"/>
            </w:rPr>
          </w:pPr>
          <w:ins w:id="1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"_Toc405809958"</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4.2</w:t>
            </w:r>
            <w:r>
              <w:rPr>
                <w:rFonts w:asciiTheme="minorHAnsi" w:eastAsiaTheme="minorEastAsia" w:hAnsiTheme="minorHAnsi" w:cstheme="minorBidi"/>
                <w:noProof/>
                <w:szCs w:val="22"/>
              </w:rPr>
              <w:tab/>
            </w:r>
            <w:r w:rsidRPr="00E77023">
              <w:rPr>
                <w:rStyle w:val="Hyperlink"/>
                <w:noProof/>
              </w:rPr>
              <w:t>Types</w:t>
            </w:r>
            <w:r>
              <w:rPr>
                <w:noProof/>
                <w:webHidden/>
              </w:rPr>
              <w:tab/>
            </w:r>
            <w:r>
              <w:rPr>
                <w:noProof/>
                <w:webHidden/>
              </w:rPr>
              <w:fldChar w:fldCharType="begin"/>
            </w:r>
            <w:r>
              <w:rPr>
                <w:noProof/>
                <w:webHidden/>
              </w:rPr>
              <w:instrText xml:space="preserve"> PAGEREF _Toc405809958 \h </w:instrText>
            </w:r>
            <w:r>
              <w:rPr>
                <w:noProof/>
                <w:webHidden/>
              </w:rPr>
            </w:r>
          </w:ins>
          <w:r>
            <w:rPr>
              <w:noProof/>
              <w:webHidden/>
            </w:rPr>
            <w:fldChar w:fldCharType="separate"/>
          </w:r>
          <w:ins w:id="136" w:author="Kathrin Eichler" w:date="2014-12-08T17:31:00Z">
            <w:r w:rsidR="000F0841">
              <w:rPr>
                <w:noProof/>
                <w:webHidden/>
              </w:rPr>
              <w:t>30</w:t>
            </w:r>
          </w:ins>
          <w:ins w:id="1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38" w:author="Kathrin Eichler" w:date="2014-12-08T13:50:00Z"/>
              <w:rFonts w:asciiTheme="minorHAnsi" w:hAnsiTheme="minorHAnsi"/>
              <w:noProof/>
              <w:lang w:val="de-DE" w:eastAsia="de-DE"/>
            </w:rPr>
          </w:pPr>
          <w:ins w:id="1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"_Toc405809959"</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4.2.1</w:t>
            </w:r>
            <w:r>
              <w:rPr>
                <w:rFonts w:asciiTheme="minorHAnsi" w:hAnsiTheme="minorHAnsi"/>
                <w:noProof/>
                <w:lang w:val="de-DE" w:eastAsia="de-DE"/>
              </w:rPr>
              <w:tab/>
            </w:r>
            <w:r w:rsidRPr="00E77023">
              <w:rPr>
                <w:rStyle w:val="Hyperlink"/>
                <w:noProof/>
              </w:rPr>
              <w:t>Metadata (eu.excitement.type.tl)</w:t>
            </w:r>
            <w:r>
              <w:rPr>
                <w:noProof/>
                <w:webHidden/>
              </w:rPr>
              <w:tab/>
            </w:r>
            <w:r>
              <w:rPr>
                <w:noProof/>
                <w:webHidden/>
              </w:rPr>
              <w:fldChar w:fldCharType="begin"/>
            </w:r>
            <w:r>
              <w:rPr>
                <w:noProof/>
                <w:webHidden/>
              </w:rPr>
              <w:instrText xml:space="preserve"> PAGEREF _Toc405809959 \h </w:instrText>
            </w:r>
            <w:r>
              <w:rPr>
                <w:noProof/>
                <w:webHidden/>
              </w:rPr>
            </w:r>
          </w:ins>
          <w:r>
            <w:rPr>
              <w:noProof/>
              <w:webHidden/>
            </w:rPr>
            <w:fldChar w:fldCharType="separate"/>
          </w:r>
          <w:ins w:id="140" w:author="Kathrin Eichler" w:date="2014-12-08T17:31:00Z">
            <w:r w:rsidR="000F0841">
              <w:rPr>
                <w:noProof/>
                <w:webHidden/>
              </w:rPr>
              <w:t>30</w:t>
            </w:r>
          </w:ins>
          <w:ins w:id="1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42" w:author="Kathrin Eichler" w:date="2014-12-08T13:50:00Z"/>
              <w:rFonts w:asciiTheme="minorHAnsi" w:hAnsiTheme="minorHAnsi"/>
              <w:noProof/>
              <w:lang w:val="de-DE" w:eastAsia="de-DE"/>
            </w:rPr>
          </w:pPr>
          <w:ins w:id="1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"_Toc405809960"</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4.2.2</w:t>
            </w:r>
            <w:r>
              <w:rPr>
                <w:rFonts w:asciiTheme="minorHAnsi" w:hAnsiTheme="minorHAnsi"/>
                <w:noProof/>
                <w:lang w:val="de-DE" w:eastAsia="de-DE"/>
              </w:rPr>
              <w:tab/>
            </w:r>
            <w:r w:rsidRPr="00E77023">
              <w:rPr>
                <w:rStyle w:val="Hyperlink"/>
                <w:noProof/>
              </w:rPr>
              <w:t>FragmentAnnotation (eu.excitement.type.tl)</w:t>
            </w:r>
            <w:r>
              <w:rPr>
                <w:noProof/>
                <w:webHidden/>
              </w:rPr>
              <w:tab/>
            </w:r>
            <w:r>
              <w:rPr>
                <w:noProof/>
                <w:webHidden/>
              </w:rPr>
              <w:fldChar w:fldCharType="begin"/>
            </w:r>
            <w:r>
              <w:rPr>
                <w:noProof/>
                <w:webHidden/>
              </w:rPr>
              <w:instrText xml:space="preserve"> PAGEREF _Toc405809960 \h </w:instrText>
            </w:r>
            <w:r>
              <w:rPr>
                <w:noProof/>
                <w:webHidden/>
              </w:rPr>
            </w:r>
          </w:ins>
          <w:r>
            <w:rPr>
              <w:noProof/>
              <w:webHidden/>
            </w:rPr>
            <w:fldChar w:fldCharType="separate"/>
          </w:r>
          <w:ins w:id="144" w:author="Kathrin Eichler" w:date="2014-12-08T17:31:00Z">
            <w:r w:rsidR="000F0841">
              <w:rPr>
                <w:noProof/>
                <w:webHidden/>
              </w:rPr>
              <w:t>30</w:t>
            </w:r>
          </w:ins>
          <w:ins w:id="14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46" w:author="Kathrin Eichler" w:date="2014-12-08T13:50:00Z"/>
              <w:rFonts w:asciiTheme="minorHAnsi" w:hAnsiTheme="minorHAnsi"/>
              <w:noProof/>
              <w:lang w:val="de-DE" w:eastAsia="de-DE"/>
            </w:rPr>
          </w:pPr>
          <w:ins w:id="1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"_Toc405809961"</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4.2.3</w:t>
            </w:r>
            <w:r>
              <w:rPr>
                <w:rFonts w:asciiTheme="minorHAnsi" w:hAnsiTheme="minorHAnsi"/>
                <w:noProof/>
                <w:lang w:val="de-DE" w:eastAsia="de-DE"/>
              </w:rPr>
              <w:tab/>
            </w:r>
            <w:r w:rsidRPr="00E77023">
              <w:rPr>
                <w:rStyle w:val="Hyperlink"/>
                <w:noProof/>
              </w:rPr>
              <w:t>FragmentPart (eu.excitement.type.tl)</w:t>
            </w:r>
            <w:r>
              <w:rPr>
                <w:noProof/>
                <w:webHidden/>
              </w:rPr>
              <w:tab/>
            </w:r>
            <w:r>
              <w:rPr>
                <w:noProof/>
                <w:webHidden/>
              </w:rPr>
              <w:fldChar w:fldCharType="begin"/>
            </w:r>
            <w:r>
              <w:rPr>
                <w:noProof/>
                <w:webHidden/>
              </w:rPr>
              <w:instrText xml:space="preserve"> PAGEREF _Toc405809961 \h </w:instrText>
            </w:r>
            <w:r>
              <w:rPr>
                <w:noProof/>
                <w:webHidden/>
              </w:rPr>
            </w:r>
          </w:ins>
          <w:r>
            <w:rPr>
              <w:noProof/>
              <w:webHidden/>
            </w:rPr>
            <w:fldChar w:fldCharType="separate"/>
          </w:r>
          <w:ins w:id="148" w:author="Kathrin Eichler" w:date="2014-12-08T17:31:00Z">
            <w:r w:rsidR="000F0841">
              <w:rPr>
                <w:noProof/>
                <w:webHidden/>
              </w:rPr>
              <w:t>31</w:t>
            </w:r>
          </w:ins>
          <w:ins w:id="14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0" w:author="Kathrin Eichler" w:date="2014-12-08T13:50:00Z"/>
              <w:rFonts w:asciiTheme="minorHAnsi" w:hAnsiTheme="minorHAnsi"/>
              <w:noProof/>
              <w:lang w:val="de-DE" w:eastAsia="de-DE"/>
            </w:rPr>
          </w:pPr>
          <w:ins w:id="1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4.2.4</w:t>
            </w:r>
            <w:r>
              <w:rPr>
                <w:rFonts w:asciiTheme="minorHAnsi" w:hAnsiTheme="minorHAnsi"/>
                <w:noProof/>
                <w:lang w:val="de-DE" w:eastAsia="de-DE"/>
              </w:rPr>
              <w:tab/>
            </w:r>
            <w:r w:rsidRPr="00E77023">
              <w:rPr>
                <w:rStyle w:val="Hyperlink"/>
                <w:noProof/>
              </w:rPr>
              <w:t>AssumedFragment (eu.excitement.type.tl)</w:t>
            </w:r>
            <w:r>
              <w:rPr>
                <w:noProof/>
                <w:webHidden/>
              </w:rPr>
              <w:tab/>
            </w:r>
            <w:r>
              <w:rPr>
                <w:noProof/>
                <w:webHidden/>
              </w:rPr>
              <w:fldChar w:fldCharType="begin"/>
            </w:r>
            <w:r>
              <w:rPr>
                <w:noProof/>
                <w:webHidden/>
              </w:rPr>
              <w:instrText xml:space="preserve"> PAGEREF _Toc405809962 \h </w:instrText>
            </w:r>
            <w:r>
              <w:rPr>
                <w:noProof/>
                <w:webHidden/>
              </w:rPr>
            </w:r>
          </w:ins>
          <w:r>
            <w:rPr>
              <w:noProof/>
              <w:webHidden/>
            </w:rPr>
            <w:fldChar w:fldCharType="separate"/>
          </w:r>
          <w:ins w:id="152" w:author="Kathrin Eichler" w:date="2014-12-08T17:31:00Z">
            <w:r w:rsidR="000F0841">
              <w:rPr>
                <w:noProof/>
                <w:webHidden/>
              </w:rPr>
              <w:t>31</w:t>
            </w:r>
          </w:ins>
          <w:ins w:id="1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4" w:author="Kathrin Eichler" w:date="2014-12-08T13:50:00Z"/>
              <w:rFonts w:asciiTheme="minorHAnsi" w:hAnsiTheme="minorHAnsi"/>
              <w:noProof/>
              <w:lang w:val="de-DE" w:eastAsia="de-DE"/>
            </w:rPr>
          </w:pPr>
          <w:ins w:id="1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4.2.5</w:t>
            </w:r>
            <w:r>
              <w:rPr>
                <w:rFonts w:asciiTheme="minorHAnsi" w:hAnsiTheme="minorHAnsi"/>
                <w:noProof/>
                <w:lang w:val="de-DE" w:eastAsia="de-DE"/>
              </w:rPr>
              <w:tab/>
            </w:r>
            <w:r w:rsidRPr="00E77023">
              <w:rPr>
                <w:rStyle w:val="Hyperlink"/>
                <w:noProof/>
              </w:rPr>
              <w:t>DeterminedFragment (eu.excitement.type.tl)</w:t>
            </w:r>
            <w:r>
              <w:rPr>
                <w:noProof/>
                <w:webHidden/>
              </w:rPr>
              <w:tab/>
            </w:r>
            <w:r>
              <w:rPr>
                <w:noProof/>
                <w:webHidden/>
              </w:rPr>
              <w:fldChar w:fldCharType="begin"/>
            </w:r>
            <w:r>
              <w:rPr>
                <w:noProof/>
                <w:webHidden/>
              </w:rPr>
              <w:instrText xml:space="preserve"> PAGEREF _Toc405809963 \h </w:instrText>
            </w:r>
            <w:r>
              <w:rPr>
                <w:noProof/>
                <w:webHidden/>
              </w:rPr>
            </w:r>
          </w:ins>
          <w:r>
            <w:rPr>
              <w:noProof/>
              <w:webHidden/>
            </w:rPr>
            <w:fldChar w:fldCharType="separate"/>
          </w:r>
          <w:ins w:id="156" w:author="Kathrin Eichler" w:date="2014-12-08T17:31:00Z">
            <w:r w:rsidR="000F0841">
              <w:rPr>
                <w:noProof/>
                <w:webHidden/>
              </w:rPr>
              <w:t>32</w:t>
            </w:r>
          </w:ins>
          <w:ins w:id="1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8" w:author="Kathrin Eichler" w:date="2014-12-08T13:50:00Z"/>
              <w:rFonts w:asciiTheme="minorHAnsi" w:hAnsiTheme="minorHAnsi"/>
              <w:noProof/>
              <w:lang w:val="de-DE" w:eastAsia="de-DE"/>
            </w:rPr>
          </w:pPr>
          <w:ins w:id="1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"_Toc405809964"</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4.2.6</w:t>
            </w:r>
            <w:r>
              <w:rPr>
                <w:rFonts w:asciiTheme="minorHAnsi" w:hAnsiTheme="minorHAnsi"/>
                <w:noProof/>
                <w:lang w:val="de-DE" w:eastAsia="de-DE"/>
              </w:rPr>
              <w:tab/>
            </w:r>
            <w:r w:rsidRPr="00E77023">
              <w:rPr>
                <w:rStyle w:val="Hyperlink"/>
                <w:noProof/>
              </w:rPr>
              <w:t>ModifierAnnotation (eu.excitement.type.tl)</w:t>
            </w:r>
            <w:r>
              <w:rPr>
                <w:noProof/>
                <w:webHidden/>
              </w:rPr>
              <w:tab/>
            </w:r>
            <w:r>
              <w:rPr>
                <w:noProof/>
                <w:webHidden/>
              </w:rPr>
              <w:fldChar w:fldCharType="begin"/>
            </w:r>
            <w:r>
              <w:rPr>
                <w:noProof/>
                <w:webHidden/>
              </w:rPr>
              <w:instrText xml:space="preserve"> PAGEREF _Toc405809964 \h </w:instrText>
            </w:r>
            <w:r>
              <w:rPr>
                <w:noProof/>
                <w:webHidden/>
              </w:rPr>
            </w:r>
          </w:ins>
          <w:r>
            <w:rPr>
              <w:noProof/>
              <w:webHidden/>
            </w:rPr>
            <w:fldChar w:fldCharType="separate"/>
          </w:r>
          <w:ins w:id="160" w:author="Kathrin Eichler" w:date="2014-12-08T17:31:00Z">
            <w:r w:rsidR="000F0841">
              <w:rPr>
                <w:noProof/>
                <w:webHidden/>
              </w:rPr>
              <w:t>32</w:t>
            </w:r>
          </w:ins>
          <w:ins w:id="1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62" w:author="Kathrin Eichler" w:date="2014-12-08T13:50:00Z"/>
              <w:rFonts w:asciiTheme="minorHAnsi" w:hAnsiTheme="minorHAnsi"/>
              <w:noProof/>
              <w:lang w:val="de-DE" w:eastAsia="de-DE"/>
            </w:rPr>
          </w:pPr>
          <w:ins w:id="163" w:author="Kathrin Eichler" w:date="2014-12-08T13:50:00Z">
            <w:r w:rsidRPr="00E77023">
              <w:rPr>
                <w:rStyle w:val="Hyperlink"/>
                <w:noProof/>
              </w:rPr>
              <w:lastRenderedPageBreak/>
              <w:fldChar w:fldCharType="begin"/>
            </w:r>
            <w:r w:rsidRPr="00E77023">
              <w:rPr>
                <w:rStyle w:val="Hyperlink"/>
                <w:noProof/>
              </w:rPr>
              <w:instrText xml:space="preserve"> </w:instrText>
            </w:r>
            <w:r>
              <w:rPr>
                <w:noProof/>
              </w:rPr>
              <w:instrText>HYPERLINK \l "_Toc405809965"</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4.2.7</w:t>
            </w:r>
            <w:r>
              <w:rPr>
                <w:rFonts w:asciiTheme="minorHAnsi" w:hAnsiTheme="minorHAnsi"/>
                <w:noProof/>
                <w:lang w:val="de-DE" w:eastAsia="de-DE"/>
              </w:rPr>
              <w:tab/>
            </w:r>
            <w:r w:rsidRPr="00E77023">
              <w:rPr>
                <w:rStyle w:val="Hyperlink"/>
                <w:noProof/>
              </w:rPr>
              <w:t>CategoryAnnotation (eu.excitement.type.tl)</w:t>
            </w:r>
            <w:r>
              <w:rPr>
                <w:noProof/>
                <w:webHidden/>
              </w:rPr>
              <w:tab/>
            </w:r>
            <w:r>
              <w:rPr>
                <w:noProof/>
                <w:webHidden/>
              </w:rPr>
              <w:fldChar w:fldCharType="begin"/>
            </w:r>
            <w:r>
              <w:rPr>
                <w:noProof/>
                <w:webHidden/>
              </w:rPr>
              <w:instrText xml:space="preserve"> PAGEREF _Toc405809965 \h </w:instrText>
            </w:r>
            <w:r>
              <w:rPr>
                <w:noProof/>
                <w:webHidden/>
              </w:rPr>
            </w:r>
          </w:ins>
          <w:r>
            <w:rPr>
              <w:noProof/>
              <w:webHidden/>
            </w:rPr>
            <w:fldChar w:fldCharType="separate"/>
          </w:r>
          <w:ins w:id="164" w:author="Kathrin Eichler" w:date="2014-12-08T17:31:00Z">
            <w:r w:rsidR="000F0841">
              <w:rPr>
                <w:noProof/>
                <w:webHidden/>
              </w:rPr>
              <w:t>33</w:t>
            </w:r>
          </w:ins>
          <w:ins w:id="16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66" w:author="Kathrin Eichler" w:date="2014-12-08T13:50:00Z"/>
              <w:rFonts w:asciiTheme="minorHAnsi" w:hAnsiTheme="minorHAnsi"/>
              <w:noProof/>
              <w:lang w:val="de-DE" w:eastAsia="de-DE"/>
            </w:rPr>
          </w:pPr>
          <w:ins w:id="1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"_Toc405809966"</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4.2.8</w:t>
            </w:r>
            <w:r>
              <w:rPr>
                <w:rFonts w:asciiTheme="minorHAnsi" w:hAnsiTheme="minorHAnsi"/>
                <w:noProof/>
                <w:lang w:val="de-DE" w:eastAsia="de-DE"/>
              </w:rPr>
              <w:tab/>
            </w:r>
            <w:r w:rsidRPr="00E77023">
              <w:rPr>
                <w:rStyle w:val="Hyperlink"/>
                <w:noProof/>
              </w:rPr>
              <w:t>CategoryDecision (eu.excitement.type.tl)</w:t>
            </w:r>
            <w:r>
              <w:rPr>
                <w:noProof/>
                <w:webHidden/>
              </w:rPr>
              <w:tab/>
            </w:r>
            <w:r>
              <w:rPr>
                <w:noProof/>
                <w:webHidden/>
              </w:rPr>
              <w:fldChar w:fldCharType="begin"/>
            </w:r>
            <w:r>
              <w:rPr>
                <w:noProof/>
                <w:webHidden/>
              </w:rPr>
              <w:instrText xml:space="preserve"> PAGEREF _Toc405809966 \h </w:instrText>
            </w:r>
            <w:r>
              <w:rPr>
                <w:noProof/>
                <w:webHidden/>
              </w:rPr>
            </w:r>
          </w:ins>
          <w:r>
            <w:rPr>
              <w:noProof/>
              <w:webHidden/>
            </w:rPr>
            <w:fldChar w:fldCharType="separate"/>
          </w:r>
          <w:ins w:id="168" w:author="Kathrin Eichler" w:date="2014-12-08T17:31:00Z">
            <w:r w:rsidR="000F0841">
              <w:rPr>
                <w:noProof/>
                <w:webHidden/>
              </w:rPr>
              <w:t>34</w:t>
            </w:r>
          </w:ins>
          <w:ins w:id="169"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170" w:author="Kathrin Eichler" w:date="2014-12-08T13:50:00Z"/>
              <w:rFonts w:asciiTheme="minorHAnsi" w:eastAsiaTheme="minorEastAsia" w:hAnsiTheme="minorHAnsi" w:cstheme="minorBidi"/>
              <w:noProof/>
              <w:szCs w:val="22"/>
            </w:rPr>
          </w:pPr>
          <w:ins w:id="1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"_Toc405809967"</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bidi="he-IL"/>
              </w:rPr>
              <w:t>5.</w:t>
            </w:r>
            <w:r>
              <w:rPr>
                <w:rFonts w:asciiTheme="minorHAnsi" w:eastAsiaTheme="minorEastAsia" w:hAnsiTheme="minorHAnsi" w:cstheme="minorBidi"/>
                <w:noProof/>
                <w:szCs w:val="22"/>
              </w:rPr>
              <w:tab/>
            </w:r>
            <w:r w:rsidRPr="00E77023">
              <w:rPr>
                <w:rStyle w:val="Hyperlink"/>
                <w:noProof/>
                <w:lang w:bidi="he-IL"/>
              </w:rPr>
              <w:t>Interface Definitions for the WP6 Modules</w:t>
            </w:r>
            <w:r>
              <w:rPr>
                <w:noProof/>
                <w:webHidden/>
              </w:rPr>
              <w:tab/>
            </w:r>
            <w:r>
              <w:rPr>
                <w:noProof/>
                <w:webHidden/>
              </w:rPr>
              <w:fldChar w:fldCharType="begin"/>
            </w:r>
            <w:r>
              <w:rPr>
                <w:noProof/>
                <w:webHidden/>
              </w:rPr>
              <w:instrText xml:space="preserve"> PAGEREF _Toc405809967 \h </w:instrText>
            </w:r>
            <w:r>
              <w:rPr>
                <w:noProof/>
                <w:webHidden/>
              </w:rPr>
            </w:r>
          </w:ins>
          <w:r>
            <w:rPr>
              <w:noProof/>
              <w:webHidden/>
            </w:rPr>
            <w:fldChar w:fldCharType="separate"/>
          </w:r>
          <w:ins w:id="172" w:author="Kathrin Eichler" w:date="2014-12-08T17:31:00Z">
            <w:r w:rsidR="000F0841">
              <w:rPr>
                <w:noProof/>
                <w:webHidden/>
              </w:rPr>
              <w:t>35</w:t>
            </w:r>
          </w:ins>
          <w:ins w:id="17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74" w:author="Kathrin Eichler" w:date="2014-12-08T13:50:00Z"/>
              <w:rFonts w:asciiTheme="minorHAnsi" w:eastAsiaTheme="minorEastAsia" w:hAnsiTheme="minorHAnsi" w:cstheme="minorBidi"/>
              <w:noProof/>
              <w:szCs w:val="22"/>
            </w:rPr>
          </w:pPr>
          <w:ins w:id="1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"_Toc405809968"</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5.1</w:t>
            </w:r>
            <w:r>
              <w:rPr>
                <w:rFonts w:asciiTheme="minorHAnsi" w:eastAsiaTheme="minorEastAsia" w:hAnsiTheme="minorHAnsi" w:cstheme="minorBidi"/>
                <w:noProof/>
                <w:szCs w:val="22"/>
              </w:rPr>
              <w:tab/>
            </w:r>
            <w:r w:rsidRPr="00E77023">
              <w:rPr>
                <w:rStyle w:val="Hyperlink"/>
                <w:noProof/>
              </w:rPr>
              <w:t>Interfaces of Decomposition Components</w:t>
            </w:r>
            <w:r>
              <w:rPr>
                <w:noProof/>
                <w:webHidden/>
              </w:rPr>
              <w:tab/>
            </w:r>
            <w:r>
              <w:rPr>
                <w:noProof/>
                <w:webHidden/>
              </w:rPr>
              <w:fldChar w:fldCharType="begin"/>
            </w:r>
            <w:r>
              <w:rPr>
                <w:noProof/>
                <w:webHidden/>
              </w:rPr>
              <w:instrText xml:space="preserve"> PAGEREF _Toc405809968 \h </w:instrText>
            </w:r>
            <w:r>
              <w:rPr>
                <w:noProof/>
                <w:webHidden/>
              </w:rPr>
            </w:r>
          </w:ins>
          <w:r>
            <w:rPr>
              <w:noProof/>
              <w:webHidden/>
            </w:rPr>
            <w:fldChar w:fldCharType="separate"/>
          </w:r>
          <w:ins w:id="176" w:author="Kathrin Eichler" w:date="2014-12-08T17:31:00Z">
            <w:r w:rsidR="000F0841">
              <w:rPr>
                <w:noProof/>
                <w:webHidden/>
              </w:rPr>
              <w:t>35</w:t>
            </w:r>
          </w:ins>
          <w:ins w:id="17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78" w:author="Kathrin Eichler" w:date="2014-12-08T13:50:00Z"/>
              <w:rFonts w:asciiTheme="minorHAnsi" w:hAnsiTheme="minorHAnsi"/>
              <w:noProof/>
              <w:lang w:val="de-DE" w:eastAsia="de-DE"/>
            </w:rPr>
          </w:pPr>
          <w:ins w:id="1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"_Toc405809969"</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5.1.1</w:t>
            </w:r>
            <w:r>
              <w:rPr>
                <w:rFonts w:asciiTheme="minorHAnsi" w:hAnsiTheme="minorHAnsi"/>
                <w:noProof/>
                <w:lang w:val="de-DE" w:eastAsia="de-DE"/>
              </w:rPr>
              <w:tab/>
            </w:r>
            <w:r w:rsidRPr="00E77023">
              <w:rPr>
                <w:rStyle w:val="Hyperlink"/>
                <w:noProof/>
              </w:rPr>
              <w:t xml:space="preserve">Fragment Annotator Module: interface </w:t>
            </w:r>
            <w:r w:rsidRPr="00E77023">
              <w:rPr>
                <w:rStyle w:val="Hyperlink"/>
                <w:i/>
                <w:noProof/>
              </w:rPr>
              <w:t>FragmentAnnotator</w:t>
            </w:r>
            <w:r w:rsidRPr="00E77023">
              <w:rPr>
                <w:rStyle w:val="Hyperlink"/>
                <w:noProof/>
              </w:rPr>
              <w:t xml:space="preserve">  (eu.excitementproject.tl.decomposition.api)</w:t>
            </w:r>
            <w:r>
              <w:rPr>
                <w:noProof/>
                <w:webHidden/>
              </w:rPr>
              <w:tab/>
            </w:r>
            <w:r>
              <w:rPr>
                <w:noProof/>
                <w:webHidden/>
              </w:rPr>
              <w:fldChar w:fldCharType="begin"/>
            </w:r>
            <w:r>
              <w:rPr>
                <w:noProof/>
                <w:webHidden/>
              </w:rPr>
              <w:instrText xml:space="preserve"> PAGEREF _Toc405809969 \h </w:instrText>
            </w:r>
            <w:r>
              <w:rPr>
                <w:noProof/>
                <w:webHidden/>
              </w:rPr>
            </w:r>
          </w:ins>
          <w:r>
            <w:rPr>
              <w:noProof/>
              <w:webHidden/>
            </w:rPr>
            <w:fldChar w:fldCharType="separate"/>
          </w:r>
          <w:ins w:id="180" w:author="Kathrin Eichler" w:date="2014-12-08T17:31:00Z">
            <w:r w:rsidR="000F0841">
              <w:rPr>
                <w:noProof/>
                <w:webHidden/>
              </w:rPr>
              <w:t>35</w:t>
            </w:r>
          </w:ins>
          <w:ins w:id="1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82" w:author="Kathrin Eichler" w:date="2014-12-08T13:50:00Z"/>
              <w:rFonts w:asciiTheme="minorHAnsi" w:hAnsiTheme="minorHAnsi"/>
              <w:noProof/>
              <w:lang w:val="de-DE" w:eastAsia="de-DE"/>
            </w:rPr>
          </w:pPr>
          <w:ins w:id="18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"_Toc405809970"</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5.1.2</w:t>
            </w:r>
            <w:r>
              <w:rPr>
                <w:rFonts w:asciiTheme="minorHAnsi" w:hAnsiTheme="minorHAnsi"/>
                <w:noProof/>
                <w:lang w:val="de-DE" w:eastAsia="de-DE"/>
              </w:rPr>
              <w:tab/>
            </w:r>
            <w:r w:rsidRPr="00E77023">
              <w:rPr>
                <w:rStyle w:val="Hyperlink"/>
                <w:noProof/>
              </w:rPr>
              <w:t>Modifier Annotator Modules:</w:t>
            </w:r>
            <w:r>
              <w:rPr>
                <w:noProof/>
                <w:webHidden/>
              </w:rPr>
              <w:tab/>
            </w:r>
            <w:r>
              <w:rPr>
                <w:noProof/>
                <w:webHidden/>
              </w:rPr>
              <w:fldChar w:fldCharType="begin"/>
            </w:r>
            <w:r>
              <w:rPr>
                <w:noProof/>
                <w:webHidden/>
              </w:rPr>
              <w:instrText xml:space="preserve"> PAGEREF _Toc405809970 \h </w:instrText>
            </w:r>
            <w:r>
              <w:rPr>
                <w:noProof/>
                <w:webHidden/>
              </w:rPr>
            </w:r>
          </w:ins>
          <w:r>
            <w:rPr>
              <w:noProof/>
              <w:webHidden/>
            </w:rPr>
            <w:fldChar w:fldCharType="separate"/>
          </w:r>
          <w:ins w:id="184" w:author="Kathrin Eichler" w:date="2014-12-08T17:31:00Z">
            <w:r w:rsidR="000F0841">
              <w:rPr>
                <w:noProof/>
                <w:webHidden/>
              </w:rPr>
              <w:t>36</w:t>
            </w:r>
          </w:ins>
          <w:ins w:id="18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86" w:author="Kathrin Eichler" w:date="2014-12-08T13:50:00Z"/>
              <w:rFonts w:asciiTheme="minorHAnsi" w:hAnsiTheme="minorHAnsi"/>
              <w:noProof/>
              <w:lang w:val="de-DE" w:eastAsia="de-DE"/>
            </w:rPr>
          </w:pPr>
          <w:ins w:id="1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"_Toc405809971"</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5.1.3</w:t>
            </w:r>
            <w:r>
              <w:rPr>
                <w:rFonts w:asciiTheme="minorHAnsi" w:hAnsiTheme="minorHAnsi"/>
                <w:noProof/>
                <w:lang w:val="de-DE" w:eastAsia="de-DE"/>
              </w:rPr>
              <w:tab/>
            </w:r>
            <w:r w:rsidRPr="00E77023">
              <w:rPr>
                <w:rStyle w:val="Hyperlink"/>
                <w:noProof/>
              </w:rPr>
              <w:t xml:space="preserve">Fragment Graph Generator Module: interface </w:t>
            </w:r>
            <w:r w:rsidRPr="00E77023">
              <w:rPr>
                <w:rStyle w:val="Hyperlink"/>
                <w:i/>
                <w:noProof/>
              </w:rPr>
              <w:t xml:space="preserve">FragmentGraphGenerator </w:t>
            </w:r>
            <w:r w:rsidRPr="00E77023">
              <w:rPr>
                <w:rStyle w:val="Hyperlink"/>
                <w:noProof/>
              </w:rPr>
              <w:t>(eu.excitementproject.tl.decomposition.api)</w:t>
            </w:r>
            <w:r>
              <w:rPr>
                <w:noProof/>
                <w:webHidden/>
              </w:rPr>
              <w:tab/>
            </w:r>
            <w:r>
              <w:rPr>
                <w:noProof/>
                <w:webHidden/>
              </w:rPr>
              <w:fldChar w:fldCharType="begin"/>
            </w:r>
            <w:r>
              <w:rPr>
                <w:noProof/>
                <w:webHidden/>
              </w:rPr>
              <w:instrText xml:space="preserve"> PAGEREF _Toc405809971 \h </w:instrText>
            </w:r>
            <w:r>
              <w:rPr>
                <w:noProof/>
                <w:webHidden/>
              </w:rPr>
            </w:r>
          </w:ins>
          <w:r>
            <w:rPr>
              <w:noProof/>
              <w:webHidden/>
            </w:rPr>
            <w:fldChar w:fldCharType="separate"/>
          </w:r>
          <w:ins w:id="188" w:author="Kathrin Eichler" w:date="2014-12-08T17:31:00Z">
            <w:r w:rsidR="000F0841">
              <w:rPr>
                <w:noProof/>
                <w:webHidden/>
              </w:rPr>
              <w:t>37</w:t>
            </w:r>
          </w:ins>
          <w:ins w:id="18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90" w:author="Kathrin Eichler" w:date="2014-12-08T13:50:00Z"/>
              <w:rFonts w:asciiTheme="minorHAnsi" w:eastAsiaTheme="minorEastAsia" w:hAnsiTheme="minorHAnsi" w:cstheme="minorBidi"/>
              <w:noProof/>
              <w:szCs w:val="22"/>
            </w:rPr>
          </w:pPr>
          <w:ins w:id="1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5.2</w:t>
            </w:r>
            <w:r>
              <w:rPr>
                <w:rFonts w:asciiTheme="minorHAnsi" w:eastAsiaTheme="minorEastAsia" w:hAnsiTheme="minorHAnsi" w:cstheme="minorBidi"/>
                <w:noProof/>
                <w:szCs w:val="22"/>
              </w:rPr>
              <w:tab/>
            </w:r>
            <w:r w:rsidRPr="00E77023">
              <w:rPr>
                <w:rStyle w:val="Hyperlink"/>
                <w:noProof/>
              </w:rPr>
              <w:t>Interfaces of Composition Components</w:t>
            </w:r>
            <w:r>
              <w:rPr>
                <w:noProof/>
                <w:webHidden/>
              </w:rPr>
              <w:tab/>
            </w:r>
            <w:r>
              <w:rPr>
                <w:noProof/>
                <w:webHidden/>
              </w:rPr>
              <w:fldChar w:fldCharType="begin"/>
            </w:r>
            <w:r>
              <w:rPr>
                <w:noProof/>
                <w:webHidden/>
              </w:rPr>
              <w:instrText xml:space="preserve"> PAGEREF _Toc405809972 \h </w:instrText>
            </w:r>
            <w:r>
              <w:rPr>
                <w:noProof/>
                <w:webHidden/>
              </w:rPr>
            </w:r>
          </w:ins>
          <w:r>
            <w:rPr>
              <w:noProof/>
              <w:webHidden/>
            </w:rPr>
            <w:fldChar w:fldCharType="separate"/>
          </w:r>
          <w:ins w:id="192" w:author="Kathrin Eichler" w:date="2014-12-08T17:31:00Z">
            <w:r w:rsidR="000F0841">
              <w:rPr>
                <w:noProof/>
                <w:webHidden/>
              </w:rPr>
              <w:t>38</w:t>
            </w:r>
          </w:ins>
          <w:ins w:id="19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94" w:author="Kathrin Eichler" w:date="2014-12-08T13:50:00Z"/>
              <w:rFonts w:asciiTheme="minorHAnsi" w:hAnsiTheme="minorHAnsi"/>
              <w:noProof/>
              <w:lang w:val="de-DE" w:eastAsia="de-DE"/>
            </w:rPr>
          </w:pPr>
          <w:ins w:id="1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5.2.1</w:t>
            </w:r>
            <w:r>
              <w:rPr>
                <w:rFonts w:asciiTheme="minorHAnsi" w:hAnsiTheme="minorHAnsi"/>
                <w:noProof/>
                <w:lang w:val="de-DE" w:eastAsia="de-DE"/>
              </w:rPr>
              <w:tab/>
            </w:r>
            <w:r w:rsidRPr="00E77023">
              <w:rPr>
                <w:rStyle w:val="Hyperlink"/>
                <w:noProof/>
              </w:rPr>
              <w:t xml:space="preserve">Graph Merger Module: interface </w:t>
            </w:r>
            <w:r w:rsidRPr="00E77023">
              <w:rPr>
                <w:rStyle w:val="Hyperlink"/>
                <w:i/>
                <w:noProof/>
              </w:rPr>
              <w:t xml:space="preserve">GraphMerger </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_Toc405809973 \h </w:instrText>
            </w:r>
            <w:r>
              <w:rPr>
                <w:noProof/>
                <w:webHidden/>
              </w:rPr>
            </w:r>
          </w:ins>
          <w:r>
            <w:rPr>
              <w:noProof/>
              <w:webHidden/>
            </w:rPr>
            <w:fldChar w:fldCharType="separate"/>
          </w:r>
          <w:ins w:id="196" w:author="Kathrin Eichler" w:date="2014-12-08T17:31:00Z">
            <w:r w:rsidR="000F0841">
              <w:rPr>
                <w:noProof/>
                <w:webHidden/>
              </w:rPr>
              <w:t>38</w:t>
            </w:r>
          </w:ins>
          <w:ins w:id="19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98" w:author="Kathrin Eichler" w:date="2014-12-08T13:50:00Z"/>
              <w:rFonts w:asciiTheme="minorHAnsi" w:hAnsiTheme="minorHAnsi"/>
              <w:noProof/>
              <w:lang w:val="de-DE" w:eastAsia="de-DE"/>
            </w:rPr>
          </w:pPr>
          <w:ins w:id="1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"_Toc405809974"</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5.2.2</w:t>
            </w:r>
            <w:r>
              <w:rPr>
                <w:rFonts w:asciiTheme="minorHAnsi" w:hAnsiTheme="minorHAnsi"/>
                <w:noProof/>
                <w:lang w:val="de-DE" w:eastAsia="de-DE"/>
              </w:rPr>
              <w:tab/>
            </w:r>
            <w:r w:rsidRPr="00E77023">
              <w:rPr>
                <w:rStyle w:val="Hyperlink"/>
                <w:noProof/>
              </w:rPr>
              <w:t xml:space="preserve">Graph Optimizer Module: interface </w:t>
            </w:r>
            <w:r w:rsidRPr="00E77023">
              <w:rPr>
                <w:rStyle w:val="Hyperlink"/>
                <w:i/>
                <w:noProof/>
              </w:rPr>
              <w:t xml:space="preserve">GraphOptimizer </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_Toc405809974 \h </w:instrText>
            </w:r>
            <w:r>
              <w:rPr>
                <w:noProof/>
                <w:webHidden/>
              </w:rPr>
            </w:r>
          </w:ins>
          <w:r>
            <w:rPr>
              <w:noProof/>
              <w:webHidden/>
            </w:rPr>
            <w:fldChar w:fldCharType="separate"/>
          </w:r>
          <w:ins w:id="200" w:author="Kathrin Eichler" w:date="2014-12-08T17:31:00Z">
            <w:r w:rsidR="000F0841">
              <w:rPr>
                <w:noProof/>
                <w:webHidden/>
              </w:rPr>
              <w:t>39</w:t>
            </w:r>
          </w:ins>
          <w:ins w:id="20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02" w:author="Kathrin Eichler" w:date="2014-12-08T13:50:00Z"/>
              <w:rFonts w:asciiTheme="minorHAnsi" w:hAnsiTheme="minorHAnsi"/>
              <w:noProof/>
              <w:lang w:val="de-DE" w:eastAsia="de-DE"/>
            </w:rPr>
          </w:pPr>
          <w:ins w:id="2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"_Toc405809975"</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5.2.3</w:t>
            </w:r>
            <w:r>
              <w:rPr>
                <w:rFonts w:asciiTheme="minorHAnsi" w:hAnsiTheme="minorHAnsi"/>
                <w:noProof/>
                <w:lang w:val="de-DE" w:eastAsia="de-DE"/>
              </w:rPr>
              <w:tab/>
            </w:r>
            <w:r w:rsidRPr="00E77023">
              <w:rPr>
                <w:rStyle w:val="Hyperlink"/>
                <w:noProof/>
              </w:rPr>
              <w:t xml:space="preserve">Confidence Calculator Module: interface </w:t>
            </w:r>
            <w:r w:rsidRPr="00E77023">
              <w:rPr>
                <w:rStyle w:val="Hyperlink"/>
                <w:i/>
                <w:noProof/>
              </w:rPr>
              <w:t>ConfidenceCalculator</w:t>
            </w:r>
            <w:r w:rsidRPr="00E77023">
              <w:rPr>
                <w:rStyle w:val="Hyperlink"/>
                <w:noProof/>
              </w:rPr>
              <w:t xml:space="preserve"> (eu.excitementproject.tl.composition.api)</w:t>
            </w:r>
            <w:r>
              <w:rPr>
                <w:noProof/>
                <w:webHidden/>
              </w:rPr>
              <w:tab/>
            </w:r>
            <w:r>
              <w:rPr>
                <w:noProof/>
                <w:webHidden/>
              </w:rPr>
              <w:fldChar w:fldCharType="begin"/>
            </w:r>
            <w:r>
              <w:rPr>
                <w:noProof/>
                <w:webHidden/>
              </w:rPr>
              <w:instrText xml:space="preserve"> PAGEREF _Toc405809975 \h </w:instrText>
            </w:r>
            <w:r>
              <w:rPr>
                <w:noProof/>
                <w:webHidden/>
              </w:rPr>
            </w:r>
          </w:ins>
          <w:r>
            <w:rPr>
              <w:noProof/>
              <w:webHidden/>
            </w:rPr>
            <w:fldChar w:fldCharType="separate"/>
          </w:r>
          <w:ins w:id="204" w:author="Kathrin Eichler" w:date="2014-12-08T17:31:00Z">
            <w:r w:rsidR="000F0841">
              <w:rPr>
                <w:noProof/>
                <w:webHidden/>
              </w:rPr>
              <w:t>40</w:t>
            </w:r>
          </w:ins>
          <w:ins w:id="20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06" w:author="Kathrin Eichler" w:date="2014-12-08T13:50:00Z"/>
              <w:rFonts w:asciiTheme="minorHAnsi" w:hAnsiTheme="minorHAnsi"/>
              <w:noProof/>
              <w:lang w:val="de-DE" w:eastAsia="de-DE"/>
            </w:rPr>
          </w:pPr>
          <w:ins w:id="2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"_Toc405809976"</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5.2.4</w:t>
            </w:r>
            <w:r>
              <w:rPr>
                <w:rFonts w:asciiTheme="minorHAnsi" w:hAnsiTheme="minorHAnsi"/>
                <w:noProof/>
                <w:lang w:val="de-DE" w:eastAsia="de-DE"/>
              </w:rPr>
              <w:tab/>
            </w:r>
            <w:r w:rsidRPr="00E77023">
              <w:rPr>
                <w:rStyle w:val="Hyperlink"/>
                <w:noProof/>
              </w:rPr>
              <w:t>Node Matcher Modules</w:t>
            </w:r>
            <w:r>
              <w:rPr>
                <w:noProof/>
                <w:webHidden/>
              </w:rPr>
              <w:tab/>
            </w:r>
            <w:r>
              <w:rPr>
                <w:noProof/>
                <w:webHidden/>
              </w:rPr>
              <w:fldChar w:fldCharType="begin"/>
            </w:r>
            <w:r>
              <w:rPr>
                <w:noProof/>
                <w:webHidden/>
              </w:rPr>
              <w:instrText xml:space="preserve"> PAGEREF _Toc405809976 \h </w:instrText>
            </w:r>
            <w:r>
              <w:rPr>
                <w:noProof/>
                <w:webHidden/>
              </w:rPr>
            </w:r>
          </w:ins>
          <w:r>
            <w:rPr>
              <w:noProof/>
              <w:webHidden/>
            </w:rPr>
            <w:fldChar w:fldCharType="separate"/>
          </w:r>
          <w:ins w:id="208" w:author="Kathrin Eichler" w:date="2014-12-08T17:31:00Z">
            <w:r w:rsidR="000F0841">
              <w:rPr>
                <w:noProof/>
                <w:webHidden/>
              </w:rPr>
              <w:t>41</w:t>
            </w:r>
          </w:ins>
          <w:ins w:id="20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10" w:author="Kathrin Eichler" w:date="2014-12-08T13:50:00Z"/>
              <w:rFonts w:asciiTheme="minorHAnsi" w:hAnsiTheme="minorHAnsi"/>
              <w:noProof/>
              <w:lang w:val="de-DE" w:eastAsia="de-DE"/>
            </w:rPr>
          </w:pPr>
          <w:ins w:id="2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"_Toc405809977"</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5.2.5</w:t>
            </w:r>
            <w:r>
              <w:rPr>
                <w:rFonts w:asciiTheme="minorHAnsi" w:hAnsiTheme="minorHAnsi"/>
                <w:noProof/>
                <w:lang w:val="de-DE" w:eastAsia="de-DE"/>
              </w:rPr>
              <w:tab/>
            </w:r>
            <w:r w:rsidRPr="00E77023">
              <w:rPr>
                <w:rStyle w:val="Hyperlink"/>
                <w:noProof/>
              </w:rPr>
              <w:t xml:space="preserve">Category Annotator Module: interface </w:t>
            </w:r>
            <w:r w:rsidRPr="00E77023">
              <w:rPr>
                <w:rStyle w:val="Hyperlink"/>
                <w:i/>
                <w:noProof/>
              </w:rPr>
              <w:t>CategoryAnnotator</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_Toc405809977 \h </w:instrText>
            </w:r>
            <w:r>
              <w:rPr>
                <w:noProof/>
                <w:webHidden/>
              </w:rPr>
            </w:r>
          </w:ins>
          <w:r>
            <w:rPr>
              <w:noProof/>
              <w:webHidden/>
            </w:rPr>
            <w:fldChar w:fldCharType="separate"/>
          </w:r>
          <w:ins w:id="212" w:author="Kathrin Eichler" w:date="2014-12-08T17:31:00Z">
            <w:r w:rsidR="000F0841">
              <w:rPr>
                <w:noProof/>
                <w:webHidden/>
              </w:rPr>
              <w:t>43</w:t>
            </w:r>
          </w:ins>
          <w:ins w:id="21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14" w:author="Kathrin Eichler" w:date="2014-12-08T13:50:00Z"/>
              <w:rFonts w:asciiTheme="minorHAnsi" w:eastAsiaTheme="minorEastAsia" w:hAnsiTheme="minorHAnsi" w:cstheme="minorBidi"/>
              <w:noProof/>
              <w:szCs w:val="22"/>
            </w:rPr>
          </w:pPr>
          <w:ins w:id="2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"_Toc405809978"</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5.3</w:t>
            </w:r>
            <w:r>
              <w:rPr>
                <w:rFonts w:asciiTheme="minorHAnsi" w:eastAsiaTheme="minorEastAsia" w:hAnsiTheme="minorHAnsi" w:cstheme="minorBidi"/>
                <w:noProof/>
                <w:szCs w:val="22"/>
              </w:rPr>
              <w:tab/>
            </w:r>
            <w:r w:rsidRPr="00E77023">
              <w:rPr>
                <w:rStyle w:val="Hyperlink"/>
                <w:noProof/>
              </w:rPr>
              <w:t>Top Level Interface Definition</w:t>
            </w:r>
            <w:r>
              <w:rPr>
                <w:noProof/>
                <w:webHidden/>
              </w:rPr>
              <w:tab/>
            </w:r>
            <w:r>
              <w:rPr>
                <w:noProof/>
                <w:webHidden/>
              </w:rPr>
              <w:fldChar w:fldCharType="begin"/>
            </w:r>
            <w:r>
              <w:rPr>
                <w:noProof/>
                <w:webHidden/>
              </w:rPr>
              <w:instrText xml:space="preserve"> PAGEREF _Toc405809978 \h </w:instrText>
            </w:r>
            <w:r>
              <w:rPr>
                <w:noProof/>
                <w:webHidden/>
              </w:rPr>
            </w:r>
          </w:ins>
          <w:r>
            <w:rPr>
              <w:noProof/>
              <w:webHidden/>
            </w:rPr>
            <w:fldChar w:fldCharType="separate"/>
          </w:r>
          <w:ins w:id="216" w:author="Kathrin Eichler" w:date="2014-12-08T17:31:00Z">
            <w:r w:rsidR="000F0841">
              <w:rPr>
                <w:noProof/>
                <w:webHidden/>
              </w:rPr>
              <w:t>45</w:t>
            </w:r>
          </w:ins>
          <w:ins w:id="21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18" w:author="Kathrin Eichler" w:date="2014-12-08T13:50:00Z"/>
              <w:rFonts w:asciiTheme="minorHAnsi" w:hAnsiTheme="minorHAnsi"/>
              <w:noProof/>
              <w:lang w:val="de-DE" w:eastAsia="de-DE"/>
            </w:rPr>
          </w:pPr>
          <w:ins w:id="2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"_Toc405809979"</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5.3.1</w:t>
            </w:r>
            <w:r>
              <w:rPr>
                <w:rFonts w:asciiTheme="minorHAnsi" w:hAnsiTheme="minorHAnsi"/>
                <w:noProof/>
                <w:lang w:val="de-DE" w:eastAsia="de-DE"/>
              </w:rPr>
              <w:tab/>
            </w:r>
            <w:r w:rsidRPr="00E77023">
              <w:rPr>
                <w:rStyle w:val="Hyperlink"/>
                <w:noProof/>
              </w:rPr>
              <w:t>Introduction to the Top Level</w:t>
            </w:r>
            <w:r>
              <w:rPr>
                <w:noProof/>
                <w:webHidden/>
              </w:rPr>
              <w:tab/>
            </w:r>
            <w:r>
              <w:rPr>
                <w:noProof/>
                <w:webHidden/>
              </w:rPr>
              <w:fldChar w:fldCharType="begin"/>
            </w:r>
            <w:r>
              <w:rPr>
                <w:noProof/>
                <w:webHidden/>
              </w:rPr>
              <w:instrText xml:space="preserve"> PAGEREF _Toc405809979 \h </w:instrText>
            </w:r>
            <w:r>
              <w:rPr>
                <w:noProof/>
                <w:webHidden/>
              </w:rPr>
            </w:r>
          </w:ins>
          <w:r>
            <w:rPr>
              <w:noProof/>
              <w:webHidden/>
            </w:rPr>
            <w:fldChar w:fldCharType="separate"/>
          </w:r>
          <w:ins w:id="220" w:author="Kathrin Eichler" w:date="2014-12-08T17:31:00Z">
            <w:r w:rsidR="000F0841">
              <w:rPr>
                <w:noProof/>
                <w:webHidden/>
              </w:rPr>
              <w:t>45</w:t>
            </w:r>
          </w:ins>
          <w:ins w:id="22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22" w:author="Kathrin Eichler" w:date="2014-12-08T13:50:00Z"/>
              <w:rFonts w:asciiTheme="minorHAnsi" w:hAnsiTheme="minorHAnsi"/>
              <w:noProof/>
              <w:lang w:val="de-DE" w:eastAsia="de-DE"/>
            </w:rPr>
          </w:pPr>
          <w:ins w:id="2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"_Toc405809980"</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5.3.2</w:t>
            </w:r>
            <w:r>
              <w:rPr>
                <w:rFonts w:asciiTheme="minorHAnsi" w:hAnsiTheme="minorHAnsi"/>
                <w:noProof/>
                <w:lang w:val="de-DE" w:eastAsia="de-DE"/>
              </w:rPr>
              <w:tab/>
            </w:r>
            <w:r w:rsidRPr="00E77023">
              <w:rPr>
                <w:rStyle w:val="Hyperlink"/>
                <w:noProof/>
              </w:rPr>
              <w:t xml:space="preserve">Use Case 1 Top Level API: interface </w:t>
            </w:r>
            <w:r w:rsidRPr="00E77023">
              <w:rPr>
                <w:rStyle w:val="Hyperlink"/>
                <w:i/>
                <w:noProof/>
              </w:rPr>
              <w:t xml:space="preserve">UseCaseOneRunner </w:t>
            </w:r>
            <w:r w:rsidRPr="00E77023">
              <w:rPr>
                <w:rStyle w:val="Hyperlink"/>
                <w:noProof/>
              </w:rPr>
              <w:t>(eu.excitementproject.tl.toplevel.api)</w:t>
            </w:r>
            <w:r>
              <w:rPr>
                <w:noProof/>
                <w:webHidden/>
              </w:rPr>
              <w:tab/>
            </w:r>
            <w:r>
              <w:rPr>
                <w:noProof/>
                <w:webHidden/>
              </w:rPr>
              <w:fldChar w:fldCharType="begin"/>
            </w:r>
            <w:r>
              <w:rPr>
                <w:noProof/>
                <w:webHidden/>
              </w:rPr>
              <w:instrText xml:space="preserve"> PAGEREF _Toc405809980 \h </w:instrText>
            </w:r>
            <w:r>
              <w:rPr>
                <w:noProof/>
                <w:webHidden/>
              </w:rPr>
            </w:r>
          </w:ins>
          <w:r>
            <w:rPr>
              <w:noProof/>
              <w:webHidden/>
            </w:rPr>
            <w:fldChar w:fldCharType="separate"/>
          </w:r>
          <w:ins w:id="224" w:author="Kathrin Eichler" w:date="2014-12-08T17:31:00Z">
            <w:r w:rsidR="000F0841">
              <w:rPr>
                <w:noProof/>
                <w:webHidden/>
              </w:rPr>
              <w:t>46</w:t>
            </w:r>
          </w:ins>
          <w:ins w:id="22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26" w:author="Kathrin Eichler" w:date="2014-12-08T13:50:00Z"/>
              <w:rFonts w:asciiTheme="minorHAnsi" w:hAnsiTheme="minorHAnsi"/>
              <w:noProof/>
              <w:lang w:val="de-DE" w:eastAsia="de-DE"/>
            </w:rPr>
          </w:pPr>
          <w:ins w:id="2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"_Toc405809981"</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5.3.3</w:t>
            </w:r>
            <w:r>
              <w:rPr>
                <w:rFonts w:asciiTheme="minorHAnsi" w:hAnsiTheme="minorHAnsi"/>
                <w:noProof/>
                <w:lang w:val="de-DE" w:eastAsia="de-DE"/>
              </w:rPr>
              <w:tab/>
            </w:r>
            <w:r w:rsidRPr="00E77023">
              <w:rPr>
                <w:rStyle w:val="Hyperlink"/>
                <w:noProof/>
              </w:rPr>
              <w:t xml:space="preserve">Use Case 2 Top Level API: interface </w:t>
            </w:r>
            <w:r w:rsidRPr="00E77023">
              <w:rPr>
                <w:rStyle w:val="Hyperlink"/>
                <w:i/>
                <w:noProof/>
              </w:rPr>
              <w:t xml:space="preserve">UseCaseTwoRunner </w:t>
            </w:r>
            <w:r w:rsidRPr="00E77023">
              <w:rPr>
                <w:rStyle w:val="Hyperlink"/>
                <w:noProof/>
              </w:rPr>
              <w:t>(eu.excitementproject.tl.toplevel.api)</w:t>
            </w:r>
            <w:r>
              <w:rPr>
                <w:noProof/>
                <w:webHidden/>
              </w:rPr>
              <w:tab/>
            </w:r>
            <w:r>
              <w:rPr>
                <w:noProof/>
                <w:webHidden/>
              </w:rPr>
              <w:fldChar w:fldCharType="begin"/>
            </w:r>
            <w:r>
              <w:rPr>
                <w:noProof/>
                <w:webHidden/>
              </w:rPr>
              <w:instrText xml:space="preserve"> PAGEREF _Toc405809981 \h </w:instrText>
            </w:r>
            <w:r>
              <w:rPr>
                <w:noProof/>
                <w:webHidden/>
              </w:rPr>
            </w:r>
          </w:ins>
          <w:r>
            <w:rPr>
              <w:noProof/>
              <w:webHidden/>
            </w:rPr>
            <w:fldChar w:fldCharType="separate"/>
          </w:r>
          <w:ins w:id="228" w:author="Kathrin Eichler" w:date="2014-12-08T17:31:00Z">
            <w:r w:rsidR="000F0841">
              <w:rPr>
                <w:noProof/>
                <w:webHidden/>
              </w:rPr>
              <w:t>47</w:t>
            </w:r>
          </w:ins>
          <w:ins w:id="229"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230" w:author="Kathrin Eichler" w:date="2014-12-08T13:50:00Z"/>
              <w:rFonts w:asciiTheme="minorHAnsi" w:eastAsiaTheme="minorEastAsia" w:hAnsiTheme="minorHAnsi" w:cstheme="minorBidi"/>
              <w:noProof/>
              <w:szCs w:val="22"/>
            </w:rPr>
          </w:pPr>
          <w:ins w:id="2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bidi="he-IL"/>
              </w:rPr>
              <w:t>6.</w:t>
            </w:r>
            <w:r>
              <w:rPr>
                <w:rFonts w:asciiTheme="minorHAnsi" w:eastAsiaTheme="minorEastAsia" w:hAnsiTheme="minorHAnsi" w:cstheme="minorBidi"/>
                <w:noProof/>
                <w:szCs w:val="22"/>
              </w:rPr>
              <w:tab/>
            </w:r>
            <w:r w:rsidRPr="00E77023">
              <w:rPr>
                <w:rStyle w:val="Hyperlink"/>
                <w:noProof/>
                <w:lang w:bidi="he-IL"/>
              </w:rPr>
              <w:t>Implementation of the Modules</w:t>
            </w:r>
            <w:r>
              <w:rPr>
                <w:noProof/>
                <w:webHidden/>
              </w:rPr>
              <w:tab/>
            </w:r>
            <w:r>
              <w:rPr>
                <w:noProof/>
                <w:webHidden/>
              </w:rPr>
              <w:fldChar w:fldCharType="begin"/>
            </w:r>
            <w:r>
              <w:rPr>
                <w:noProof/>
                <w:webHidden/>
              </w:rPr>
              <w:instrText xml:space="preserve"> PAGEREF _Toc405809982 \h </w:instrText>
            </w:r>
            <w:r>
              <w:rPr>
                <w:noProof/>
                <w:webHidden/>
              </w:rPr>
            </w:r>
          </w:ins>
          <w:r>
            <w:rPr>
              <w:noProof/>
              <w:webHidden/>
            </w:rPr>
            <w:fldChar w:fldCharType="separate"/>
          </w:r>
          <w:ins w:id="232" w:author="Kathrin Eichler" w:date="2014-12-08T17:31:00Z">
            <w:r w:rsidR="000F0841">
              <w:rPr>
                <w:noProof/>
                <w:webHidden/>
              </w:rPr>
              <w:t>49</w:t>
            </w:r>
          </w:ins>
          <w:ins w:id="2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34" w:author="Kathrin Eichler" w:date="2014-12-08T13:50:00Z"/>
              <w:rFonts w:asciiTheme="minorHAnsi" w:eastAsiaTheme="minorEastAsia" w:hAnsiTheme="minorHAnsi" w:cstheme="minorBidi"/>
              <w:noProof/>
              <w:szCs w:val="22"/>
            </w:rPr>
          </w:pPr>
          <w:ins w:id="2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6.1</w:t>
            </w:r>
            <w:r>
              <w:rPr>
                <w:rFonts w:asciiTheme="minorHAnsi" w:eastAsiaTheme="minorEastAsia" w:hAnsiTheme="minorHAnsi" w:cstheme="minorBidi"/>
                <w:noProof/>
                <w:szCs w:val="22"/>
              </w:rPr>
              <w:tab/>
            </w:r>
            <w:r w:rsidRPr="00E77023">
              <w:rPr>
                <w:rStyle w:val="Hyperlink"/>
                <w:noProof/>
              </w:rPr>
              <w:t>Implementation of Decomposition Components</w:t>
            </w:r>
            <w:r>
              <w:rPr>
                <w:noProof/>
                <w:webHidden/>
              </w:rPr>
              <w:tab/>
            </w:r>
            <w:r>
              <w:rPr>
                <w:noProof/>
                <w:webHidden/>
              </w:rPr>
              <w:fldChar w:fldCharType="begin"/>
            </w:r>
            <w:r>
              <w:rPr>
                <w:noProof/>
                <w:webHidden/>
              </w:rPr>
              <w:instrText xml:space="preserve"> PAGEREF _Toc405809983 \h </w:instrText>
            </w:r>
            <w:r>
              <w:rPr>
                <w:noProof/>
                <w:webHidden/>
              </w:rPr>
            </w:r>
          </w:ins>
          <w:r>
            <w:rPr>
              <w:noProof/>
              <w:webHidden/>
            </w:rPr>
            <w:fldChar w:fldCharType="separate"/>
          </w:r>
          <w:ins w:id="236" w:author="Kathrin Eichler" w:date="2014-12-08T17:31:00Z">
            <w:r w:rsidR="000F0841">
              <w:rPr>
                <w:noProof/>
                <w:webHidden/>
              </w:rPr>
              <w:t>49</w:t>
            </w:r>
          </w:ins>
          <w:ins w:id="2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38" w:author="Kathrin Eichler" w:date="2014-12-08T13:50:00Z"/>
              <w:rFonts w:asciiTheme="minorHAnsi" w:hAnsiTheme="minorHAnsi"/>
              <w:noProof/>
              <w:lang w:val="de-DE" w:eastAsia="de-DE"/>
            </w:rPr>
          </w:pPr>
          <w:ins w:id="2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"_Toc405809984"</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6.1.1</w:t>
            </w:r>
            <w:r>
              <w:rPr>
                <w:rFonts w:asciiTheme="minorHAnsi" w:hAnsiTheme="minorHAnsi"/>
                <w:noProof/>
                <w:lang w:val="de-DE" w:eastAsia="de-DE"/>
              </w:rPr>
              <w:tab/>
            </w:r>
            <w:r w:rsidRPr="00E77023">
              <w:rPr>
                <w:rStyle w:val="Hyperlink"/>
                <w:noProof/>
              </w:rPr>
              <w:t>Fragment Annotator Modules</w:t>
            </w:r>
            <w:r>
              <w:rPr>
                <w:noProof/>
                <w:webHidden/>
              </w:rPr>
              <w:tab/>
            </w:r>
            <w:r>
              <w:rPr>
                <w:noProof/>
                <w:webHidden/>
              </w:rPr>
              <w:fldChar w:fldCharType="begin"/>
            </w:r>
            <w:r>
              <w:rPr>
                <w:noProof/>
                <w:webHidden/>
              </w:rPr>
              <w:instrText xml:space="preserve"> PAGEREF _Toc405809984 \h </w:instrText>
            </w:r>
            <w:r>
              <w:rPr>
                <w:noProof/>
                <w:webHidden/>
              </w:rPr>
            </w:r>
          </w:ins>
          <w:r>
            <w:rPr>
              <w:noProof/>
              <w:webHidden/>
            </w:rPr>
            <w:fldChar w:fldCharType="separate"/>
          </w:r>
          <w:ins w:id="240" w:author="Kathrin Eichler" w:date="2014-12-08T17:31:00Z">
            <w:r w:rsidR="000F0841">
              <w:rPr>
                <w:noProof/>
                <w:webHidden/>
              </w:rPr>
              <w:t>49</w:t>
            </w:r>
          </w:ins>
          <w:ins w:id="2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42" w:author="Kathrin Eichler" w:date="2014-12-08T13:50:00Z"/>
              <w:rFonts w:asciiTheme="minorHAnsi" w:hAnsiTheme="minorHAnsi"/>
              <w:noProof/>
              <w:lang w:val="de-DE" w:eastAsia="de-DE"/>
            </w:rPr>
          </w:pPr>
          <w:ins w:id="2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"_Toc405809985"</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6.1.2</w:t>
            </w:r>
            <w:r>
              <w:rPr>
                <w:rFonts w:asciiTheme="minorHAnsi" w:hAnsiTheme="minorHAnsi"/>
                <w:noProof/>
                <w:lang w:val="de-DE" w:eastAsia="de-DE"/>
              </w:rPr>
              <w:tab/>
            </w:r>
            <w:r w:rsidRPr="00E77023">
              <w:rPr>
                <w:rStyle w:val="Hyperlink"/>
                <w:noProof/>
              </w:rPr>
              <w:t>Modifier Annotator Modules</w:t>
            </w:r>
            <w:r>
              <w:rPr>
                <w:noProof/>
                <w:webHidden/>
              </w:rPr>
              <w:tab/>
            </w:r>
            <w:r>
              <w:rPr>
                <w:noProof/>
                <w:webHidden/>
              </w:rPr>
              <w:fldChar w:fldCharType="begin"/>
            </w:r>
            <w:r>
              <w:rPr>
                <w:noProof/>
                <w:webHidden/>
              </w:rPr>
              <w:instrText xml:space="preserve"> PAGEREF _Toc405809985 \h </w:instrText>
            </w:r>
            <w:r>
              <w:rPr>
                <w:noProof/>
                <w:webHidden/>
              </w:rPr>
            </w:r>
          </w:ins>
          <w:r>
            <w:rPr>
              <w:noProof/>
              <w:webHidden/>
            </w:rPr>
            <w:fldChar w:fldCharType="separate"/>
          </w:r>
          <w:ins w:id="244" w:author="Kathrin Eichler" w:date="2014-12-08T17:31:00Z">
            <w:r w:rsidR="000F0841">
              <w:rPr>
                <w:noProof/>
                <w:webHidden/>
              </w:rPr>
              <w:t>51</w:t>
            </w:r>
          </w:ins>
          <w:ins w:id="24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46" w:author="Kathrin Eichler" w:date="2014-12-08T13:50:00Z"/>
              <w:rFonts w:asciiTheme="minorHAnsi" w:hAnsiTheme="minorHAnsi"/>
              <w:noProof/>
              <w:lang w:val="de-DE" w:eastAsia="de-DE"/>
            </w:rPr>
          </w:pPr>
          <w:ins w:id="2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"_Toc405809986"</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6.1.3</w:t>
            </w:r>
            <w:r>
              <w:rPr>
                <w:rFonts w:asciiTheme="minorHAnsi" w:hAnsiTheme="minorHAnsi"/>
                <w:noProof/>
                <w:lang w:val="de-DE" w:eastAsia="de-DE"/>
              </w:rPr>
              <w:tab/>
            </w:r>
            <w:r w:rsidRPr="00E77023">
              <w:rPr>
                <w:rStyle w:val="Hyperlink"/>
                <w:noProof/>
              </w:rPr>
              <w:t>Fragment Graph Generator Modules</w:t>
            </w:r>
            <w:r>
              <w:rPr>
                <w:noProof/>
                <w:webHidden/>
              </w:rPr>
              <w:tab/>
            </w:r>
            <w:r>
              <w:rPr>
                <w:noProof/>
                <w:webHidden/>
              </w:rPr>
              <w:fldChar w:fldCharType="begin"/>
            </w:r>
            <w:r>
              <w:rPr>
                <w:noProof/>
                <w:webHidden/>
              </w:rPr>
              <w:instrText xml:space="preserve"> PAGEREF _Toc405809986 \h </w:instrText>
            </w:r>
            <w:r>
              <w:rPr>
                <w:noProof/>
                <w:webHidden/>
              </w:rPr>
            </w:r>
          </w:ins>
          <w:r>
            <w:rPr>
              <w:noProof/>
              <w:webHidden/>
            </w:rPr>
            <w:fldChar w:fldCharType="separate"/>
          </w:r>
          <w:ins w:id="248" w:author="Kathrin Eichler" w:date="2014-12-08T17:31:00Z">
            <w:r w:rsidR="000F0841">
              <w:rPr>
                <w:noProof/>
                <w:webHidden/>
              </w:rPr>
              <w:t>53</w:t>
            </w:r>
          </w:ins>
          <w:ins w:id="24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50" w:author="Kathrin Eichler" w:date="2014-12-08T13:50:00Z"/>
              <w:rFonts w:asciiTheme="minorHAnsi" w:eastAsiaTheme="minorEastAsia" w:hAnsiTheme="minorHAnsi" w:cstheme="minorBidi"/>
              <w:noProof/>
              <w:szCs w:val="22"/>
            </w:rPr>
          </w:pPr>
          <w:ins w:id="2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"_Toc405809987"</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6.2</w:t>
            </w:r>
            <w:r>
              <w:rPr>
                <w:rFonts w:asciiTheme="minorHAnsi" w:eastAsiaTheme="minorEastAsia" w:hAnsiTheme="minorHAnsi" w:cstheme="minorBidi"/>
                <w:noProof/>
                <w:szCs w:val="22"/>
              </w:rPr>
              <w:tab/>
            </w:r>
            <w:r w:rsidRPr="00E77023">
              <w:rPr>
                <w:rStyle w:val="Hyperlink"/>
                <w:noProof/>
              </w:rPr>
              <w:t>Implementation of Composition Components</w:t>
            </w:r>
            <w:r>
              <w:rPr>
                <w:noProof/>
                <w:webHidden/>
              </w:rPr>
              <w:tab/>
            </w:r>
            <w:r>
              <w:rPr>
                <w:noProof/>
                <w:webHidden/>
              </w:rPr>
              <w:fldChar w:fldCharType="begin"/>
            </w:r>
            <w:r>
              <w:rPr>
                <w:noProof/>
                <w:webHidden/>
              </w:rPr>
              <w:instrText xml:space="preserve"> PAGEREF _Toc405809987 \h </w:instrText>
            </w:r>
            <w:r>
              <w:rPr>
                <w:noProof/>
                <w:webHidden/>
              </w:rPr>
            </w:r>
          </w:ins>
          <w:r>
            <w:rPr>
              <w:noProof/>
              <w:webHidden/>
            </w:rPr>
            <w:fldChar w:fldCharType="separate"/>
          </w:r>
          <w:ins w:id="252" w:author="Kathrin Eichler" w:date="2014-12-08T17:31:00Z">
            <w:r w:rsidR="000F0841">
              <w:rPr>
                <w:noProof/>
                <w:webHidden/>
              </w:rPr>
              <w:t>54</w:t>
            </w:r>
          </w:ins>
          <w:ins w:id="2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54" w:author="Kathrin Eichler" w:date="2014-12-08T13:50:00Z"/>
              <w:rFonts w:asciiTheme="minorHAnsi" w:hAnsiTheme="minorHAnsi"/>
              <w:noProof/>
              <w:lang w:val="de-DE" w:eastAsia="de-DE"/>
            </w:rPr>
          </w:pPr>
          <w:ins w:id="2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"_Toc405809988"</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6.2.1</w:t>
            </w:r>
            <w:r>
              <w:rPr>
                <w:rFonts w:asciiTheme="minorHAnsi" w:hAnsiTheme="minorHAnsi"/>
                <w:noProof/>
                <w:lang w:val="de-DE" w:eastAsia="de-DE"/>
              </w:rPr>
              <w:tab/>
            </w:r>
            <w:r w:rsidRPr="00E77023">
              <w:rPr>
                <w:rStyle w:val="Hyperlink"/>
                <w:noProof/>
              </w:rPr>
              <w:t>Graph Merger Modules</w:t>
            </w:r>
            <w:r>
              <w:rPr>
                <w:noProof/>
                <w:webHidden/>
              </w:rPr>
              <w:tab/>
            </w:r>
            <w:r>
              <w:rPr>
                <w:noProof/>
                <w:webHidden/>
              </w:rPr>
              <w:fldChar w:fldCharType="begin"/>
            </w:r>
            <w:r>
              <w:rPr>
                <w:noProof/>
                <w:webHidden/>
              </w:rPr>
              <w:instrText xml:space="preserve"> PAGEREF _Toc405809988 \h </w:instrText>
            </w:r>
            <w:r>
              <w:rPr>
                <w:noProof/>
                <w:webHidden/>
              </w:rPr>
            </w:r>
          </w:ins>
          <w:r>
            <w:rPr>
              <w:noProof/>
              <w:webHidden/>
            </w:rPr>
            <w:fldChar w:fldCharType="separate"/>
          </w:r>
          <w:ins w:id="256" w:author="Kathrin Eichler" w:date="2014-12-08T17:31:00Z">
            <w:r w:rsidR="000F0841">
              <w:rPr>
                <w:noProof/>
                <w:webHidden/>
              </w:rPr>
              <w:t>54</w:t>
            </w:r>
          </w:ins>
          <w:ins w:id="2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58" w:author="Kathrin Eichler" w:date="2014-12-08T13:50:00Z"/>
              <w:rFonts w:asciiTheme="minorHAnsi" w:hAnsiTheme="minorHAnsi"/>
              <w:noProof/>
              <w:lang w:val="de-DE" w:eastAsia="de-DE"/>
            </w:rPr>
          </w:pPr>
          <w:ins w:id="2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"_Toc405809989"</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6.2.2</w:t>
            </w:r>
            <w:r>
              <w:rPr>
                <w:rFonts w:asciiTheme="minorHAnsi" w:hAnsiTheme="minorHAnsi"/>
                <w:noProof/>
                <w:lang w:val="de-DE" w:eastAsia="de-DE"/>
              </w:rPr>
              <w:tab/>
            </w:r>
            <w:r w:rsidRPr="00E77023">
              <w:rPr>
                <w:rStyle w:val="Hyperlink"/>
                <w:noProof/>
              </w:rPr>
              <w:t>Graph Optimizer Modules</w:t>
            </w:r>
            <w:r>
              <w:rPr>
                <w:noProof/>
                <w:webHidden/>
              </w:rPr>
              <w:tab/>
            </w:r>
            <w:r>
              <w:rPr>
                <w:noProof/>
                <w:webHidden/>
              </w:rPr>
              <w:fldChar w:fldCharType="begin"/>
            </w:r>
            <w:r>
              <w:rPr>
                <w:noProof/>
                <w:webHidden/>
              </w:rPr>
              <w:instrText xml:space="preserve"> PAGEREF _Toc405809989 \h </w:instrText>
            </w:r>
            <w:r>
              <w:rPr>
                <w:noProof/>
                <w:webHidden/>
              </w:rPr>
            </w:r>
          </w:ins>
          <w:r>
            <w:rPr>
              <w:noProof/>
              <w:webHidden/>
            </w:rPr>
            <w:fldChar w:fldCharType="separate"/>
          </w:r>
          <w:ins w:id="260" w:author="Kathrin Eichler" w:date="2014-12-08T17:31:00Z">
            <w:r w:rsidR="000F0841">
              <w:rPr>
                <w:noProof/>
                <w:webHidden/>
              </w:rPr>
              <w:t>56</w:t>
            </w:r>
          </w:ins>
          <w:ins w:id="2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62" w:author="Kathrin Eichler" w:date="2014-12-08T13:50:00Z"/>
              <w:rFonts w:asciiTheme="minorHAnsi" w:hAnsiTheme="minorHAnsi"/>
              <w:noProof/>
              <w:lang w:val="de-DE" w:eastAsia="de-DE"/>
            </w:rPr>
          </w:pPr>
          <w:ins w:id="26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"_Toc405809990"</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6.2.3</w:t>
            </w:r>
            <w:r>
              <w:rPr>
                <w:rFonts w:asciiTheme="minorHAnsi" w:hAnsiTheme="minorHAnsi"/>
                <w:noProof/>
                <w:lang w:val="de-DE" w:eastAsia="de-DE"/>
              </w:rPr>
              <w:tab/>
            </w:r>
            <w:r w:rsidRPr="00E77023">
              <w:rPr>
                <w:rStyle w:val="Hyperlink"/>
                <w:noProof/>
              </w:rPr>
              <w:t>Confidence Calculator modules</w:t>
            </w:r>
            <w:r>
              <w:rPr>
                <w:noProof/>
                <w:webHidden/>
              </w:rPr>
              <w:tab/>
            </w:r>
            <w:r>
              <w:rPr>
                <w:noProof/>
                <w:webHidden/>
              </w:rPr>
              <w:fldChar w:fldCharType="begin"/>
            </w:r>
            <w:r>
              <w:rPr>
                <w:noProof/>
                <w:webHidden/>
              </w:rPr>
              <w:instrText xml:space="preserve"> PAGEREF _Toc405809990 \h </w:instrText>
            </w:r>
            <w:r>
              <w:rPr>
                <w:noProof/>
                <w:webHidden/>
              </w:rPr>
            </w:r>
          </w:ins>
          <w:r>
            <w:rPr>
              <w:noProof/>
              <w:webHidden/>
            </w:rPr>
            <w:fldChar w:fldCharType="separate"/>
          </w:r>
          <w:ins w:id="264" w:author="Kathrin Eichler" w:date="2014-12-08T17:31:00Z">
            <w:r w:rsidR="000F0841">
              <w:rPr>
                <w:noProof/>
                <w:webHidden/>
              </w:rPr>
              <w:t>56</w:t>
            </w:r>
          </w:ins>
          <w:ins w:id="26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66" w:author="Kathrin Eichler" w:date="2014-12-08T13:50:00Z"/>
              <w:rFonts w:asciiTheme="minorHAnsi" w:hAnsiTheme="minorHAnsi"/>
              <w:noProof/>
              <w:lang w:val="de-DE" w:eastAsia="de-DE"/>
            </w:rPr>
          </w:pPr>
          <w:ins w:id="2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"_Toc405809991"</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6.2.4</w:t>
            </w:r>
            <w:r>
              <w:rPr>
                <w:rFonts w:asciiTheme="minorHAnsi" w:hAnsiTheme="minorHAnsi"/>
                <w:noProof/>
                <w:lang w:val="de-DE" w:eastAsia="de-DE"/>
              </w:rPr>
              <w:tab/>
            </w:r>
            <w:r w:rsidRPr="00E77023">
              <w:rPr>
                <w:rStyle w:val="Hyperlink"/>
                <w:noProof/>
              </w:rPr>
              <w:t>Node Matcher modules</w:t>
            </w:r>
            <w:r>
              <w:rPr>
                <w:noProof/>
                <w:webHidden/>
              </w:rPr>
              <w:tab/>
            </w:r>
            <w:r>
              <w:rPr>
                <w:noProof/>
                <w:webHidden/>
              </w:rPr>
              <w:fldChar w:fldCharType="begin"/>
            </w:r>
            <w:r>
              <w:rPr>
                <w:noProof/>
                <w:webHidden/>
              </w:rPr>
              <w:instrText xml:space="preserve"> PAGEREF _Toc405809991 \h </w:instrText>
            </w:r>
            <w:r>
              <w:rPr>
                <w:noProof/>
                <w:webHidden/>
              </w:rPr>
            </w:r>
          </w:ins>
          <w:r>
            <w:rPr>
              <w:noProof/>
              <w:webHidden/>
            </w:rPr>
            <w:fldChar w:fldCharType="separate"/>
          </w:r>
          <w:ins w:id="268" w:author="Kathrin Eichler" w:date="2014-12-08T17:31:00Z">
            <w:r w:rsidR="000F0841">
              <w:rPr>
                <w:noProof/>
                <w:webHidden/>
              </w:rPr>
              <w:t>57</w:t>
            </w:r>
          </w:ins>
          <w:ins w:id="26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70" w:author="Kathrin Eichler" w:date="2014-12-08T13:50:00Z"/>
              <w:rFonts w:asciiTheme="minorHAnsi" w:hAnsiTheme="minorHAnsi"/>
              <w:noProof/>
              <w:lang w:val="de-DE" w:eastAsia="de-DE"/>
            </w:rPr>
          </w:pPr>
          <w:ins w:id="2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6.2.5</w:t>
            </w:r>
            <w:r>
              <w:rPr>
                <w:rFonts w:asciiTheme="minorHAnsi" w:hAnsiTheme="minorHAnsi"/>
                <w:noProof/>
                <w:lang w:val="de-DE" w:eastAsia="de-DE"/>
              </w:rPr>
              <w:tab/>
            </w:r>
            <w:r w:rsidRPr="00E77023">
              <w:rPr>
                <w:rStyle w:val="Hyperlink"/>
                <w:noProof/>
              </w:rPr>
              <w:t>Category Annotator Modules</w:t>
            </w:r>
            <w:r>
              <w:rPr>
                <w:noProof/>
                <w:webHidden/>
              </w:rPr>
              <w:tab/>
            </w:r>
            <w:r>
              <w:rPr>
                <w:noProof/>
                <w:webHidden/>
              </w:rPr>
              <w:fldChar w:fldCharType="begin"/>
            </w:r>
            <w:r>
              <w:rPr>
                <w:noProof/>
                <w:webHidden/>
              </w:rPr>
              <w:instrText xml:space="preserve"> PAGEREF _Toc405809992 \h </w:instrText>
            </w:r>
            <w:r>
              <w:rPr>
                <w:noProof/>
                <w:webHidden/>
              </w:rPr>
            </w:r>
          </w:ins>
          <w:r>
            <w:rPr>
              <w:noProof/>
              <w:webHidden/>
            </w:rPr>
            <w:fldChar w:fldCharType="separate"/>
          </w:r>
          <w:ins w:id="272" w:author="Kathrin Eichler" w:date="2014-12-08T17:31:00Z">
            <w:r w:rsidR="000F0841">
              <w:rPr>
                <w:noProof/>
                <w:webHidden/>
              </w:rPr>
              <w:t>58</w:t>
            </w:r>
          </w:ins>
          <w:ins w:id="27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74" w:author="Kathrin Eichler" w:date="2014-12-08T13:50:00Z"/>
              <w:rFonts w:asciiTheme="minorHAnsi" w:eastAsiaTheme="minorEastAsia" w:hAnsiTheme="minorHAnsi" w:cstheme="minorBidi"/>
              <w:noProof/>
              <w:szCs w:val="22"/>
            </w:rPr>
          </w:pPr>
          <w:ins w:id="2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6.3</w:t>
            </w:r>
            <w:r>
              <w:rPr>
                <w:rFonts w:asciiTheme="minorHAnsi" w:eastAsiaTheme="minorEastAsia" w:hAnsiTheme="minorHAnsi" w:cstheme="minorBidi"/>
                <w:noProof/>
                <w:szCs w:val="22"/>
              </w:rPr>
              <w:tab/>
            </w:r>
            <w:r w:rsidRPr="00E77023">
              <w:rPr>
                <w:rStyle w:val="Hyperlink"/>
                <w:noProof/>
              </w:rPr>
              <w:t>Implementation of Top Levels</w:t>
            </w:r>
            <w:r>
              <w:rPr>
                <w:noProof/>
                <w:webHidden/>
              </w:rPr>
              <w:tab/>
            </w:r>
            <w:r>
              <w:rPr>
                <w:noProof/>
                <w:webHidden/>
              </w:rPr>
              <w:fldChar w:fldCharType="begin"/>
            </w:r>
            <w:r>
              <w:rPr>
                <w:noProof/>
                <w:webHidden/>
              </w:rPr>
              <w:instrText xml:space="preserve"> PAGEREF _Toc405809993 \h </w:instrText>
            </w:r>
            <w:r>
              <w:rPr>
                <w:noProof/>
                <w:webHidden/>
              </w:rPr>
            </w:r>
          </w:ins>
          <w:r>
            <w:rPr>
              <w:noProof/>
              <w:webHidden/>
            </w:rPr>
            <w:fldChar w:fldCharType="separate"/>
          </w:r>
          <w:ins w:id="276" w:author="Kathrin Eichler" w:date="2014-12-08T17:31:00Z">
            <w:r w:rsidR="000F0841">
              <w:rPr>
                <w:noProof/>
                <w:webHidden/>
              </w:rPr>
              <w:t>59</w:t>
            </w:r>
          </w:ins>
          <w:ins w:id="27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78" w:author="Kathrin Eichler" w:date="2014-12-08T13:50:00Z"/>
              <w:rFonts w:asciiTheme="minorHAnsi" w:hAnsiTheme="minorHAnsi"/>
              <w:noProof/>
              <w:lang w:val="de-DE" w:eastAsia="de-DE"/>
            </w:rPr>
          </w:pPr>
          <w:ins w:id="2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"_Toc405809994"</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6.3.1</w:t>
            </w:r>
            <w:r>
              <w:rPr>
                <w:rFonts w:asciiTheme="minorHAnsi" w:hAnsiTheme="minorHAnsi"/>
                <w:noProof/>
                <w:lang w:val="de-DE" w:eastAsia="de-DE"/>
              </w:rPr>
              <w:tab/>
            </w:r>
            <w:r w:rsidRPr="00E77023">
              <w:rPr>
                <w:rStyle w:val="Hyperlink"/>
                <w:noProof/>
              </w:rPr>
              <w:t>Use Case 1: class UseCaseOneRunnerPrototype (eu.excitementproject.tl.toplevel.usecaseonerunner)</w:t>
            </w:r>
            <w:r>
              <w:rPr>
                <w:noProof/>
                <w:webHidden/>
              </w:rPr>
              <w:tab/>
            </w:r>
            <w:r>
              <w:rPr>
                <w:noProof/>
                <w:webHidden/>
              </w:rPr>
              <w:fldChar w:fldCharType="begin"/>
            </w:r>
            <w:r>
              <w:rPr>
                <w:noProof/>
                <w:webHidden/>
              </w:rPr>
              <w:instrText xml:space="preserve"> PAGEREF _Toc405809994 \h </w:instrText>
            </w:r>
            <w:r>
              <w:rPr>
                <w:noProof/>
                <w:webHidden/>
              </w:rPr>
            </w:r>
          </w:ins>
          <w:r>
            <w:rPr>
              <w:noProof/>
              <w:webHidden/>
            </w:rPr>
            <w:fldChar w:fldCharType="separate"/>
          </w:r>
          <w:ins w:id="280" w:author="Kathrin Eichler" w:date="2014-12-08T17:31:00Z">
            <w:r w:rsidR="000F0841">
              <w:rPr>
                <w:noProof/>
                <w:webHidden/>
              </w:rPr>
              <w:t>59</w:t>
            </w:r>
          </w:ins>
          <w:ins w:id="2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82" w:author="Kathrin Eichler" w:date="2014-12-08T13:50:00Z"/>
              <w:rFonts w:asciiTheme="minorHAnsi" w:hAnsiTheme="minorHAnsi"/>
              <w:noProof/>
              <w:lang w:val="de-DE" w:eastAsia="de-DE"/>
            </w:rPr>
          </w:pPr>
          <w:ins w:id="283" w:author="Kathrin Eichler" w:date="2014-12-08T13:50:00Z">
            <w:r w:rsidRPr="00E77023">
              <w:rPr>
                <w:rStyle w:val="Hyperlink"/>
                <w:noProof/>
              </w:rPr>
              <w:lastRenderedPageBreak/>
              <w:fldChar w:fldCharType="begin"/>
            </w:r>
            <w:r w:rsidRPr="00E77023">
              <w:rPr>
                <w:rStyle w:val="Hyperlink"/>
                <w:noProof/>
              </w:rPr>
              <w:instrText xml:space="preserve"> </w:instrText>
            </w:r>
            <w:r>
              <w:rPr>
                <w:noProof/>
              </w:rPr>
              <w:instrText>HYPERLINK \l "_Toc405809995"</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6.3.2</w:t>
            </w:r>
            <w:r>
              <w:rPr>
                <w:rFonts w:asciiTheme="minorHAnsi" w:hAnsiTheme="minorHAnsi"/>
                <w:noProof/>
                <w:lang w:val="de-DE" w:eastAsia="de-DE"/>
              </w:rPr>
              <w:tab/>
            </w:r>
            <w:r w:rsidRPr="00E77023">
              <w:rPr>
                <w:rStyle w:val="Hyperlink"/>
                <w:noProof/>
              </w:rPr>
              <w:t>Use Case 2: class UseCaseTwoRunnerPrototype  (eu.excitementproject.tl.toplevel.usecaseonerunner)</w:t>
            </w:r>
            <w:r>
              <w:rPr>
                <w:noProof/>
                <w:webHidden/>
              </w:rPr>
              <w:tab/>
            </w:r>
            <w:r>
              <w:rPr>
                <w:noProof/>
                <w:webHidden/>
              </w:rPr>
              <w:fldChar w:fldCharType="begin"/>
            </w:r>
            <w:r>
              <w:rPr>
                <w:noProof/>
                <w:webHidden/>
              </w:rPr>
              <w:instrText xml:space="preserve"> PAGEREF _Toc405809995 \h </w:instrText>
            </w:r>
            <w:r>
              <w:rPr>
                <w:noProof/>
                <w:webHidden/>
              </w:rPr>
            </w:r>
          </w:ins>
          <w:r>
            <w:rPr>
              <w:noProof/>
              <w:webHidden/>
            </w:rPr>
            <w:fldChar w:fldCharType="separate"/>
          </w:r>
          <w:ins w:id="284" w:author="Kathrin Eichler" w:date="2014-12-08T17:31:00Z">
            <w:r w:rsidR="000F0841">
              <w:rPr>
                <w:noProof/>
                <w:webHidden/>
              </w:rPr>
              <w:t>60</w:t>
            </w:r>
          </w:ins>
          <w:ins w:id="28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86" w:author="Kathrin Eichler" w:date="2014-12-08T13:50:00Z"/>
              <w:rFonts w:asciiTheme="minorHAnsi" w:eastAsiaTheme="minorEastAsia" w:hAnsiTheme="minorHAnsi" w:cstheme="minorBidi"/>
              <w:noProof/>
              <w:szCs w:val="22"/>
            </w:rPr>
          </w:pPr>
          <w:ins w:id="2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"_Toc405809996"</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6.4</w:t>
            </w:r>
            <w:r>
              <w:rPr>
                <w:rFonts w:asciiTheme="minorHAnsi" w:eastAsiaTheme="minorEastAsia" w:hAnsiTheme="minorHAnsi" w:cstheme="minorBidi"/>
                <w:noProof/>
                <w:szCs w:val="22"/>
              </w:rPr>
              <w:tab/>
            </w:r>
            <w:r w:rsidRPr="00E77023">
              <w:rPr>
                <w:rStyle w:val="Hyperlink"/>
                <w:noProof/>
              </w:rPr>
              <w:t>Implementation of Data Readers, and Other Utilities</w:t>
            </w:r>
            <w:r>
              <w:rPr>
                <w:noProof/>
                <w:webHidden/>
              </w:rPr>
              <w:tab/>
            </w:r>
            <w:r>
              <w:rPr>
                <w:noProof/>
                <w:webHidden/>
              </w:rPr>
              <w:fldChar w:fldCharType="begin"/>
            </w:r>
            <w:r>
              <w:rPr>
                <w:noProof/>
                <w:webHidden/>
              </w:rPr>
              <w:instrText xml:space="preserve"> PAGEREF _Toc405809996 \h </w:instrText>
            </w:r>
            <w:r>
              <w:rPr>
                <w:noProof/>
                <w:webHidden/>
              </w:rPr>
            </w:r>
          </w:ins>
          <w:r>
            <w:rPr>
              <w:noProof/>
              <w:webHidden/>
            </w:rPr>
            <w:fldChar w:fldCharType="separate"/>
          </w:r>
          <w:ins w:id="288" w:author="Kathrin Eichler" w:date="2014-12-08T17:31:00Z">
            <w:r w:rsidR="000F0841">
              <w:rPr>
                <w:noProof/>
                <w:webHidden/>
              </w:rPr>
              <w:t>61</w:t>
            </w:r>
          </w:ins>
          <w:ins w:id="28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90" w:author="Kathrin Eichler" w:date="2014-12-08T13:50:00Z"/>
              <w:rFonts w:asciiTheme="minorHAnsi" w:hAnsiTheme="minorHAnsi"/>
              <w:noProof/>
              <w:lang w:val="de-DE" w:eastAsia="de-DE"/>
            </w:rPr>
          </w:pPr>
          <w:ins w:id="2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"_Toc405809997"</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6.4.1</w:t>
            </w:r>
            <w:r>
              <w:rPr>
                <w:rFonts w:asciiTheme="minorHAnsi" w:hAnsiTheme="minorHAnsi"/>
                <w:noProof/>
                <w:lang w:val="de-DE" w:eastAsia="de-DE"/>
              </w:rPr>
              <w:tab/>
            </w:r>
            <w:r w:rsidRPr="00E77023">
              <w:rPr>
                <w:rStyle w:val="Hyperlink"/>
                <w:noProof/>
              </w:rPr>
              <w:t>class CASUtils (eu.excitementproject.tl.laputils)</w:t>
            </w:r>
            <w:r>
              <w:rPr>
                <w:noProof/>
                <w:webHidden/>
              </w:rPr>
              <w:tab/>
            </w:r>
            <w:r>
              <w:rPr>
                <w:noProof/>
                <w:webHidden/>
              </w:rPr>
              <w:fldChar w:fldCharType="begin"/>
            </w:r>
            <w:r>
              <w:rPr>
                <w:noProof/>
                <w:webHidden/>
              </w:rPr>
              <w:instrText xml:space="preserve"> PAGEREF _Toc405809997 \h </w:instrText>
            </w:r>
            <w:r>
              <w:rPr>
                <w:noProof/>
                <w:webHidden/>
              </w:rPr>
            </w:r>
          </w:ins>
          <w:r>
            <w:rPr>
              <w:noProof/>
              <w:webHidden/>
            </w:rPr>
            <w:fldChar w:fldCharType="separate"/>
          </w:r>
          <w:ins w:id="292" w:author="Kathrin Eichler" w:date="2014-12-08T17:31:00Z">
            <w:r w:rsidR="000F0841">
              <w:rPr>
                <w:noProof/>
                <w:webHidden/>
              </w:rPr>
              <w:t>61</w:t>
            </w:r>
          </w:ins>
          <w:ins w:id="29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94" w:author="Kathrin Eichler" w:date="2014-12-08T13:50:00Z"/>
              <w:rFonts w:asciiTheme="minorHAnsi" w:hAnsiTheme="minorHAnsi"/>
              <w:noProof/>
              <w:lang w:val="de-DE" w:eastAsia="de-DE"/>
            </w:rPr>
          </w:pPr>
          <w:ins w:id="2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"_Toc405809998"</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6.4.2</w:t>
            </w:r>
            <w:r>
              <w:rPr>
                <w:rFonts w:asciiTheme="minorHAnsi" w:hAnsiTheme="minorHAnsi"/>
                <w:noProof/>
                <w:lang w:val="de-DE" w:eastAsia="de-DE"/>
              </w:rPr>
              <w:tab/>
            </w:r>
            <w:r w:rsidRPr="00E77023">
              <w:rPr>
                <w:rStyle w:val="Hyperlink"/>
                <w:noProof/>
              </w:rPr>
              <w:t>class InteractionReader (eu.excitementproject.tl.laputils)</w:t>
            </w:r>
            <w:r>
              <w:rPr>
                <w:noProof/>
                <w:webHidden/>
              </w:rPr>
              <w:tab/>
            </w:r>
            <w:r>
              <w:rPr>
                <w:noProof/>
                <w:webHidden/>
              </w:rPr>
              <w:fldChar w:fldCharType="begin"/>
            </w:r>
            <w:r>
              <w:rPr>
                <w:noProof/>
                <w:webHidden/>
              </w:rPr>
              <w:instrText xml:space="preserve"> PAGEREF _Toc405809998 \h </w:instrText>
            </w:r>
            <w:r>
              <w:rPr>
                <w:noProof/>
                <w:webHidden/>
              </w:rPr>
            </w:r>
          </w:ins>
          <w:r>
            <w:rPr>
              <w:noProof/>
              <w:webHidden/>
            </w:rPr>
            <w:fldChar w:fldCharType="separate"/>
          </w:r>
          <w:ins w:id="296" w:author="Kathrin Eichler" w:date="2014-12-08T17:31:00Z">
            <w:r w:rsidR="000F0841">
              <w:rPr>
                <w:noProof/>
                <w:webHidden/>
              </w:rPr>
              <w:t>61</w:t>
            </w:r>
          </w:ins>
          <w:ins w:id="297"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298" w:author="Kathrin Eichler" w:date="2014-12-08T13:50:00Z"/>
              <w:rFonts w:asciiTheme="minorHAnsi" w:eastAsiaTheme="minorEastAsia" w:hAnsiTheme="minorHAnsi" w:cstheme="minorBidi"/>
              <w:noProof/>
              <w:szCs w:val="22"/>
            </w:rPr>
          </w:pPr>
          <w:ins w:id="2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"_Toc405809999"</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bidi="he-IL"/>
              </w:rPr>
              <w:t>7.</w:t>
            </w:r>
            <w:r>
              <w:rPr>
                <w:rFonts w:asciiTheme="minorHAnsi" w:eastAsiaTheme="minorEastAsia" w:hAnsiTheme="minorHAnsi" w:cstheme="minorBidi"/>
                <w:noProof/>
                <w:szCs w:val="22"/>
              </w:rPr>
              <w:tab/>
            </w:r>
            <w:r w:rsidRPr="00E77023">
              <w:rPr>
                <w:rStyle w:val="Hyperlink"/>
                <w:noProof/>
                <w:lang w:bidi="he-IL"/>
              </w:rPr>
              <w:t>Evaluation</w:t>
            </w:r>
            <w:r>
              <w:rPr>
                <w:noProof/>
                <w:webHidden/>
              </w:rPr>
              <w:tab/>
            </w:r>
            <w:r>
              <w:rPr>
                <w:noProof/>
                <w:webHidden/>
              </w:rPr>
              <w:fldChar w:fldCharType="begin"/>
            </w:r>
            <w:r>
              <w:rPr>
                <w:noProof/>
                <w:webHidden/>
              </w:rPr>
              <w:instrText xml:space="preserve"> PAGEREF _Toc405809999 \h </w:instrText>
            </w:r>
            <w:r>
              <w:rPr>
                <w:noProof/>
                <w:webHidden/>
              </w:rPr>
            </w:r>
          </w:ins>
          <w:r>
            <w:rPr>
              <w:noProof/>
              <w:webHidden/>
            </w:rPr>
            <w:fldChar w:fldCharType="separate"/>
          </w:r>
          <w:ins w:id="300" w:author="Kathrin Eichler" w:date="2014-12-08T17:31:00Z">
            <w:r w:rsidR="000F0841">
              <w:rPr>
                <w:noProof/>
                <w:webHidden/>
              </w:rPr>
              <w:t>63</w:t>
            </w:r>
          </w:ins>
          <w:ins w:id="301"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02" w:author="Kathrin Eichler" w:date="2014-12-08T13:50:00Z"/>
              <w:rFonts w:asciiTheme="minorHAnsi" w:eastAsiaTheme="minorEastAsia" w:hAnsiTheme="minorHAnsi" w:cstheme="minorBidi"/>
              <w:noProof/>
              <w:szCs w:val="22"/>
            </w:rPr>
          </w:pPr>
          <w:ins w:id="3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"_Toc405810000"</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7.1</w:t>
            </w:r>
            <w:r>
              <w:rPr>
                <w:rFonts w:asciiTheme="minorHAnsi" w:eastAsiaTheme="minorEastAsia" w:hAnsiTheme="minorHAnsi" w:cstheme="minorBidi"/>
                <w:noProof/>
                <w:szCs w:val="22"/>
              </w:rPr>
              <w:tab/>
            </w:r>
            <w:r w:rsidRPr="00E77023">
              <w:rPr>
                <w:rStyle w:val="Hyperlink"/>
                <w:noProof/>
              </w:rPr>
              <w:t>Data revision</w:t>
            </w:r>
            <w:r>
              <w:rPr>
                <w:noProof/>
                <w:webHidden/>
              </w:rPr>
              <w:tab/>
            </w:r>
            <w:r>
              <w:rPr>
                <w:noProof/>
                <w:webHidden/>
              </w:rPr>
              <w:fldChar w:fldCharType="begin"/>
            </w:r>
            <w:r>
              <w:rPr>
                <w:noProof/>
                <w:webHidden/>
              </w:rPr>
              <w:instrText xml:space="preserve"> PAGEREF _Toc405810000 \h </w:instrText>
            </w:r>
            <w:r>
              <w:rPr>
                <w:noProof/>
                <w:webHidden/>
              </w:rPr>
            </w:r>
          </w:ins>
          <w:r>
            <w:rPr>
              <w:noProof/>
              <w:webHidden/>
            </w:rPr>
            <w:fldChar w:fldCharType="separate"/>
          </w:r>
          <w:ins w:id="304" w:author="Kathrin Eichler" w:date="2014-12-08T17:31:00Z">
            <w:r w:rsidR="000F0841">
              <w:rPr>
                <w:noProof/>
                <w:webHidden/>
              </w:rPr>
              <w:t>63</w:t>
            </w:r>
          </w:ins>
          <w:ins w:id="30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06" w:author="Kathrin Eichler" w:date="2014-12-08T13:50:00Z"/>
              <w:rFonts w:asciiTheme="minorHAnsi" w:hAnsiTheme="minorHAnsi"/>
              <w:noProof/>
              <w:lang w:val="de-DE" w:eastAsia="de-DE"/>
            </w:rPr>
          </w:pPr>
          <w:ins w:id="3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"_Toc405810001"</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7.1.1</w:t>
            </w:r>
            <w:r>
              <w:rPr>
                <w:rFonts w:asciiTheme="minorHAnsi" w:hAnsiTheme="minorHAnsi"/>
                <w:noProof/>
                <w:lang w:val="de-DE" w:eastAsia="de-DE"/>
              </w:rPr>
              <w:tab/>
            </w:r>
            <w:r w:rsidRPr="00E77023">
              <w:rPr>
                <w:rStyle w:val="Hyperlink"/>
                <w:noProof/>
                <w:lang w:bidi="he-IL"/>
              </w:rPr>
              <w:t>Use case 1 data</w:t>
            </w:r>
            <w:r>
              <w:rPr>
                <w:noProof/>
                <w:webHidden/>
              </w:rPr>
              <w:tab/>
            </w:r>
            <w:r>
              <w:rPr>
                <w:noProof/>
                <w:webHidden/>
              </w:rPr>
              <w:fldChar w:fldCharType="begin"/>
            </w:r>
            <w:r>
              <w:rPr>
                <w:noProof/>
                <w:webHidden/>
              </w:rPr>
              <w:instrText xml:space="preserve"> PAGEREF _Toc405810001 \h </w:instrText>
            </w:r>
            <w:r>
              <w:rPr>
                <w:noProof/>
                <w:webHidden/>
              </w:rPr>
            </w:r>
          </w:ins>
          <w:r>
            <w:rPr>
              <w:noProof/>
              <w:webHidden/>
            </w:rPr>
            <w:fldChar w:fldCharType="separate"/>
          </w:r>
          <w:ins w:id="308" w:author="Kathrin Eichler" w:date="2014-12-08T17:31:00Z">
            <w:r w:rsidR="000F0841">
              <w:rPr>
                <w:noProof/>
                <w:webHidden/>
              </w:rPr>
              <w:t>63</w:t>
            </w:r>
          </w:ins>
          <w:ins w:id="30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10" w:author="Kathrin Eichler" w:date="2014-12-08T13:50:00Z"/>
              <w:rFonts w:asciiTheme="minorHAnsi" w:hAnsiTheme="minorHAnsi"/>
              <w:noProof/>
              <w:lang w:val="de-DE" w:eastAsia="de-DE"/>
            </w:rPr>
          </w:pPr>
          <w:ins w:id="3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7.1.2</w:t>
            </w:r>
            <w:r>
              <w:rPr>
                <w:rFonts w:asciiTheme="minorHAnsi" w:hAnsiTheme="minorHAnsi"/>
                <w:noProof/>
                <w:lang w:val="de-DE" w:eastAsia="de-DE"/>
              </w:rPr>
              <w:tab/>
            </w:r>
            <w:r w:rsidRPr="00E77023">
              <w:rPr>
                <w:rStyle w:val="Hyperlink"/>
                <w:noProof/>
                <w:lang w:bidi="he-IL"/>
              </w:rPr>
              <w:t>Public German OMQ email dataset (Use case 2)</w:t>
            </w:r>
            <w:r>
              <w:rPr>
                <w:noProof/>
                <w:webHidden/>
              </w:rPr>
              <w:tab/>
            </w:r>
            <w:r>
              <w:rPr>
                <w:noProof/>
                <w:webHidden/>
              </w:rPr>
              <w:fldChar w:fldCharType="begin"/>
            </w:r>
            <w:r>
              <w:rPr>
                <w:noProof/>
                <w:webHidden/>
              </w:rPr>
              <w:instrText xml:space="preserve"> PAGEREF _Toc405810002 \h </w:instrText>
            </w:r>
            <w:r>
              <w:rPr>
                <w:noProof/>
                <w:webHidden/>
              </w:rPr>
            </w:r>
          </w:ins>
          <w:r>
            <w:rPr>
              <w:noProof/>
              <w:webHidden/>
            </w:rPr>
            <w:fldChar w:fldCharType="separate"/>
          </w:r>
          <w:ins w:id="312" w:author="Kathrin Eichler" w:date="2014-12-08T17:31:00Z">
            <w:r w:rsidR="000F0841">
              <w:rPr>
                <w:noProof/>
                <w:webHidden/>
              </w:rPr>
              <w:t>63</w:t>
            </w:r>
          </w:ins>
          <w:ins w:id="31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14" w:author="Kathrin Eichler" w:date="2014-12-08T13:50:00Z"/>
              <w:rFonts w:asciiTheme="minorHAnsi" w:hAnsiTheme="minorHAnsi"/>
              <w:noProof/>
              <w:lang w:val="de-DE" w:eastAsia="de-DE"/>
            </w:rPr>
          </w:pPr>
          <w:ins w:id="3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7.1.3</w:t>
            </w:r>
            <w:r>
              <w:rPr>
                <w:rFonts w:asciiTheme="minorHAnsi" w:hAnsiTheme="minorHAnsi"/>
                <w:noProof/>
                <w:lang w:val="de-DE" w:eastAsia="de-DE"/>
              </w:rPr>
              <w:tab/>
            </w:r>
            <w:r w:rsidRPr="00E77023">
              <w:rPr>
                <w:rStyle w:val="Hyperlink"/>
                <w:noProof/>
              </w:rPr>
              <w:t>New statistics</w:t>
            </w:r>
            <w:r>
              <w:rPr>
                <w:noProof/>
                <w:webHidden/>
              </w:rPr>
              <w:tab/>
            </w:r>
            <w:r>
              <w:rPr>
                <w:noProof/>
                <w:webHidden/>
              </w:rPr>
              <w:fldChar w:fldCharType="begin"/>
            </w:r>
            <w:r>
              <w:rPr>
                <w:noProof/>
                <w:webHidden/>
              </w:rPr>
              <w:instrText xml:space="preserve"> PAGEREF _Toc405810003 \h </w:instrText>
            </w:r>
            <w:r>
              <w:rPr>
                <w:noProof/>
                <w:webHidden/>
              </w:rPr>
            </w:r>
          </w:ins>
          <w:r>
            <w:rPr>
              <w:noProof/>
              <w:webHidden/>
            </w:rPr>
            <w:fldChar w:fldCharType="separate"/>
          </w:r>
          <w:ins w:id="316" w:author="Kathrin Eichler" w:date="2014-12-08T17:31:00Z">
            <w:r w:rsidR="000F0841">
              <w:rPr>
                <w:noProof/>
                <w:webHidden/>
              </w:rPr>
              <w:t>65</w:t>
            </w:r>
          </w:ins>
          <w:ins w:id="31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18" w:author="Kathrin Eichler" w:date="2014-12-08T13:50:00Z"/>
              <w:rFonts w:asciiTheme="minorHAnsi" w:eastAsiaTheme="minorEastAsia" w:hAnsiTheme="minorHAnsi" w:cstheme="minorBidi"/>
              <w:noProof/>
              <w:szCs w:val="22"/>
            </w:rPr>
          </w:pPr>
          <w:ins w:id="3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"_Toc405810004"</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7.2</w:t>
            </w:r>
            <w:r>
              <w:rPr>
                <w:rFonts w:asciiTheme="minorHAnsi" w:eastAsiaTheme="minorEastAsia" w:hAnsiTheme="minorHAnsi" w:cstheme="minorBidi"/>
                <w:noProof/>
                <w:szCs w:val="22"/>
              </w:rPr>
              <w:tab/>
            </w:r>
            <w:r w:rsidRPr="00E77023">
              <w:rPr>
                <w:rStyle w:val="Hyperlink"/>
                <w:noProof/>
                <w:lang w:bidi="he-IL"/>
              </w:rPr>
              <w:t>Evaluation of EDA configurations [Vivi]</w:t>
            </w:r>
            <w:r>
              <w:rPr>
                <w:noProof/>
                <w:webHidden/>
              </w:rPr>
              <w:tab/>
            </w:r>
            <w:r>
              <w:rPr>
                <w:noProof/>
                <w:webHidden/>
              </w:rPr>
              <w:fldChar w:fldCharType="begin"/>
            </w:r>
            <w:r>
              <w:rPr>
                <w:noProof/>
                <w:webHidden/>
              </w:rPr>
              <w:instrText xml:space="preserve"> PAGEREF _Toc405810004 \h </w:instrText>
            </w:r>
            <w:r>
              <w:rPr>
                <w:noProof/>
                <w:webHidden/>
              </w:rPr>
            </w:r>
          </w:ins>
          <w:r>
            <w:rPr>
              <w:noProof/>
              <w:webHidden/>
            </w:rPr>
            <w:fldChar w:fldCharType="separate"/>
          </w:r>
          <w:ins w:id="320" w:author="Kathrin Eichler" w:date="2014-12-08T17:31:00Z">
            <w:r w:rsidR="000F0841">
              <w:rPr>
                <w:noProof/>
                <w:webHidden/>
              </w:rPr>
              <w:t>65</w:t>
            </w:r>
          </w:ins>
          <w:ins w:id="321"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22" w:author="Kathrin Eichler" w:date="2014-12-08T13:50:00Z"/>
              <w:rFonts w:asciiTheme="minorHAnsi" w:eastAsiaTheme="minorEastAsia" w:hAnsiTheme="minorHAnsi" w:cstheme="minorBidi"/>
              <w:noProof/>
              <w:szCs w:val="22"/>
            </w:rPr>
          </w:pPr>
          <w:ins w:id="3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"_Toc405810005"</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lang w:val="en-GB"/>
              </w:rPr>
              <w:t>7.3</w:t>
            </w:r>
            <w:r>
              <w:rPr>
                <w:rFonts w:asciiTheme="minorHAnsi" w:eastAsiaTheme="minorEastAsia" w:hAnsiTheme="minorHAnsi" w:cstheme="minorBidi"/>
                <w:noProof/>
                <w:szCs w:val="22"/>
              </w:rPr>
              <w:tab/>
            </w:r>
            <w:r w:rsidRPr="00E77023">
              <w:rPr>
                <w:rStyle w:val="Hyperlink"/>
                <w:noProof/>
                <w:lang w:bidi="he-IL"/>
              </w:rPr>
              <w:t>Evaluation of Transduction Layer modules</w:t>
            </w:r>
            <w:r>
              <w:rPr>
                <w:noProof/>
                <w:webHidden/>
              </w:rPr>
              <w:tab/>
            </w:r>
            <w:r>
              <w:rPr>
                <w:noProof/>
                <w:webHidden/>
              </w:rPr>
              <w:fldChar w:fldCharType="begin"/>
            </w:r>
            <w:r>
              <w:rPr>
                <w:noProof/>
                <w:webHidden/>
              </w:rPr>
              <w:instrText xml:space="preserve"> PAGEREF _Toc405810005 \h </w:instrText>
            </w:r>
            <w:r>
              <w:rPr>
                <w:noProof/>
                <w:webHidden/>
              </w:rPr>
            </w:r>
          </w:ins>
          <w:r>
            <w:rPr>
              <w:noProof/>
              <w:webHidden/>
            </w:rPr>
            <w:fldChar w:fldCharType="separate"/>
          </w:r>
          <w:ins w:id="324" w:author="Kathrin Eichler" w:date="2014-12-08T17:31:00Z">
            <w:r w:rsidR="000F0841">
              <w:rPr>
                <w:noProof/>
                <w:webHidden/>
              </w:rPr>
              <w:t>69</w:t>
            </w:r>
          </w:ins>
          <w:ins w:id="32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26" w:author="Kathrin Eichler" w:date="2014-12-08T13:50:00Z"/>
              <w:rFonts w:asciiTheme="minorHAnsi" w:hAnsiTheme="minorHAnsi"/>
              <w:noProof/>
              <w:lang w:val="de-DE" w:eastAsia="de-DE"/>
            </w:rPr>
          </w:pPr>
          <w:ins w:id="3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"_Toc405810006"</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7.3.1</w:t>
            </w:r>
            <w:r>
              <w:rPr>
                <w:rFonts w:asciiTheme="minorHAnsi" w:hAnsiTheme="minorHAnsi"/>
                <w:noProof/>
                <w:lang w:val="de-DE" w:eastAsia="de-DE"/>
              </w:rPr>
              <w:tab/>
            </w:r>
            <w:r w:rsidRPr="00E77023">
              <w:rPr>
                <w:rStyle w:val="Hyperlink"/>
                <w:noProof/>
                <w:lang w:bidi="he-IL"/>
              </w:rPr>
              <w:t>Overview of evaluation measures</w:t>
            </w:r>
            <w:r>
              <w:rPr>
                <w:noProof/>
                <w:webHidden/>
              </w:rPr>
              <w:tab/>
            </w:r>
            <w:r>
              <w:rPr>
                <w:noProof/>
                <w:webHidden/>
              </w:rPr>
              <w:fldChar w:fldCharType="begin"/>
            </w:r>
            <w:r>
              <w:rPr>
                <w:noProof/>
                <w:webHidden/>
              </w:rPr>
              <w:instrText xml:space="preserve"> PAGEREF _Toc405810006 \h </w:instrText>
            </w:r>
            <w:r>
              <w:rPr>
                <w:noProof/>
                <w:webHidden/>
              </w:rPr>
            </w:r>
          </w:ins>
          <w:r>
            <w:rPr>
              <w:noProof/>
              <w:webHidden/>
            </w:rPr>
            <w:fldChar w:fldCharType="separate"/>
          </w:r>
          <w:ins w:id="328" w:author="Kathrin Eichler" w:date="2014-12-08T17:31:00Z">
            <w:r w:rsidR="000F0841">
              <w:rPr>
                <w:noProof/>
                <w:webHidden/>
              </w:rPr>
              <w:t>70</w:t>
            </w:r>
          </w:ins>
          <w:ins w:id="32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0" w:author="Kathrin Eichler" w:date="2014-12-08T13:50:00Z"/>
              <w:rFonts w:asciiTheme="minorHAnsi" w:hAnsiTheme="minorHAnsi"/>
              <w:noProof/>
              <w:lang w:val="de-DE" w:eastAsia="de-DE"/>
            </w:rPr>
          </w:pPr>
          <w:ins w:id="3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"_Toc405810007"</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7.3.2</w:t>
            </w:r>
            <w:r>
              <w:rPr>
                <w:rFonts w:asciiTheme="minorHAnsi" w:hAnsiTheme="minorHAnsi"/>
                <w:noProof/>
                <w:lang w:val="de-DE" w:eastAsia="de-DE"/>
              </w:rPr>
              <w:tab/>
            </w:r>
            <w:r w:rsidRPr="00E77023">
              <w:rPr>
                <w:rStyle w:val="Hyperlink"/>
                <w:noProof/>
                <w:lang w:bidi="he-IL"/>
              </w:rPr>
              <w:t>Fragment Annotation</w:t>
            </w:r>
            <w:r>
              <w:rPr>
                <w:noProof/>
                <w:webHidden/>
              </w:rPr>
              <w:tab/>
            </w:r>
            <w:r>
              <w:rPr>
                <w:noProof/>
                <w:webHidden/>
              </w:rPr>
              <w:fldChar w:fldCharType="begin"/>
            </w:r>
            <w:r>
              <w:rPr>
                <w:noProof/>
                <w:webHidden/>
              </w:rPr>
              <w:instrText xml:space="preserve"> PAGEREF _Toc405810007 \h </w:instrText>
            </w:r>
            <w:r>
              <w:rPr>
                <w:noProof/>
                <w:webHidden/>
              </w:rPr>
            </w:r>
          </w:ins>
          <w:r>
            <w:rPr>
              <w:noProof/>
              <w:webHidden/>
            </w:rPr>
            <w:fldChar w:fldCharType="separate"/>
          </w:r>
          <w:ins w:id="332" w:author="Kathrin Eichler" w:date="2014-12-08T17:31:00Z">
            <w:r w:rsidR="000F0841">
              <w:rPr>
                <w:noProof/>
                <w:webHidden/>
              </w:rPr>
              <w:t>70</w:t>
            </w:r>
          </w:ins>
          <w:ins w:id="33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4" w:author="Kathrin Eichler" w:date="2014-12-08T13:50:00Z"/>
              <w:rFonts w:asciiTheme="minorHAnsi" w:hAnsiTheme="minorHAnsi"/>
              <w:noProof/>
              <w:lang w:val="de-DE" w:eastAsia="de-DE"/>
            </w:rPr>
          </w:pPr>
          <w:ins w:id="3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"_Toc405810009"</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7.3.3</w:t>
            </w:r>
            <w:r>
              <w:rPr>
                <w:rFonts w:asciiTheme="minorHAnsi" w:hAnsiTheme="minorHAnsi"/>
                <w:noProof/>
                <w:lang w:val="de-DE" w:eastAsia="de-DE"/>
              </w:rPr>
              <w:tab/>
            </w:r>
            <w:r w:rsidRPr="00E77023">
              <w:rPr>
                <w:rStyle w:val="Hyperlink"/>
                <w:noProof/>
                <w:lang w:bidi="he-IL"/>
              </w:rPr>
              <w:t>Modifier Annotation</w:t>
            </w:r>
            <w:r>
              <w:rPr>
                <w:noProof/>
                <w:webHidden/>
              </w:rPr>
              <w:tab/>
            </w:r>
            <w:r>
              <w:rPr>
                <w:noProof/>
                <w:webHidden/>
              </w:rPr>
              <w:fldChar w:fldCharType="begin"/>
            </w:r>
            <w:r>
              <w:rPr>
                <w:noProof/>
                <w:webHidden/>
              </w:rPr>
              <w:instrText xml:space="preserve"> PAGEREF _Toc405810009 \h </w:instrText>
            </w:r>
            <w:r>
              <w:rPr>
                <w:noProof/>
                <w:webHidden/>
              </w:rPr>
            </w:r>
          </w:ins>
          <w:r>
            <w:rPr>
              <w:noProof/>
              <w:webHidden/>
            </w:rPr>
            <w:fldChar w:fldCharType="separate"/>
          </w:r>
          <w:ins w:id="336" w:author="Kathrin Eichler" w:date="2014-12-08T17:31:00Z">
            <w:r w:rsidR="000F0841">
              <w:rPr>
                <w:noProof/>
                <w:webHidden/>
              </w:rPr>
              <w:t>72</w:t>
            </w:r>
          </w:ins>
          <w:ins w:id="3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8" w:author="Kathrin Eichler" w:date="2014-12-08T13:50:00Z"/>
              <w:rFonts w:asciiTheme="minorHAnsi" w:hAnsiTheme="minorHAnsi"/>
              <w:noProof/>
              <w:lang w:val="de-DE" w:eastAsia="de-DE"/>
            </w:rPr>
          </w:pPr>
          <w:ins w:id="3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"_Toc405810172"</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7.3.4</w:t>
            </w:r>
            <w:r>
              <w:rPr>
                <w:rFonts w:asciiTheme="minorHAnsi" w:hAnsiTheme="minorHAnsi"/>
                <w:noProof/>
                <w:lang w:val="de-DE" w:eastAsia="de-DE"/>
              </w:rPr>
              <w:tab/>
            </w:r>
            <w:r w:rsidRPr="00E77023">
              <w:rPr>
                <w:rStyle w:val="Hyperlink"/>
                <w:noProof/>
                <w:lang w:bidi="he-IL"/>
              </w:rPr>
              <w:t>Graph Merging and Optimization</w:t>
            </w:r>
            <w:r>
              <w:rPr>
                <w:noProof/>
                <w:webHidden/>
              </w:rPr>
              <w:tab/>
            </w:r>
            <w:r>
              <w:rPr>
                <w:noProof/>
                <w:webHidden/>
              </w:rPr>
              <w:fldChar w:fldCharType="begin"/>
            </w:r>
            <w:r>
              <w:rPr>
                <w:noProof/>
                <w:webHidden/>
              </w:rPr>
              <w:instrText xml:space="preserve"> PAGEREF _Toc405810172 \h </w:instrText>
            </w:r>
            <w:r>
              <w:rPr>
                <w:noProof/>
                <w:webHidden/>
              </w:rPr>
            </w:r>
          </w:ins>
          <w:r>
            <w:rPr>
              <w:noProof/>
              <w:webHidden/>
            </w:rPr>
            <w:fldChar w:fldCharType="separate"/>
          </w:r>
          <w:ins w:id="340" w:author="Kathrin Eichler" w:date="2014-12-08T17:31:00Z">
            <w:r w:rsidR="000F0841">
              <w:rPr>
                <w:noProof/>
                <w:webHidden/>
              </w:rPr>
              <w:t>76</w:t>
            </w:r>
          </w:ins>
          <w:ins w:id="3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42" w:author="Kathrin Eichler" w:date="2014-12-08T13:50:00Z"/>
              <w:rFonts w:asciiTheme="minorHAnsi" w:hAnsiTheme="minorHAnsi"/>
              <w:noProof/>
              <w:lang w:val="de-DE" w:eastAsia="de-DE"/>
            </w:rPr>
          </w:pPr>
          <w:ins w:id="3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"_Toc405810173"</w:instrText>
            </w:r>
            <w:r w:rsidRPr="00E77023">
              <w:rPr>
                <w:rStyle w:val="Hyperlink"/>
                <w:noProof/>
              </w:rPr>
              <w:instrText xml:space="preserve"> </w:instrText>
            </w:r>
            <w:r w:rsidRPr="00E77023">
              <w:rPr>
                <w:rStyle w:val="Hyperlink"/>
                <w:noProof/>
              </w:rPr>
            </w:r>
            <w:r w:rsidRPr="00E77023">
              <w:rPr>
                <w:rStyle w:val="Hyperlink"/>
                <w:noProof/>
              </w:rPr>
              <w:fldChar w:fldCharType="separate"/>
            </w:r>
            <w:r w:rsidRPr="00E77023">
              <w:rPr>
                <w:rStyle w:val="Hyperlink"/>
                <w:noProof/>
              </w:rPr>
              <w:t>7.3.5</w:t>
            </w:r>
            <w:r>
              <w:rPr>
                <w:rFonts w:asciiTheme="minorHAnsi" w:hAnsiTheme="minorHAnsi"/>
                <w:noProof/>
                <w:lang w:val="de-DE" w:eastAsia="de-DE"/>
              </w:rPr>
              <w:tab/>
            </w:r>
            <w:r w:rsidRPr="00E77023">
              <w:rPr>
                <w:rStyle w:val="Hyperlink"/>
                <w:noProof/>
                <w:lang w:bidi="he-IL"/>
              </w:rPr>
              <w:t>Category Annotation</w:t>
            </w:r>
            <w:r>
              <w:rPr>
                <w:noProof/>
                <w:webHidden/>
              </w:rPr>
              <w:tab/>
            </w:r>
            <w:r>
              <w:rPr>
                <w:noProof/>
                <w:webHidden/>
              </w:rPr>
              <w:fldChar w:fldCharType="begin"/>
            </w:r>
            <w:r>
              <w:rPr>
                <w:noProof/>
                <w:webHidden/>
              </w:rPr>
              <w:instrText xml:space="preserve"> PAGEREF _Toc405810173 \h </w:instrText>
            </w:r>
            <w:r>
              <w:rPr>
                <w:noProof/>
                <w:webHidden/>
              </w:rPr>
            </w:r>
          </w:ins>
          <w:r>
            <w:rPr>
              <w:noProof/>
              <w:webHidden/>
            </w:rPr>
            <w:fldChar w:fldCharType="separate"/>
          </w:r>
          <w:ins w:id="344" w:author="Kathrin Eichler" w:date="2014-12-08T17:31:00Z">
            <w:r w:rsidR="000F0841">
              <w:rPr>
                <w:noProof/>
                <w:webHidden/>
              </w:rPr>
              <w:t>77</w:t>
            </w:r>
          </w:ins>
          <w:ins w:id="345" w:author="Kathrin Eichler" w:date="2014-12-08T13:50:00Z">
            <w:r>
              <w:rPr>
                <w:noProof/>
                <w:webHidden/>
              </w:rPr>
              <w:fldChar w:fldCharType="end"/>
            </w:r>
            <w:r w:rsidRPr="00E77023">
              <w:rPr>
                <w:rStyle w:val="Hyperlink"/>
                <w:noProof/>
              </w:rPr>
              <w:fldChar w:fldCharType="end"/>
            </w:r>
          </w:ins>
        </w:p>
        <w:p w:rsidR="006C0BE7" w:rsidDel="00DB6FC0" w:rsidRDefault="006C0BE7">
          <w:pPr>
            <w:pStyle w:val="Verzeichnis1"/>
            <w:tabs>
              <w:tab w:val="left" w:pos="442"/>
              <w:tab w:val="right" w:leader="dot" w:pos="9016"/>
            </w:tabs>
            <w:rPr>
              <w:del w:id="346" w:author="Kathrin Eichler" w:date="2014-12-08T13:50:00Z"/>
              <w:rFonts w:asciiTheme="minorHAnsi" w:eastAsiaTheme="minorEastAsia" w:hAnsiTheme="minorHAnsi" w:cstheme="minorBidi"/>
              <w:noProof/>
              <w:szCs w:val="22"/>
            </w:rPr>
          </w:pPr>
          <w:del w:id="347" w:author="Kathrin Eichler" w:date="2014-12-08T13:50:00Z">
            <w:r w:rsidRPr="00DB6FC0" w:rsidDel="00DB6FC0">
              <w:rPr>
                <w:noProof/>
                <w:lang w:bidi="he-IL"/>
                <w:rPrChange w:id="348" w:author="Kathrin Eichler" w:date="2014-12-08T13:50:00Z">
                  <w:rPr>
                    <w:rStyle w:val="Hyperlink"/>
                    <w:noProof/>
                    <w:lang w:bidi="he-IL"/>
                  </w:rPr>
                </w:rPrChange>
              </w:rPr>
              <w:delText>1.</w:delText>
            </w:r>
            <w:r w:rsidDel="00DB6FC0">
              <w:rPr>
                <w:rFonts w:asciiTheme="minorHAnsi" w:eastAsiaTheme="minorEastAsia" w:hAnsiTheme="minorHAnsi" w:cstheme="minorBidi"/>
                <w:noProof/>
                <w:szCs w:val="22"/>
              </w:rPr>
              <w:tab/>
            </w:r>
            <w:r w:rsidRPr="00DB6FC0" w:rsidDel="00DB6FC0">
              <w:rPr>
                <w:noProof/>
                <w:lang w:bidi="he-IL"/>
                <w:rPrChange w:id="349" w:author="Kathrin Eichler" w:date="2014-12-08T13:50:00Z">
                  <w:rPr>
                    <w:rStyle w:val="Hyperlink"/>
                    <w:noProof/>
                    <w:lang w:bidi="he-IL"/>
                  </w:rPr>
                </w:rPrChange>
              </w:rPr>
              <w:delText>Introduction [all]</w:delText>
            </w:r>
            <w:r w:rsidDel="00DB6FC0">
              <w:rPr>
                <w:noProof/>
                <w:webHidden/>
              </w:rPr>
              <w:tab/>
              <w:delText>6</w:delText>
            </w:r>
          </w:del>
        </w:p>
        <w:p w:rsidR="006C0BE7" w:rsidDel="00DB6FC0" w:rsidRDefault="006C0BE7">
          <w:pPr>
            <w:pStyle w:val="Verzeichnis2"/>
            <w:tabs>
              <w:tab w:val="left" w:pos="720"/>
              <w:tab w:val="right" w:leader="dot" w:pos="9016"/>
            </w:tabs>
            <w:rPr>
              <w:del w:id="350" w:author="Kathrin Eichler" w:date="2014-12-08T13:50:00Z"/>
              <w:rFonts w:asciiTheme="minorHAnsi" w:eastAsiaTheme="minorEastAsia" w:hAnsiTheme="minorHAnsi" w:cstheme="minorBidi"/>
              <w:noProof/>
              <w:szCs w:val="22"/>
            </w:rPr>
          </w:pPr>
          <w:del w:id="351" w:author="Kathrin Eichler" w:date="2014-12-08T13:50:00Z">
            <w:r w:rsidRPr="00DB6FC0" w:rsidDel="00DB6FC0">
              <w:rPr>
                <w:noProof/>
                <w:rPrChange w:id="352" w:author="Kathrin Eichler" w:date="2014-12-08T13:50:00Z">
                  <w:rPr>
                    <w:rStyle w:val="Hyperlink"/>
                    <w:noProof/>
                  </w:rPr>
                </w:rPrChange>
              </w:rPr>
              <w:delText>1.1</w:delText>
            </w:r>
            <w:r w:rsidDel="00DB6FC0">
              <w:rPr>
                <w:rFonts w:asciiTheme="minorHAnsi" w:eastAsiaTheme="minorEastAsia" w:hAnsiTheme="minorHAnsi" w:cstheme="minorBidi"/>
                <w:noProof/>
                <w:szCs w:val="22"/>
              </w:rPr>
              <w:tab/>
            </w:r>
            <w:r w:rsidRPr="00DB6FC0" w:rsidDel="00DB6FC0">
              <w:rPr>
                <w:noProof/>
                <w:rPrChange w:id="353" w:author="Kathrin Eichler" w:date="2014-12-08T13:50:00Z">
                  <w:rPr>
                    <w:rStyle w:val="Hyperlink"/>
                    <w:noProof/>
                  </w:rPr>
                </w:rPrChange>
              </w:rPr>
              <w:delText>About this Document</w:delText>
            </w:r>
            <w:r w:rsidDel="00DB6FC0">
              <w:rPr>
                <w:noProof/>
                <w:webHidden/>
              </w:rPr>
              <w:tab/>
              <w:delText>6</w:delText>
            </w:r>
          </w:del>
        </w:p>
        <w:p w:rsidR="006C0BE7" w:rsidDel="00DB6FC0" w:rsidRDefault="006C0BE7">
          <w:pPr>
            <w:pStyle w:val="Verzeichnis2"/>
            <w:tabs>
              <w:tab w:val="left" w:pos="720"/>
              <w:tab w:val="right" w:leader="dot" w:pos="9016"/>
            </w:tabs>
            <w:rPr>
              <w:del w:id="354" w:author="Kathrin Eichler" w:date="2014-12-08T13:50:00Z"/>
              <w:rFonts w:asciiTheme="minorHAnsi" w:eastAsiaTheme="minorEastAsia" w:hAnsiTheme="minorHAnsi" w:cstheme="minorBidi"/>
              <w:noProof/>
              <w:szCs w:val="22"/>
            </w:rPr>
          </w:pPr>
          <w:del w:id="355" w:author="Kathrin Eichler" w:date="2014-12-08T13:50:00Z">
            <w:r w:rsidRPr="00DB6FC0" w:rsidDel="00DB6FC0">
              <w:rPr>
                <w:noProof/>
                <w:rPrChange w:id="356" w:author="Kathrin Eichler" w:date="2014-12-08T13:50:00Z">
                  <w:rPr>
                    <w:rStyle w:val="Hyperlink"/>
                    <w:noProof/>
                  </w:rPr>
                </w:rPrChange>
              </w:rPr>
              <w:delText>1.2</w:delText>
            </w:r>
            <w:r w:rsidDel="00DB6FC0">
              <w:rPr>
                <w:rFonts w:asciiTheme="minorHAnsi" w:eastAsiaTheme="minorEastAsia" w:hAnsiTheme="minorHAnsi" w:cstheme="minorBidi"/>
                <w:noProof/>
                <w:szCs w:val="22"/>
              </w:rPr>
              <w:tab/>
            </w:r>
            <w:r w:rsidRPr="00DB6FC0" w:rsidDel="00DB6FC0">
              <w:rPr>
                <w:noProof/>
                <w:rPrChange w:id="357" w:author="Kathrin Eichler" w:date="2014-12-08T13:50:00Z">
                  <w:rPr>
                    <w:rStyle w:val="Hyperlink"/>
                    <w:noProof/>
                  </w:rPr>
                </w:rPrChange>
              </w:rPr>
              <w:delText>Introduction to the Transduction Layer</w:delText>
            </w:r>
            <w:r w:rsidDel="00DB6FC0">
              <w:rPr>
                <w:noProof/>
                <w:webHidden/>
              </w:rPr>
              <w:tab/>
              <w:delText>6</w:delText>
            </w:r>
          </w:del>
        </w:p>
        <w:p w:rsidR="006C0BE7" w:rsidDel="00DB6FC0" w:rsidRDefault="006C0BE7">
          <w:pPr>
            <w:pStyle w:val="Verzeichnis2"/>
            <w:tabs>
              <w:tab w:val="left" w:pos="720"/>
              <w:tab w:val="right" w:leader="dot" w:pos="9016"/>
            </w:tabs>
            <w:rPr>
              <w:del w:id="358" w:author="Kathrin Eichler" w:date="2014-12-08T13:50:00Z"/>
              <w:rFonts w:asciiTheme="minorHAnsi" w:eastAsiaTheme="minorEastAsia" w:hAnsiTheme="minorHAnsi" w:cstheme="minorBidi"/>
              <w:noProof/>
              <w:szCs w:val="22"/>
            </w:rPr>
          </w:pPr>
          <w:del w:id="359" w:author="Kathrin Eichler" w:date="2014-12-08T13:50:00Z">
            <w:r w:rsidRPr="00DB6FC0" w:rsidDel="00DB6FC0">
              <w:rPr>
                <w:noProof/>
                <w:rPrChange w:id="360" w:author="Kathrin Eichler" w:date="2014-12-08T13:50:00Z">
                  <w:rPr>
                    <w:rStyle w:val="Hyperlink"/>
                    <w:noProof/>
                  </w:rPr>
                </w:rPrChange>
              </w:rPr>
              <w:delText>1.3</w:delText>
            </w:r>
            <w:r w:rsidDel="00DB6FC0">
              <w:rPr>
                <w:rFonts w:asciiTheme="minorHAnsi" w:eastAsiaTheme="minorEastAsia" w:hAnsiTheme="minorHAnsi" w:cstheme="minorBidi"/>
                <w:noProof/>
                <w:szCs w:val="22"/>
              </w:rPr>
              <w:tab/>
            </w:r>
            <w:r w:rsidRPr="00DB6FC0" w:rsidDel="00DB6FC0">
              <w:rPr>
                <w:noProof/>
                <w:rPrChange w:id="361" w:author="Kathrin Eichler" w:date="2014-12-08T13:50:00Z">
                  <w:rPr>
                    <w:rStyle w:val="Hyperlink"/>
                    <w:noProof/>
                  </w:rPr>
                </w:rPrChange>
              </w:rPr>
              <w:delText>Related Terminology</w:delText>
            </w:r>
            <w:r w:rsidDel="00DB6FC0">
              <w:rPr>
                <w:noProof/>
                <w:webHidden/>
              </w:rPr>
              <w:tab/>
              <w:delText>7</w:delText>
            </w:r>
          </w:del>
        </w:p>
        <w:p w:rsidR="006C0BE7" w:rsidDel="00DB6FC0" w:rsidRDefault="006C0BE7">
          <w:pPr>
            <w:pStyle w:val="Verzeichnis2"/>
            <w:tabs>
              <w:tab w:val="left" w:pos="720"/>
              <w:tab w:val="right" w:leader="dot" w:pos="9016"/>
            </w:tabs>
            <w:rPr>
              <w:del w:id="362" w:author="Kathrin Eichler" w:date="2014-12-08T13:50:00Z"/>
              <w:rFonts w:asciiTheme="minorHAnsi" w:eastAsiaTheme="minorEastAsia" w:hAnsiTheme="minorHAnsi" w:cstheme="minorBidi"/>
              <w:noProof/>
              <w:szCs w:val="22"/>
            </w:rPr>
          </w:pPr>
          <w:del w:id="363" w:author="Kathrin Eichler" w:date="2014-12-08T13:50:00Z">
            <w:r w:rsidRPr="00DB6FC0" w:rsidDel="00DB6FC0">
              <w:rPr>
                <w:noProof/>
                <w:rPrChange w:id="364" w:author="Kathrin Eichler" w:date="2014-12-08T13:50:00Z">
                  <w:rPr>
                    <w:rStyle w:val="Hyperlink"/>
                    <w:noProof/>
                  </w:rPr>
                </w:rPrChange>
              </w:rPr>
              <w:delText>1.4</w:delText>
            </w:r>
            <w:r w:rsidDel="00DB6FC0">
              <w:rPr>
                <w:rFonts w:asciiTheme="minorHAnsi" w:eastAsiaTheme="minorEastAsia" w:hAnsiTheme="minorHAnsi" w:cstheme="minorBidi"/>
                <w:noProof/>
                <w:szCs w:val="22"/>
              </w:rPr>
              <w:tab/>
            </w:r>
            <w:r w:rsidRPr="00DB6FC0" w:rsidDel="00DB6FC0">
              <w:rPr>
                <w:noProof/>
                <w:rPrChange w:id="365" w:author="Kathrin Eichler" w:date="2014-12-08T13:50:00Z">
                  <w:rPr>
                    <w:rStyle w:val="Hyperlink"/>
                    <w:noProof/>
                  </w:rPr>
                </w:rPrChange>
              </w:rPr>
              <w:delText>Related Documents</w:delText>
            </w:r>
            <w:r w:rsidDel="00DB6FC0">
              <w:rPr>
                <w:noProof/>
                <w:webHidden/>
              </w:rPr>
              <w:tab/>
              <w:delText>7</w:delText>
            </w:r>
          </w:del>
        </w:p>
        <w:p w:rsidR="006C0BE7" w:rsidDel="00DB6FC0" w:rsidRDefault="006C0BE7">
          <w:pPr>
            <w:pStyle w:val="Verzeichnis2"/>
            <w:tabs>
              <w:tab w:val="left" w:pos="720"/>
              <w:tab w:val="right" w:leader="dot" w:pos="9016"/>
            </w:tabs>
            <w:rPr>
              <w:del w:id="366" w:author="Kathrin Eichler" w:date="2014-12-08T13:50:00Z"/>
              <w:rFonts w:asciiTheme="minorHAnsi" w:eastAsiaTheme="minorEastAsia" w:hAnsiTheme="minorHAnsi" w:cstheme="minorBidi"/>
              <w:noProof/>
              <w:szCs w:val="22"/>
            </w:rPr>
          </w:pPr>
          <w:del w:id="367" w:author="Kathrin Eichler" w:date="2014-12-08T13:50:00Z">
            <w:r w:rsidRPr="00DB6FC0" w:rsidDel="00DB6FC0">
              <w:rPr>
                <w:noProof/>
                <w:rPrChange w:id="368" w:author="Kathrin Eichler" w:date="2014-12-08T13:50:00Z">
                  <w:rPr>
                    <w:rStyle w:val="Hyperlink"/>
                    <w:noProof/>
                  </w:rPr>
                </w:rPrChange>
              </w:rPr>
              <w:delText>1.5</w:delText>
            </w:r>
            <w:r w:rsidDel="00DB6FC0">
              <w:rPr>
                <w:rFonts w:asciiTheme="minorHAnsi" w:eastAsiaTheme="minorEastAsia" w:hAnsiTheme="minorHAnsi" w:cstheme="minorBidi"/>
                <w:noProof/>
                <w:szCs w:val="22"/>
              </w:rPr>
              <w:tab/>
            </w:r>
            <w:r w:rsidRPr="00DB6FC0" w:rsidDel="00DB6FC0">
              <w:rPr>
                <w:noProof/>
                <w:rPrChange w:id="369" w:author="Kathrin Eichler" w:date="2014-12-08T13:50:00Z">
                  <w:rPr>
                    <w:rStyle w:val="Hyperlink"/>
                    <w:noProof/>
                  </w:rPr>
                </w:rPrChange>
              </w:rPr>
              <w:delText>Changes as compared to Deliverable 6.1</w:delText>
            </w:r>
            <w:r w:rsidDel="00DB6FC0">
              <w:rPr>
                <w:noProof/>
                <w:webHidden/>
              </w:rPr>
              <w:tab/>
              <w:delText>7</w:delText>
            </w:r>
          </w:del>
        </w:p>
        <w:p w:rsidR="006C0BE7" w:rsidDel="00DB6FC0" w:rsidRDefault="006C0BE7">
          <w:pPr>
            <w:pStyle w:val="Verzeichnis1"/>
            <w:tabs>
              <w:tab w:val="left" w:pos="442"/>
              <w:tab w:val="right" w:leader="dot" w:pos="9016"/>
            </w:tabs>
            <w:rPr>
              <w:del w:id="370" w:author="Kathrin Eichler" w:date="2014-12-08T13:50:00Z"/>
              <w:rFonts w:asciiTheme="minorHAnsi" w:eastAsiaTheme="minorEastAsia" w:hAnsiTheme="minorHAnsi" w:cstheme="minorBidi"/>
              <w:noProof/>
              <w:szCs w:val="22"/>
            </w:rPr>
          </w:pPr>
          <w:del w:id="371" w:author="Kathrin Eichler" w:date="2014-12-08T13:50:00Z">
            <w:r w:rsidRPr="00DB6FC0" w:rsidDel="00DB6FC0">
              <w:rPr>
                <w:noProof/>
                <w:lang w:bidi="he-IL"/>
                <w:rPrChange w:id="372" w:author="Kathrin Eichler" w:date="2014-12-08T13:50:00Z">
                  <w:rPr>
                    <w:rStyle w:val="Hyperlink"/>
                    <w:noProof/>
                    <w:lang w:bidi="he-IL"/>
                  </w:rPr>
                </w:rPrChange>
              </w:rPr>
              <w:delText>2.</w:delText>
            </w:r>
            <w:r w:rsidDel="00DB6FC0">
              <w:rPr>
                <w:rFonts w:asciiTheme="minorHAnsi" w:eastAsiaTheme="minorEastAsia" w:hAnsiTheme="minorHAnsi" w:cstheme="minorBidi"/>
                <w:noProof/>
                <w:szCs w:val="22"/>
              </w:rPr>
              <w:tab/>
            </w:r>
            <w:r w:rsidRPr="00DB6FC0" w:rsidDel="00DB6FC0">
              <w:rPr>
                <w:noProof/>
                <w:lang w:bidi="he-IL"/>
                <w:rPrChange w:id="373" w:author="Kathrin Eichler" w:date="2014-12-08T13:50:00Z">
                  <w:rPr>
                    <w:rStyle w:val="Hyperlink"/>
                    <w:noProof/>
                    <w:lang w:bidi="he-IL"/>
                  </w:rPr>
                </w:rPrChange>
              </w:rPr>
              <w:delText>Data Flow Overview</w:delText>
            </w:r>
            <w:r w:rsidDel="00DB6FC0">
              <w:rPr>
                <w:noProof/>
                <w:webHidden/>
              </w:rPr>
              <w:tab/>
              <w:delText>9</w:delText>
            </w:r>
          </w:del>
        </w:p>
        <w:p w:rsidR="006C0BE7" w:rsidDel="00DB6FC0" w:rsidRDefault="006C0BE7">
          <w:pPr>
            <w:pStyle w:val="Verzeichnis2"/>
            <w:tabs>
              <w:tab w:val="left" w:pos="720"/>
              <w:tab w:val="right" w:leader="dot" w:pos="9016"/>
            </w:tabs>
            <w:rPr>
              <w:del w:id="374" w:author="Kathrin Eichler" w:date="2014-12-08T13:50:00Z"/>
              <w:rFonts w:asciiTheme="minorHAnsi" w:eastAsiaTheme="minorEastAsia" w:hAnsiTheme="minorHAnsi" w:cstheme="minorBidi"/>
              <w:noProof/>
              <w:szCs w:val="22"/>
            </w:rPr>
          </w:pPr>
          <w:del w:id="375" w:author="Kathrin Eichler" w:date="2014-12-08T13:50:00Z">
            <w:r w:rsidRPr="00DB6FC0" w:rsidDel="00DB6FC0">
              <w:rPr>
                <w:noProof/>
                <w:rPrChange w:id="376" w:author="Kathrin Eichler" w:date="2014-12-08T13:50:00Z">
                  <w:rPr>
                    <w:rStyle w:val="Hyperlink"/>
                    <w:noProof/>
                  </w:rPr>
                </w:rPrChange>
              </w:rPr>
              <w:delText>2.1</w:delText>
            </w:r>
            <w:r w:rsidDel="00DB6FC0">
              <w:rPr>
                <w:rFonts w:asciiTheme="minorHAnsi" w:eastAsiaTheme="minorEastAsia" w:hAnsiTheme="minorHAnsi" w:cstheme="minorBidi"/>
                <w:noProof/>
                <w:szCs w:val="22"/>
              </w:rPr>
              <w:tab/>
            </w:r>
            <w:r w:rsidRPr="00DB6FC0" w:rsidDel="00DB6FC0">
              <w:rPr>
                <w:noProof/>
                <w:rPrChange w:id="377" w:author="Kathrin Eichler" w:date="2014-12-08T13:50:00Z">
                  <w:rPr>
                    <w:rStyle w:val="Hyperlink"/>
                    <w:noProof/>
                  </w:rPr>
                </w:rPrChange>
              </w:rPr>
              <w:delText>Decomposition</w:delText>
            </w:r>
            <w:r w:rsidDel="00DB6FC0">
              <w:rPr>
                <w:noProof/>
                <w:webHidden/>
              </w:rPr>
              <w:tab/>
              <w:delText>9</w:delText>
            </w:r>
          </w:del>
        </w:p>
        <w:p w:rsidR="006C0BE7" w:rsidDel="00DB6FC0" w:rsidRDefault="006C0BE7">
          <w:pPr>
            <w:pStyle w:val="Verzeichnis3"/>
            <w:tabs>
              <w:tab w:val="left" w:pos="1200"/>
              <w:tab w:val="right" w:leader="dot" w:pos="9016"/>
            </w:tabs>
            <w:rPr>
              <w:del w:id="378" w:author="Kathrin Eichler" w:date="2014-12-08T13:50:00Z"/>
              <w:rFonts w:asciiTheme="minorHAnsi" w:hAnsiTheme="minorHAnsi"/>
              <w:noProof/>
              <w:lang w:val="de-DE" w:eastAsia="de-DE"/>
            </w:rPr>
          </w:pPr>
          <w:del w:id="379" w:author="Kathrin Eichler" w:date="2014-12-08T13:50:00Z">
            <w:r w:rsidRPr="00DB6FC0" w:rsidDel="00DB6FC0">
              <w:rPr>
                <w:noProof/>
                <w:rPrChange w:id="380" w:author="Kathrin Eichler" w:date="2014-12-08T13:50:00Z">
                  <w:rPr>
                    <w:rStyle w:val="Hyperlink"/>
                    <w:noProof/>
                  </w:rPr>
                </w:rPrChange>
              </w:rPr>
              <w:delText>2.1.1</w:delText>
            </w:r>
            <w:r w:rsidDel="00DB6FC0">
              <w:rPr>
                <w:rFonts w:asciiTheme="minorHAnsi" w:hAnsiTheme="minorHAnsi"/>
                <w:noProof/>
                <w:lang w:val="de-DE" w:eastAsia="de-DE"/>
              </w:rPr>
              <w:tab/>
            </w:r>
            <w:r w:rsidRPr="00DB6FC0" w:rsidDel="00DB6FC0">
              <w:rPr>
                <w:noProof/>
                <w:rPrChange w:id="381" w:author="Kathrin Eichler" w:date="2014-12-08T13:50:00Z">
                  <w:rPr>
                    <w:rStyle w:val="Hyperlink"/>
                    <w:noProof/>
                  </w:rPr>
                </w:rPrChange>
              </w:rPr>
              <w:delText>Data: Input Data</w:delText>
            </w:r>
            <w:r w:rsidDel="00DB6FC0">
              <w:rPr>
                <w:noProof/>
                <w:webHidden/>
              </w:rPr>
              <w:tab/>
              <w:delText>10</w:delText>
            </w:r>
          </w:del>
        </w:p>
        <w:p w:rsidR="006C0BE7" w:rsidDel="00DB6FC0" w:rsidRDefault="006C0BE7">
          <w:pPr>
            <w:pStyle w:val="Verzeichnis3"/>
            <w:tabs>
              <w:tab w:val="left" w:pos="1200"/>
              <w:tab w:val="right" w:leader="dot" w:pos="9016"/>
            </w:tabs>
            <w:rPr>
              <w:del w:id="382" w:author="Kathrin Eichler" w:date="2014-12-08T13:50:00Z"/>
              <w:rFonts w:asciiTheme="minorHAnsi" w:hAnsiTheme="minorHAnsi"/>
              <w:noProof/>
              <w:lang w:val="de-DE" w:eastAsia="de-DE"/>
            </w:rPr>
          </w:pPr>
          <w:del w:id="383" w:author="Kathrin Eichler" w:date="2014-12-08T13:50:00Z">
            <w:r w:rsidRPr="00DB6FC0" w:rsidDel="00DB6FC0">
              <w:rPr>
                <w:noProof/>
                <w:rPrChange w:id="384" w:author="Kathrin Eichler" w:date="2014-12-08T13:50:00Z">
                  <w:rPr>
                    <w:rStyle w:val="Hyperlink"/>
                    <w:noProof/>
                  </w:rPr>
                </w:rPrChange>
              </w:rPr>
              <w:delText>2.1.2</w:delText>
            </w:r>
            <w:r w:rsidDel="00DB6FC0">
              <w:rPr>
                <w:rFonts w:asciiTheme="minorHAnsi" w:hAnsiTheme="minorHAnsi"/>
                <w:noProof/>
                <w:lang w:val="de-DE" w:eastAsia="de-DE"/>
              </w:rPr>
              <w:tab/>
            </w:r>
            <w:r w:rsidRPr="00DB6FC0" w:rsidDel="00DB6FC0">
              <w:rPr>
                <w:noProof/>
                <w:rPrChange w:id="385" w:author="Kathrin Eichler" w:date="2014-12-08T13:50:00Z">
                  <w:rPr>
                    <w:rStyle w:val="Hyperlink"/>
                    <w:noProof/>
                  </w:rPr>
                </w:rPrChange>
              </w:rPr>
              <w:delText>Module: Fragment Annotator</w:delText>
            </w:r>
            <w:r w:rsidDel="00DB6FC0">
              <w:rPr>
                <w:noProof/>
                <w:webHidden/>
              </w:rPr>
              <w:tab/>
              <w:delText>10</w:delText>
            </w:r>
          </w:del>
        </w:p>
        <w:p w:rsidR="006C0BE7" w:rsidDel="00DB6FC0" w:rsidRDefault="006C0BE7">
          <w:pPr>
            <w:pStyle w:val="Verzeichnis3"/>
            <w:tabs>
              <w:tab w:val="left" w:pos="1200"/>
              <w:tab w:val="right" w:leader="dot" w:pos="9016"/>
            </w:tabs>
            <w:rPr>
              <w:del w:id="386" w:author="Kathrin Eichler" w:date="2014-12-08T13:50:00Z"/>
              <w:rFonts w:asciiTheme="minorHAnsi" w:hAnsiTheme="minorHAnsi"/>
              <w:noProof/>
              <w:lang w:val="de-DE" w:eastAsia="de-DE"/>
            </w:rPr>
          </w:pPr>
          <w:del w:id="387" w:author="Kathrin Eichler" w:date="2014-12-08T13:50:00Z">
            <w:r w:rsidRPr="00DB6FC0" w:rsidDel="00DB6FC0">
              <w:rPr>
                <w:noProof/>
                <w:rPrChange w:id="388" w:author="Kathrin Eichler" w:date="2014-12-08T13:50:00Z">
                  <w:rPr>
                    <w:rStyle w:val="Hyperlink"/>
                    <w:noProof/>
                  </w:rPr>
                </w:rPrChange>
              </w:rPr>
              <w:delText>2.1.3</w:delText>
            </w:r>
            <w:r w:rsidDel="00DB6FC0">
              <w:rPr>
                <w:rFonts w:asciiTheme="minorHAnsi" w:hAnsiTheme="minorHAnsi"/>
                <w:noProof/>
                <w:lang w:val="de-DE" w:eastAsia="de-DE"/>
              </w:rPr>
              <w:tab/>
            </w:r>
            <w:r w:rsidRPr="00DB6FC0" w:rsidDel="00DB6FC0">
              <w:rPr>
                <w:noProof/>
                <w:rPrChange w:id="389" w:author="Kathrin Eichler" w:date="2014-12-08T13:50:00Z">
                  <w:rPr>
                    <w:rStyle w:val="Hyperlink"/>
                    <w:noProof/>
                  </w:rPr>
                </w:rPrChange>
              </w:rPr>
              <w:delText>Module: Modifier Annotator</w:delText>
            </w:r>
            <w:r w:rsidDel="00DB6FC0">
              <w:rPr>
                <w:noProof/>
                <w:webHidden/>
              </w:rPr>
              <w:tab/>
              <w:delText>11</w:delText>
            </w:r>
          </w:del>
        </w:p>
        <w:p w:rsidR="006C0BE7" w:rsidDel="00DB6FC0" w:rsidRDefault="006C0BE7">
          <w:pPr>
            <w:pStyle w:val="Verzeichnis3"/>
            <w:tabs>
              <w:tab w:val="left" w:pos="1200"/>
              <w:tab w:val="right" w:leader="dot" w:pos="9016"/>
            </w:tabs>
            <w:rPr>
              <w:del w:id="390" w:author="Kathrin Eichler" w:date="2014-12-08T13:50:00Z"/>
              <w:rFonts w:asciiTheme="minorHAnsi" w:hAnsiTheme="minorHAnsi"/>
              <w:noProof/>
              <w:lang w:val="de-DE" w:eastAsia="de-DE"/>
            </w:rPr>
          </w:pPr>
          <w:del w:id="391" w:author="Kathrin Eichler" w:date="2014-12-08T13:50:00Z">
            <w:r w:rsidRPr="00DB6FC0" w:rsidDel="00DB6FC0">
              <w:rPr>
                <w:noProof/>
                <w:rPrChange w:id="392" w:author="Kathrin Eichler" w:date="2014-12-08T13:50:00Z">
                  <w:rPr>
                    <w:rStyle w:val="Hyperlink"/>
                    <w:noProof/>
                  </w:rPr>
                </w:rPrChange>
              </w:rPr>
              <w:delText>2.1.4</w:delText>
            </w:r>
            <w:r w:rsidDel="00DB6FC0">
              <w:rPr>
                <w:rFonts w:asciiTheme="minorHAnsi" w:hAnsiTheme="minorHAnsi"/>
                <w:noProof/>
                <w:lang w:val="de-DE" w:eastAsia="de-DE"/>
              </w:rPr>
              <w:tab/>
            </w:r>
            <w:r w:rsidRPr="00DB6FC0" w:rsidDel="00DB6FC0">
              <w:rPr>
                <w:noProof/>
                <w:rPrChange w:id="393" w:author="Kathrin Eichler" w:date="2014-12-08T13:50:00Z">
                  <w:rPr>
                    <w:rStyle w:val="Hyperlink"/>
                    <w:noProof/>
                  </w:rPr>
                </w:rPrChange>
              </w:rPr>
              <w:delText>Module: Fragment Graph Generator</w:delText>
            </w:r>
            <w:r w:rsidDel="00DB6FC0">
              <w:rPr>
                <w:noProof/>
                <w:webHidden/>
              </w:rPr>
              <w:tab/>
              <w:delText>11</w:delText>
            </w:r>
          </w:del>
        </w:p>
        <w:p w:rsidR="006C0BE7" w:rsidDel="00DB6FC0" w:rsidRDefault="006C0BE7">
          <w:pPr>
            <w:pStyle w:val="Verzeichnis2"/>
            <w:tabs>
              <w:tab w:val="left" w:pos="960"/>
              <w:tab w:val="right" w:leader="dot" w:pos="9016"/>
            </w:tabs>
            <w:rPr>
              <w:del w:id="394" w:author="Kathrin Eichler" w:date="2014-12-08T13:50:00Z"/>
              <w:rFonts w:asciiTheme="minorHAnsi" w:eastAsiaTheme="minorEastAsia" w:hAnsiTheme="minorHAnsi" w:cstheme="minorBidi"/>
              <w:noProof/>
              <w:szCs w:val="22"/>
            </w:rPr>
          </w:pPr>
          <w:del w:id="395" w:author="Kathrin Eichler" w:date="2014-12-08T13:50:00Z">
            <w:r w:rsidRPr="00DB6FC0" w:rsidDel="00DB6FC0">
              <w:rPr>
                <w:noProof/>
                <w:rPrChange w:id="396" w:author="Kathrin Eichler" w:date="2014-12-08T13:50:00Z">
                  <w:rPr>
                    <w:rStyle w:val="Hyperlink"/>
                    <w:noProof/>
                  </w:rPr>
                </w:rPrChange>
              </w:rPr>
              <w:delText>2.2</w:delText>
            </w:r>
            <w:r w:rsidDel="00DB6FC0">
              <w:rPr>
                <w:rFonts w:asciiTheme="minorHAnsi" w:eastAsiaTheme="minorEastAsia" w:hAnsiTheme="minorHAnsi" w:cstheme="minorBidi"/>
                <w:noProof/>
                <w:szCs w:val="22"/>
              </w:rPr>
              <w:tab/>
            </w:r>
            <w:r w:rsidRPr="00DB6FC0" w:rsidDel="00DB6FC0">
              <w:rPr>
                <w:noProof/>
                <w:rPrChange w:id="397" w:author="Kathrin Eichler" w:date="2014-12-08T13:50:00Z">
                  <w:rPr>
                    <w:rStyle w:val="Hyperlink"/>
                    <w:noProof/>
                  </w:rPr>
                </w:rPrChange>
              </w:rPr>
              <w:delText>Composition Use Case 1</w:delText>
            </w:r>
            <w:r w:rsidDel="00DB6FC0">
              <w:rPr>
                <w:noProof/>
                <w:webHidden/>
              </w:rPr>
              <w:tab/>
              <w:delText>12</w:delText>
            </w:r>
          </w:del>
        </w:p>
        <w:p w:rsidR="006C0BE7" w:rsidDel="00DB6FC0" w:rsidRDefault="006C0BE7">
          <w:pPr>
            <w:pStyle w:val="Verzeichnis3"/>
            <w:tabs>
              <w:tab w:val="left" w:pos="1200"/>
              <w:tab w:val="right" w:leader="dot" w:pos="9016"/>
            </w:tabs>
            <w:rPr>
              <w:del w:id="398" w:author="Kathrin Eichler" w:date="2014-12-08T13:50:00Z"/>
              <w:rFonts w:asciiTheme="minorHAnsi" w:hAnsiTheme="minorHAnsi"/>
              <w:noProof/>
              <w:lang w:val="de-DE" w:eastAsia="de-DE"/>
            </w:rPr>
          </w:pPr>
          <w:del w:id="399" w:author="Kathrin Eichler" w:date="2014-12-08T13:50:00Z">
            <w:r w:rsidRPr="00DB6FC0" w:rsidDel="00DB6FC0">
              <w:rPr>
                <w:noProof/>
                <w:rPrChange w:id="400" w:author="Kathrin Eichler" w:date="2014-12-08T13:50:00Z">
                  <w:rPr>
                    <w:rStyle w:val="Hyperlink"/>
                    <w:noProof/>
                  </w:rPr>
                </w:rPrChange>
              </w:rPr>
              <w:delText>2.2.1</w:delText>
            </w:r>
            <w:r w:rsidDel="00DB6FC0">
              <w:rPr>
                <w:rFonts w:asciiTheme="minorHAnsi" w:hAnsiTheme="minorHAnsi"/>
                <w:noProof/>
                <w:lang w:val="de-DE" w:eastAsia="de-DE"/>
              </w:rPr>
              <w:tab/>
            </w:r>
            <w:r w:rsidRPr="00DB6FC0" w:rsidDel="00DB6FC0">
              <w:rPr>
                <w:noProof/>
                <w:rPrChange w:id="401" w:author="Kathrin Eichler" w:date="2014-12-08T13:50:00Z">
                  <w:rPr>
                    <w:rStyle w:val="Hyperlink"/>
                    <w:noProof/>
                  </w:rPr>
                </w:rPrChange>
              </w:rPr>
              <w:delText>Module: Graph Merger</w:delText>
            </w:r>
            <w:r w:rsidDel="00DB6FC0">
              <w:rPr>
                <w:noProof/>
                <w:webHidden/>
              </w:rPr>
              <w:tab/>
              <w:delText>13</w:delText>
            </w:r>
          </w:del>
        </w:p>
        <w:p w:rsidR="006C0BE7" w:rsidDel="00DB6FC0" w:rsidRDefault="006C0BE7">
          <w:pPr>
            <w:pStyle w:val="Verzeichnis3"/>
            <w:tabs>
              <w:tab w:val="left" w:pos="1200"/>
              <w:tab w:val="right" w:leader="dot" w:pos="9016"/>
            </w:tabs>
            <w:rPr>
              <w:del w:id="402" w:author="Kathrin Eichler" w:date="2014-12-08T13:50:00Z"/>
              <w:rFonts w:asciiTheme="minorHAnsi" w:hAnsiTheme="minorHAnsi"/>
              <w:noProof/>
              <w:lang w:val="de-DE" w:eastAsia="de-DE"/>
            </w:rPr>
          </w:pPr>
          <w:del w:id="403" w:author="Kathrin Eichler" w:date="2014-12-08T13:50:00Z">
            <w:r w:rsidRPr="00DB6FC0" w:rsidDel="00DB6FC0">
              <w:rPr>
                <w:noProof/>
                <w:rPrChange w:id="404" w:author="Kathrin Eichler" w:date="2014-12-08T13:50:00Z">
                  <w:rPr>
                    <w:rStyle w:val="Hyperlink"/>
                    <w:noProof/>
                  </w:rPr>
                </w:rPrChange>
              </w:rPr>
              <w:delText>2.2.2</w:delText>
            </w:r>
            <w:r w:rsidDel="00DB6FC0">
              <w:rPr>
                <w:rFonts w:asciiTheme="minorHAnsi" w:hAnsiTheme="minorHAnsi"/>
                <w:noProof/>
                <w:lang w:val="de-DE" w:eastAsia="de-DE"/>
              </w:rPr>
              <w:tab/>
            </w:r>
            <w:r w:rsidRPr="00DB6FC0" w:rsidDel="00DB6FC0">
              <w:rPr>
                <w:noProof/>
                <w:rPrChange w:id="405" w:author="Kathrin Eichler" w:date="2014-12-08T13:50:00Z">
                  <w:rPr>
                    <w:rStyle w:val="Hyperlink"/>
                    <w:noProof/>
                  </w:rPr>
                </w:rPrChange>
              </w:rPr>
              <w:delText>Module: Graph Optimizer</w:delText>
            </w:r>
            <w:r w:rsidDel="00DB6FC0">
              <w:rPr>
                <w:noProof/>
                <w:webHidden/>
              </w:rPr>
              <w:tab/>
              <w:delText>14</w:delText>
            </w:r>
          </w:del>
        </w:p>
        <w:p w:rsidR="006C0BE7" w:rsidDel="00DB6FC0" w:rsidRDefault="006C0BE7">
          <w:pPr>
            <w:pStyle w:val="Verzeichnis2"/>
            <w:tabs>
              <w:tab w:val="left" w:pos="960"/>
              <w:tab w:val="right" w:leader="dot" w:pos="9016"/>
            </w:tabs>
            <w:rPr>
              <w:del w:id="406" w:author="Kathrin Eichler" w:date="2014-12-08T13:50:00Z"/>
              <w:rFonts w:asciiTheme="minorHAnsi" w:eastAsiaTheme="minorEastAsia" w:hAnsiTheme="minorHAnsi" w:cstheme="minorBidi"/>
              <w:noProof/>
              <w:szCs w:val="22"/>
            </w:rPr>
          </w:pPr>
          <w:del w:id="407" w:author="Kathrin Eichler" w:date="2014-12-08T13:50:00Z">
            <w:r w:rsidRPr="00DB6FC0" w:rsidDel="00DB6FC0">
              <w:rPr>
                <w:noProof/>
                <w:rPrChange w:id="408" w:author="Kathrin Eichler" w:date="2014-12-08T13:50:00Z">
                  <w:rPr>
                    <w:rStyle w:val="Hyperlink"/>
                    <w:noProof/>
                  </w:rPr>
                </w:rPrChange>
              </w:rPr>
              <w:delText>2.3</w:delText>
            </w:r>
            <w:r w:rsidDel="00DB6FC0">
              <w:rPr>
                <w:rFonts w:asciiTheme="minorHAnsi" w:eastAsiaTheme="minorEastAsia" w:hAnsiTheme="minorHAnsi" w:cstheme="minorBidi"/>
                <w:noProof/>
                <w:szCs w:val="22"/>
              </w:rPr>
              <w:tab/>
            </w:r>
            <w:r w:rsidRPr="00DB6FC0" w:rsidDel="00DB6FC0">
              <w:rPr>
                <w:noProof/>
                <w:rPrChange w:id="409" w:author="Kathrin Eichler" w:date="2014-12-08T13:50:00Z">
                  <w:rPr>
                    <w:rStyle w:val="Hyperlink"/>
                    <w:noProof/>
                  </w:rPr>
                </w:rPrChange>
              </w:rPr>
              <w:delText>Composition Use Case 2</w:delText>
            </w:r>
            <w:r w:rsidDel="00DB6FC0">
              <w:rPr>
                <w:noProof/>
                <w:webHidden/>
              </w:rPr>
              <w:tab/>
              <w:delText>14</w:delText>
            </w:r>
          </w:del>
        </w:p>
        <w:p w:rsidR="006C0BE7" w:rsidDel="00DB6FC0" w:rsidRDefault="006C0BE7">
          <w:pPr>
            <w:pStyle w:val="Verzeichnis3"/>
            <w:tabs>
              <w:tab w:val="left" w:pos="1200"/>
              <w:tab w:val="right" w:leader="dot" w:pos="9016"/>
            </w:tabs>
            <w:rPr>
              <w:del w:id="410" w:author="Kathrin Eichler" w:date="2014-12-08T13:50:00Z"/>
              <w:rFonts w:asciiTheme="minorHAnsi" w:hAnsiTheme="minorHAnsi"/>
              <w:noProof/>
              <w:lang w:val="de-DE" w:eastAsia="de-DE"/>
            </w:rPr>
          </w:pPr>
          <w:del w:id="411" w:author="Kathrin Eichler" w:date="2014-12-08T13:50:00Z">
            <w:r w:rsidRPr="00DB6FC0" w:rsidDel="00DB6FC0">
              <w:rPr>
                <w:noProof/>
                <w:rPrChange w:id="412" w:author="Kathrin Eichler" w:date="2014-12-08T13:50:00Z">
                  <w:rPr>
                    <w:rStyle w:val="Hyperlink"/>
                    <w:noProof/>
                  </w:rPr>
                </w:rPrChange>
              </w:rPr>
              <w:delText>2.3.1</w:delText>
            </w:r>
            <w:r w:rsidDel="00DB6FC0">
              <w:rPr>
                <w:rFonts w:asciiTheme="minorHAnsi" w:hAnsiTheme="minorHAnsi"/>
                <w:noProof/>
                <w:lang w:val="de-DE" w:eastAsia="de-DE"/>
              </w:rPr>
              <w:tab/>
            </w:r>
            <w:r w:rsidRPr="00DB6FC0" w:rsidDel="00DB6FC0">
              <w:rPr>
                <w:noProof/>
                <w:rPrChange w:id="413" w:author="Kathrin Eichler" w:date="2014-12-08T13:50:00Z">
                  <w:rPr>
                    <w:rStyle w:val="Hyperlink"/>
                    <w:noProof/>
                  </w:rPr>
                </w:rPrChange>
              </w:rPr>
              <w:delText>Module: Confidence Calculator</w:delText>
            </w:r>
            <w:r w:rsidDel="00DB6FC0">
              <w:rPr>
                <w:noProof/>
                <w:webHidden/>
              </w:rPr>
              <w:tab/>
              <w:delText>15</w:delText>
            </w:r>
          </w:del>
        </w:p>
        <w:p w:rsidR="006C0BE7" w:rsidDel="00DB6FC0" w:rsidRDefault="006C0BE7">
          <w:pPr>
            <w:pStyle w:val="Verzeichnis3"/>
            <w:tabs>
              <w:tab w:val="left" w:pos="1200"/>
              <w:tab w:val="right" w:leader="dot" w:pos="9016"/>
            </w:tabs>
            <w:rPr>
              <w:del w:id="414" w:author="Kathrin Eichler" w:date="2014-12-08T13:50:00Z"/>
              <w:rFonts w:asciiTheme="minorHAnsi" w:hAnsiTheme="minorHAnsi"/>
              <w:noProof/>
              <w:lang w:val="de-DE" w:eastAsia="de-DE"/>
            </w:rPr>
          </w:pPr>
          <w:del w:id="415" w:author="Kathrin Eichler" w:date="2014-12-08T13:50:00Z">
            <w:r w:rsidRPr="00DB6FC0" w:rsidDel="00DB6FC0">
              <w:rPr>
                <w:noProof/>
                <w:rPrChange w:id="416" w:author="Kathrin Eichler" w:date="2014-12-08T13:50:00Z">
                  <w:rPr>
                    <w:rStyle w:val="Hyperlink"/>
                    <w:noProof/>
                  </w:rPr>
                </w:rPrChange>
              </w:rPr>
              <w:delText>2.3.2</w:delText>
            </w:r>
            <w:r w:rsidDel="00DB6FC0">
              <w:rPr>
                <w:rFonts w:asciiTheme="minorHAnsi" w:hAnsiTheme="minorHAnsi"/>
                <w:noProof/>
                <w:lang w:val="de-DE" w:eastAsia="de-DE"/>
              </w:rPr>
              <w:tab/>
            </w:r>
            <w:r w:rsidRPr="00DB6FC0" w:rsidDel="00DB6FC0">
              <w:rPr>
                <w:noProof/>
                <w:rPrChange w:id="417" w:author="Kathrin Eichler" w:date="2014-12-08T13:50:00Z">
                  <w:rPr>
                    <w:rStyle w:val="Hyperlink"/>
                    <w:noProof/>
                  </w:rPr>
                </w:rPrChange>
              </w:rPr>
              <w:delText>Module: Node Matcher</w:delText>
            </w:r>
            <w:r w:rsidDel="00DB6FC0">
              <w:rPr>
                <w:noProof/>
                <w:webHidden/>
              </w:rPr>
              <w:tab/>
              <w:delText>15</w:delText>
            </w:r>
          </w:del>
        </w:p>
        <w:p w:rsidR="006C0BE7" w:rsidDel="00DB6FC0" w:rsidRDefault="006C0BE7">
          <w:pPr>
            <w:pStyle w:val="Verzeichnis3"/>
            <w:tabs>
              <w:tab w:val="left" w:pos="1200"/>
              <w:tab w:val="right" w:leader="dot" w:pos="9016"/>
            </w:tabs>
            <w:rPr>
              <w:del w:id="418" w:author="Kathrin Eichler" w:date="2014-12-08T13:50:00Z"/>
              <w:rFonts w:asciiTheme="minorHAnsi" w:hAnsiTheme="minorHAnsi"/>
              <w:noProof/>
              <w:lang w:val="de-DE" w:eastAsia="de-DE"/>
            </w:rPr>
          </w:pPr>
          <w:del w:id="419" w:author="Kathrin Eichler" w:date="2014-12-08T13:50:00Z">
            <w:r w:rsidRPr="00DB6FC0" w:rsidDel="00DB6FC0">
              <w:rPr>
                <w:noProof/>
                <w:rPrChange w:id="420" w:author="Kathrin Eichler" w:date="2014-12-08T13:50:00Z">
                  <w:rPr>
                    <w:rStyle w:val="Hyperlink"/>
                    <w:noProof/>
                  </w:rPr>
                </w:rPrChange>
              </w:rPr>
              <w:delText>2.3.3</w:delText>
            </w:r>
            <w:r w:rsidDel="00DB6FC0">
              <w:rPr>
                <w:rFonts w:asciiTheme="minorHAnsi" w:hAnsiTheme="minorHAnsi"/>
                <w:noProof/>
                <w:lang w:val="de-DE" w:eastAsia="de-DE"/>
              </w:rPr>
              <w:tab/>
            </w:r>
            <w:r w:rsidRPr="00DB6FC0" w:rsidDel="00DB6FC0">
              <w:rPr>
                <w:noProof/>
                <w:rPrChange w:id="421" w:author="Kathrin Eichler" w:date="2014-12-08T13:50:00Z">
                  <w:rPr>
                    <w:rStyle w:val="Hyperlink"/>
                    <w:noProof/>
                  </w:rPr>
                </w:rPrChange>
              </w:rPr>
              <w:delText>Module: Category Annotator</w:delText>
            </w:r>
            <w:r w:rsidDel="00DB6FC0">
              <w:rPr>
                <w:noProof/>
                <w:webHidden/>
              </w:rPr>
              <w:tab/>
              <w:delText>16</w:delText>
            </w:r>
          </w:del>
        </w:p>
        <w:p w:rsidR="006C0BE7" w:rsidDel="00DB6FC0" w:rsidRDefault="006C0BE7">
          <w:pPr>
            <w:pStyle w:val="Verzeichnis1"/>
            <w:tabs>
              <w:tab w:val="left" w:pos="442"/>
              <w:tab w:val="right" w:leader="dot" w:pos="9016"/>
            </w:tabs>
            <w:rPr>
              <w:del w:id="422" w:author="Kathrin Eichler" w:date="2014-12-08T13:50:00Z"/>
              <w:rFonts w:asciiTheme="minorHAnsi" w:eastAsiaTheme="minorEastAsia" w:hAnsiTheme="minorHAnsi" w:cstheme="minorBidi"/>
              <w:noProof/>
              <w:szCs w:val="22"/>
            </w:rPr>
          </w:pPr>
          <w:del w:id="423" w:author="Kathrin Eichler" w:date="2014-12-08T13:50:00Z">
            <w:r w:rsidRPr="00DB6FC0" w:rsidDel="00DB6FC0">
              <w:rPr>
                <w:noProof/>
                <w:lang w:bidi="he-IL"/>
                <w:rPrChange w:id="424" w:author="Kathrin Eichler" w:date="2014-12-08T13:50:00Z">
                  <w:rPr>
                    <w:rStyle w:val="Hyperlink"/>
                    <w:noProof/>
                    <w:lang w:bidi="he-IL"/>
                  </w:rPr>
                </w:rPrChange>
              </w:rPr>
              <w:delText>3.</w:delText>
            </w:r>
            <w:r w:rsidDel="00DB6FC0">
              <w:rPr>
                <w:rFonts w:asciiTheme="minorHAnsi" w:eastAsiaTheme="minorEastAsia" w:hAnsiTheme="minorHAnsi" w:cstheme="minorBidi"/>
                <w:noProof/>
                <w:szCs w:val="22"/>
              </w:rPr>
              <w:tab/>
            </w:r>
            <w:r w:rsidRPr="00DB6FC0" w:rsidDel="00DB6FC0">
              <w:rPr>
                <w:noProof/>
                <w:lang w:bidi="he-IL"/>
                <w:rPrChange w:id="425" w:author="Kathrin Eichler" w:date="2014-12-08T13:50:00Z">
                  <w:rPr>
                    <w:rStyle w:val="Hyperlink"/>
                    <w:noProof/>
                    <w:lang w:bidi="he-IL"/>
                  </w:rPr>
                </w:rPrChange>
              </w:rPr>
              <w:delText>Core Data Structures</w:delText>
            </w:r>
            <w:r w:rsidDel="00DB6FC0">
              <w:rPr>
                <w:noProof/>
                <w:webHidden/>
              </w:rPr>
              <w:tab/>
              <w:delText>17</w:delText>
            </w:r>
          </w:del>
        </w:p>
        <w:p w:rsidR="006C0BE7" w:rsidDel="00DB6FC0" w:rsidRDefault="006C0BE7">
          <w:pPr>
            <w:pStyle w:val="Verzeichnis2"/>
            <w:tabs>
              <w:tab w:val="left" w:pos="720"/>
              <w:tab w:val="right" w:leader="dot" w:pos="9016"/>
            </w:tabs>
            <w:rPr>
              <w:del w:id="426" w:author="Kathrin Eichler" w:date="2014-12-08T13:50:00Z"/>
              <w:rFonts w:asciiTheme="minorHAnsi" w:eastAsiaTheme="minorEastAsia" w:hAnsiTheme="minorHAnsi" w:cstheme="minorBidi"/>
              <w:noProof/>
              <w:szCs w:val="22"/>
            </w:rPr>
          </w:pPr>
          <w:del w:id="427" w:author="Kathrin Eichler" w:date="2014-12-08T13:50:00Z">
            <w:r w:rsidRPr="00DB6FC0" w:rsidDel="00DB6FC0">
              <w:rPr>
                <w:noProof/>
                <w:rPrChange w:id="428" w:author="Kathrin Eichler" w:date="2014-12-08T13:50:00Z">
                  <w:rPr>
                    <w:rStyle w:val="Hyperlink"/>
                    <w:noProof/>
                  </w:rPr>
                </w:rPrChange>
              </w:rPr>
              <w:delText>3.1</w:delText>
            </w:r>
            <w:r w:rsidDel="00DB6FC0">
              <w:rPr>
                <w:rFonts w:asciiTheme="minorHAnsi" w:eastAsiaTheme="minorEastAsia" w:hAnsiTheme="minorHAnsi" w:cstheme="minorBidi"/>
                <w:noProof/>
                <w:szCs w:val="22"/>
              </w:rPr>
              <w:tab/>
            </w:r>
            <w:r w:rsidRPr="00DB6FC0" w:rsidDel="00DB6FC0">
              <w:rPr>
                <w:noProof/>
                <w:rPrChange w:id="429" w:author="Kathrin Eichler" w:date="2014-12-08T13:50:00Z">
                  <w:rPr>
                    <w:rStyle w:val="Hyperlink"/>
                    <w:noProof/>
                  </w:rPr>
                </w:rPrChange>
              </w:rPr>
              <w:delText>Interaction</w:delText>
            </w:r>
            <w:r w:rsidDel="00DB6FC0">
              <w:rPr>
                <w:noProof/>
                <w:webHidden/>
              </w:rPr>
              <w:tab/>
              <w:delText>17</w:delText>
            </w:r>
          </w:del>
        </w:p>
        <w:p w:rsidR="006C0BE7" w:rsidDel="00DB6FC0" w:rsidRDefault="006C0BE7">
          <w:pPr>
            <w:pStyle w:val="Verzeichnis3"/>
            <w:tabs>
              <w:tab w:val="left" w:pos="1200"/>
              <w:tab w:val="right" w:leader="dot" w:pos="9016"/>
            </w:tabs>
            <w:rPr>
              <w:del w:id="430" w:author="Kathrin Eichler" w:date="2014-12-08T13:50:00Z"/>
              <w:rFonts w:asciiTheme="minorHAnsi" w:hAnsiTheme="minorHAnsi"/>
              <w:noProof/>
              <w:lang w:val="de-DE" w:eastAsia="de-DE"/>
            </w:rPr>
          </w:pPr>
          <w:del w:id="431" w:author="Kathrin Eichler" w:date="2014-12-08T13:50:00Z">
            <w:r w:rsidRPr="00DB6FC0" w:rsidDel="00DB6FC0">
              <w:rPr>
                <w:noProof/>
                <w:rPrChange w:id="432" w:author="Kathrin Eichler" w:date="2014-12-08T13:50:00Z">
                  <w:rPr>
                    <w:rStyle w:val="Hyperlink"/>
                    <w:noProof/>
                  </w:rPr>
                </w:rPrChange>
              </w:rPr>
              <w:delText>3.1.1</w:delText>
            </w:r>
            <w:r w:rsidDel="00DB6FC0">
              <w:rPr>
                <w:rFonts w:asciiTheme="minorHAnsi" w:hAnsiTheme="minorHAnsi"/>
                <w:noProof/>
                <w:lang w:val="de-DE" w:eastAsia="de-DE"/>
              </w:rPr>
              <w:tab/>
            </w:r>
            <w:r w:rsidRPr="00DB6FC0" w:rsidDel="00DB6FC0">
              <w:rPr>
                <w:noProof/>
                <w:rPrChange w:id="433" w:author="Kathrin Eichler" w:date="2014-12-08T13:50:00Z">
                  <w:rPr>
                    <w:rStyle w:val="Hyperlink"/>
                    <w:noProof/>
                  </w:rPr>
                </w:rPrChange>
              </w:rPr>
              <w:delText>class Interaction (eu.excitementproject.tl.structure)</w:delText>
            </w:r>
            <w:r w:rsidDel="00DB6FC0">
              <w:rPr>
                <w:noProof/>
                <w:webHidden/>
              </w:rPr>
              <w:tab/>
              <w:delText>17</w:delText>
            </w:r>
          </w:del>
        </w:p>
        <w:p w:rsidR="006C0BE7" w:rsidDel="00DB6FC0" w:rsidRDefault="006C0BE7">
          <w:pPr>
            <w:pStyle w:val="Verzeichnis2"/>
            <w:tabs>
              <w:tab w:val="left" w:pos="960"/>
              <w:tab w:val="right" w:leader="dot" w:pos="9016"/>
            </w:tabs>
            <w:rPr>
              <w:del w:id="434" w:author="Kathrin Eichler" w:date="2014-12-08T13:50:00Z"/>
              <w:rFonts w:asciiTheme="minorHAnsi" w:eastAsiaTheme="minorEastAsia" w:hAnsiTheme="minorHAnsi" w:cstheme="minorBidi"/>
              <w:noProof/>
              <w:szCs w:val="22"/>
            </w:rPr>
          </w:pPr>
          <w:del w:id="435" w:author="Kathrin Eichler" w:date="2014-12-08T13:50:00Z">
            <w:r w:rsidRPr="00DB6FC0" w:rsidDel="00DB6FC0">
              <w:rPr>
                <w:noProof/>
                <w:rPrChange w:id="436" w:author="Kathrin Eichler" w:date="2014-12-08T13:50:00Z">
                  <w:rPr>
                    <w:rStyle w:val="Hyperlink"/>
                    <w:noProof/>
                  </w:rPr>
                </w:rPrChange>
              </w:rPr>
              <w:delText>3.2</w:delText>
            </w:r>
            <w:r w:rsidDel="00DB6FC0">
              <w:rPr>
                <w:rFonts w:asciiTheme="minorHAnsi" w:eastAsiaTheme="minorEastAsia" w:hAnsiTheme="minorHAnsi" w:cstheme="minorBidi"/>
                <w:noProof/>
                <w:szCs w:val="22"/>
              </w:rPr>
              <w:tab/>
            </w:r>
            <w:r w:rsidRPr="00DB6FC0" w:rsidDel="00DB6FC0">
              <w:rPr>
                <w:noProof/>
                <w:rPrChange w:id="437" w:author="Kathrin Eichler" w:date="2014-12-08T13:50:00Z">
                  <w:rPr>
                    <w:rStyle w:val="Hyperlink"/>
                    <w:noProof/>
                  </w:rPr>
                </w:rPrChange>
              </w:rPr>
              <w:delText>Introduction to the Three Graphs</w:delText>
            </w:r>
            <w:r w:rsidDel="00DB6FC0">
              <w:rPr>
                <w:noProof/>
                <w:webHidden/>
              </w:rPr>
              <w:tab/>
              <w:delText>18</w:delText>
            </w:r>
          </w:del>
        </w:p>
        <w:p w:rsidR="006C0BE7" w:rsidDel="00DB6FC0" w:rsidRDefault="006C0BE7">
          <w:pPr>
            <w:pStyle w:val="Verzeichnis2"/>
            <w:tabs>
              <w:tab w:val="left" w:pos="960"/>
              <w:tab w:val="right" w:leader="dot" w:pos="9016"/>
            </w:tabs>
            <w:rPr>
              <w:del w:id="438" w:author="Kathrin Eichler" w:date="2014-12-08T13:50:00Z"/>
              <w:rFonts w:asciiTheme="minorHAnsi" w:eastAsiaTheme="minorEastAsia" w:hAnsiTheme="minorHAnsi" w:cstheme="minorBidi"/>
              <w:noProof/>
              <w:szCs w:val="22"/>
            </w:rPr>
          </w:pPr>
          <w:del w:id="439" w:author="Kathrin Eichler" w:date="2014-12-08T13:50:00Z">
            <w:r w:rsidRPr="00DB6FC0" w:rsidDel="00DB6FC0">
              <w:rPr>
                <w:noProof/>
                <w:rPrChange w:id="440" w:author="Kathrin Eichler" w:date="2014-12-08T13:50:00Z">
                  <w:rPr>
                    <w:rStyle w:val="Hyperlink"/>
                    <w:noProof/>
                  </w:rPr>
                </w:rPrChange>
              </w:rPr>
              <w:delText>3.3</w:delText>
            </w:r>
            <w:r w:rsidDel="00DB6FC0">
              <w:rPr>
                <w:rFonts w:asciiTheme="minorHAnsi" w:eastAsiaTheme="minorEastAsia" w:hAnsiTheme="minorHAnsi" w:cstheme="minorBidi"/>
                <w:noProof/>
                <w:szCs w:val="22"/>
              </w:rPr>
              <w:tab/>
            </w:r>
            <w:r w:rsidRPr="00DB6FC0" w:rsidDel="00DB6FC0">
              <w:rPr>
                <w:noProof/>
                <w:rPrChange w:id="441" w:author="Kathrin Eichler" w:date="2014-12-08T13:50:00Z">
                  <w:rPr>
                    <w:rStyle w:val="Hyperlink"/>
                    <w:noProof/>
                  </w:rPr>
                </w:rPrChange>
              </w:rPr>
              <w:delText>Graph Data Structure in Detail</w:delText>
            </w:r>
            <w:r w:rsidDel="00DB6FC0">
              <w:rPr>
                <w:noProof/>
                <w:webHidden/>
              </w:rPr>
              <w:tab/>
              <w:delText>19</w:delText>
            </w:r>
          </w:del>
        </w:p>
        <w:p w:rsidR="006C0BE7" w:rsidDel="00DB6FC0" w:rsidRDefault="006C0BE7">
          <w:pPr>
            <w:pStyle w:val="Verzeichnis3"/>
            <w:tabs>
              <w:tab w:val="left" w:pos="1200"/>
              <w:tab w:val="right" w:leader="dot" w:pos="9016"/>
            </w:tabs>
            <w:rPr>
              <w:del w:id="442" w:author="Kathrin Eichler" w:date="2014-12-08T13:50:00Z"/>
              <w:rFonts w:asciiTheme="minorHAnsi" w:hAnsiTheme="minorHAnsi"/>
              <w:noProof/>
              <w:lang w:val="de-DE" w:eastAsia="de-DE"/>
            </w:rPr>
          </w:pPr>
          <w:del w:id="443" w:author="Kathrin Eichler" w:date="2014-12-08T13:50:00Z">
            <w:r w:rsidRPr="00DB6FC0" w:rsidDel="00DB6FC0">
              <w:rPr>
                <w:noProof/>
                <w:rPrChange w:id="444" w:author="Kathrin Eichler" w:date="2014-12-08T13:50:00Z">
                  <w:rPr>
                    <w:rStyle w:val="Hyperlink"/>
                    <w:noProof/>
                  </w:rPr>
                </w:rPrChange>
              </w:rPr>
              <w:delText>3.3.1</w:delText>
            </w:r>
            <w:r w:rsidDel="00DB6FC0">
              <w:rPr>
                <w:rFonts w:asciiTheme="minorHAnsi" w:hAnsiTheme="minorHAnsi"/>
                <w:noProof/>
                <w:lang w:val="de-DE" w:eastAsia="de-DE"/>
              </w:rPr>
              <w:tab/>
            </w:r>
            <w:r w:rsidRPr="00DB6FC0" w:rsidDel="00DB6FC0">
              <w:rPr>
                <w:noProof/>
                <w:rPrChange w:id="445" w:author="Kathrin Eichler" w:date="2014-12-08T13:50:00Z">
                  <w:rPr>
                    <w:rStyle w:val="Hyperlink"/>
                    <w:noProof/>
                  </w:rPr>
                </w:rPrChange>
              </w:rPr>
              <w:delText>Fragment Graph</w:delText>
            </w:r>
            <w:r w:rsidDel="00DB6FC0">
              <w:rPr>
                <w:noProof/>
                <w:webHidden/>
              </w:rPr>
              <w:tab/>
              <w:delText>19</w:delText>
            </w:r>
          </w:del>
        </w:p>
        <w:p w:rsidR="006C0BE7" w:rsidDel="00DB6FC0" w:rsidRDefault="006C0BE7">
          <w:pPr>
            <w:pStyle w:val="Verzeichnis3"/>
            <w:tabs>
              <w:tab w:val="left" w:pos="1200"/>
              <w:tab w:val="right" w:leader="dot" w:pos="9016"/>
            </w:tabs>
            <w:rPr>
              <w:del w:id="446" w:author="Kathrin Eichler" w:date="2014-12-08T13:50:00Z"/>
              <w:rFonts w:asciiTheme="minorHAnsi" w:hAnsiTheme="minorHAnsi"/>
              <w:noProof/>
              <w:lang w:val="de-DE" w:eastAsia="de-DE"/>
            </w:rPr>
          </w:pPr>
          <w:del w:id="447" w:author="Kathrin Eichler" w:date="2014-12-08T13:50:00Z">
            <w:r w:rsidRPr="00DB6FC0" w:rsidDel="00DB6FC0">
              <w:rPr>
                <w:noProof/>
                <w:rPrChange w:id="448" w:author="Kathrin Eichler" w:date="2014-12-08T13:50:00Z">
                  <w:rPr>
                    <w:rStyle w:val="Hyperlink"/>
                    <w:noProof/>
                  </w:rPr>
                </w:rPrChange>
              </w:rPr>
              <w:delText>3.3.2</w:delText>
            </w:r>
            <w:r w:rsidDel="00DB6FC0">
              <w:rPr>
                <w:rFonts w:asciiTheme="minorHAnsi" w:hAnsiTheme="minorHAnsi"/>
                <w:noProof/>
                <w:lang w:val="de-DE" w:eastAsia="de-DE"/>
              </w:rPr>
              <w:tab/>
            </w:r>
            <w:r w:rsidRPr="00DB6FC0" w:rsidDel="00DB6FC0">
              <w:rPr>
                <w:noProof/>
                <w:rPrChange w:id="449" w:author="Kathrin Eichler" w:date="2014-12-08T13:50:00Z">
                  <w:rPr>
                    <w:rStyle w:val="Hyperlink"/>
                    <w:noProof/>
                  </w:rPr>
                </w:rPrChange>
              </w:rPr>
              <w:delText>Raw Graph</w:delText>
            </w:r>
            <w:r w:rsidDel="00DB6FC0">
              <w:rPr>
                <w:noProof/>
                <w:webHidden/>
              </w:rPr>
              <w:tab/>
              <w:delText>24</w:delText>
            </w:r>
          </w:del>
        </w:p>
        <w:p w:rsidR="006C0BE7" w:rsidDel="00DB6FC0" w:rsidRDefault="006C0BE7">
          <w:pPr>
            <w:pStyle w:val="Verzeichnis3"/>
            <w:tabs>
              <w:tab w:val="left" w:pos="1200"/>
              <w:tab w:val="right" w:leader="dot" w:pos="9016"/>
            </w:tabs>
            <w:rPr>
              <w:del w:id="450" w:author="Kathrin Eichler" w:date="2014-12-08T13:50:00Z"/>
              <w:rFonts w:asciiTheme="minorHAnsi" w:hAnsiTheme="minorHAnsi"/>
              <w:noProof/>
              <w:lang w:val="de-DE" w:eastAsia="de-DE"/>
            </w:rPr>
          </w:pPr>
          <w:del w:id="451" w:author="Kathrin Eichler" w:date="2014-12-08T13:50:00Z">
            <w:r w:rsidRPr="00DB6FC0" w:rsidDel="00DB6FC0">
              <w:rPr>
                <w:noProof/>
                <w:rPrChange w:id="452" w:author="Kathrin Eichler" w:date="2014-12-08T13:50:00Z">
                  <w:rPr>
                    <w:rStyle w:val="Hyperlink"/>
                    <w:noProof/>
                  </w:rPr>
                </w:rPrChange>
              </w:rPr>
              <w:delText>3.3.3</w:delText>
            </w:r>
            <w:r w:rsidDel="00DB6FC0">
              <w:rPr>
                <w:rFonts w:asciiTheme="minorHAnsi" w:hAnsiTheme="minorHAnsi"/>
                <w:noProof/>
                <w:lang w:val="de-DE" w:eastAsia="de-DE"/>
              </w:rPr>
              <w:tab/>
            </w:r>
            <w:r w:rsidRPr="00DB6FC0" w:rsidDel="00DB6FC0">
              <w:rPr>
                <w:noProof/>
                <w:rPrChange w:id="453" w:author="Kathrin Eichler" w:date="2014-12-08T13:50:00Z">
                  <w:rPr>
                    <w:rStyle w:val="Hyperlink"/>
                    <w:noProof/>
                  </w:rPr>
                </w:rPrChange>
              </w:rPr>
              <w:delText>Collapsed Graph</w:delText>
            </w:r>
            <w:r w:rsidDel="00DB6FC0">
              <w:rPr>
                <w:noProof/>
                <w:webHidden/>
              </w:rPr>
              <w:tab/>
              <w:delText>27</w:delText>
            </w:r>
          </w:del>
        </w:p>
        <w:p w:rsidR="006C0BE7" w:rsidDel="00DB6FC0" w:rsidRDefault="006C0BE7">
          <w:pPr>
            <w:pStyle w:val="Verzeichnis1"/>
            <w:tabs>
              <w:tab w:val="left" w:pos="442"/>
              <w:tab w:val="right" w:leader="dot" w:pos="9016"/>
            </w:tabs>
            <w:rPr>
              <w:del w:id="454" w:author="Kathrin Eichler" w:date="2014-12-08T13:50:00Z"/>
              <w:rFonts w:asciiTheme="minorHAnsi" w:eastAsiaTheme="minorEastAsia" w:hAnsiTheme="minorHAnsi" w:cstheme="minorBidi"/>
              <w:noProof/>
              <w:szCs w:val="22"/>
            </w:rPr>
          </w:pPr>
          <w:del w:id="455" w:author="Kathrin Eichler" w:date="2014-12-08T13:50:00Z">
            <w:r w:rsidRPr="00DB6FC0" w:rsidDel="00DB6FC0">
              <w:rPr>
                <w:noProof/>
                <w:lang w:bidi="he-IL"/>
                <w:rPrChange w:id="456" w:author="Kathrin Eichler" w:date="2014-12-08T13:50:00Z">
                  <w:rPr>
                    <w:rStyle w:val="Hyperlink"/>
                    <w:noProof/>
                    <w:lang w:bidi="he-IL"/>
                  </w:rPr>
                </w:rPrChange>
              </w:rPr>
              <w:delText>4.</w:delText>
            </w:r>
            <w:r w:rsidDel="00DB6FC0">
              <w:rPr>
                <w:rFonts w:asciiTheme="minorHAnsi" w:eastAsiaTheme="minorEastAsia" w:hAnsiTheme="minorHAnsi" w:cstheme="minorBidi"/>
                <w:noProof/>
                <w:szCs w:val="22"/>
              </w:rPr>
              <w:tab/>
            </w:r>
            <w:r w:rsidRPr="00DB6FC0" w:rsidDel="00DB6FC0">
              <w:rPr>
                <w:noProof/>
                <w:lang w:bidi="he-IL"/>
                <w:rPrChange w:id="457" w:author="Kathrin Eichler" w:date="2014-12-08T13:50:00Z">
                  <w:rPr>
                    <w:rStyle w:val="Hyperlink"/>
                    <w:noProof/>
                    <w:lang w:bidi="he-IL"/>
                  </w:rPr>
                </w:rPrChange>
              </w:rPr>
              <w:delText>UIMA Type System for Transduction Layer</w:delText>
            </w:r>
            <w:r w:rsidDel="00DB6FC0">
              <w:rPr>
                <w:noProof/>
                <w:webHidden/>
              </w:rPr>
              <w:tab/>
              <w:delText>30</w:delText>
            </w:r>
          </w:del>
        </w:p>
        <w:p w:rsidR="006C0BE7" w:rsidDel="00DB6FC0" w:rsidRDefault="006C0BE7">
          <w:pPr>
            <w:pStyle w:val="Verzeichnis2"/>
            <w:tabs>
              <w:tab w:val="left" w:pos="720"/>
              <w:tab w:val="right" w:leader="dot" w:pos="9016"/>
            </w:tabs>
            <w:rPr>
              <w:del w:id="458" w:author="Kathrin Eichler" w:date="2014-12-08T13:50:00Z"/>
              <w:rFonts w:asciiTheme="minorHAnsi" w:eastAsiaTheme="minorEastAsia" w:hAnsiTheme="minorHAnsi" w:cstheme="minorBidi"/>
              <w:noProof/>
              <w:szCs w:val="22"/>
            </w:rPr>
          </w:pPr>
          <w:del w:id="459" w:author="Kathrin Eichler" w:date="2014-12-08T13:50:00Z">
            <w:r w:rsidRPr="00DB6FC0" w:rsidDel="00DB6FC0">
              <w:rPr>
                <w:noProof/>
                <w:rPrChange w:id="460" w:author="Kathrin Eichler" w:date="2014-12-08T13:50:00Z">
                  <w:rPr>
                    <w:rStyle w:val="Hyperlink"/>
                    <w:noProof/>
                  </w:rPr>
                </w:rPrChange>
              </w:rPr>
              <w:delText>4.1</w:delText>
            </w:r>
            <w:r w:rsidDel="00DB6FC0">
              <w:rPr>
                <w:rFonts w:asciiTheme="minorHAnsi" w:eastAsiaTheme="minorEastAsia" w:hAnsiTheme="minorHAnsi" w:cstheme="minorBidi"/>
                <w:noProof/>
                <w:szCs w:val="22"/>
              </w:rPr>
              <w:tab/>
            </w:r>
            <w:r w:rsidRPr="00DB6FC0" w:rsidDel="00DB6FC0">
              <w:rPr>
                <w:noProof/>
                <w:rPrChange w:id="461" w:author="Kathrin Eichler" w:date="2014-12-08T13:50:00Z">
                  <w:rPr>
                    <w:rStyle w:val="Hyperlink"/>
                    <w:noProof/>
                  </w:rPr>
                </w:rPrChange>
              </w:rPr>
              <w:delText>Introduction</w:delText>
            </w:r>
            <w:r w:rsidDel="00DB6FC0">
              <w:rPr>
                <w:noProof/>
                <w:webHidden/>
              </w:rPr>
              <w:tab/>
              <w:delText>30</w:delText>
            </w:r>
          </w:del>
        </w:p>
        <w:p w:rsidR="006C0BE7" w:rsidDel="00DB6FC0" w:rsidRDefault="006C0BE7">
          <w:pPr>
            <w:pStyle w:val="Verzeichnis2"/>
            <w:tabs>
              <w:tab w:val="left" w:pos="960"/>
              <w:tab w:val="right" w:leader="dot" w:pos="9016"/>
            </w:tabs>
            <w:rPr>
              <w:del w:id="462" w:author="Kathrin Eichler" w:date="2014-12-08T13:50:00Z"/>
              <w:rFonts w:asciiTheme="minorHAnsi" w:eastAsiaTheme="minorEastAsia" w:hAnsiTheme="minorHAnsi" w:cstheme="minorBidi"/>
              <w:noProof/>
              <w:szCs w:val="22"/>
            </w:rPr>
          </w:pPr>
          <w:del w:id="463" w:author="Kathrin Eichler" w:date="2014-12-08T13:50:00Z">
            <w:r w:rsidRPr="00DB6FC0" w:rsidDel="00DB6FC0">
              <w:rPr>
                <w:noProof/>
                <w:rPrChange w:id="464" w:author="Kathrin Eichler" w:date="2014-12-08T13:50:00Z">
                  <w:rPr>
                    <w:rStyle w:val="Hyperlink"/>
                    <w:noProof/>
                  </w:rPr>
                </w:rPrChange>
              </w:rPr>
              <w:delText>4.2</w:delText>
            </w:r>
            <w:r w:rsidDel="00DB6FC0">
              <w:rPr>
                <w:rFonts w:asciiTheme="minorHAnsi" w:eastAsiaTheme="minorEastAsia" w:hAnsiTheme="minorHAnsi" w:cstheme="minorBidi"/>
                <w:noProof/>
                <w:szCs w:val="22"/>
              </w:rPr>
              <w:tab/>
            </w:r>
            <w:r w:rsidRPr="00DB6FC0" w:rsidDel="00DB6FC0">
              <w:rPr>
                <w:noProof/>
                <w:rPrChange w:id="465" w:author="Kathrin Eichler" w:date="2014-12-08T13:50:00Z">
                  <w:rPr>
                    <w:rStyle w:val="Hyperlink"/>
                    <w:noProof/>
                  </w:rPr>
                </w:rPrChange>
              </w:rPr>
              <w:delText>Types</w:delText>
            </w:r>
            <w:r w:rsidDel="00DB6FC0">
              <w:rPr>
                <w:noProof/>
                <w:webHidden/>
              </w:rPr>
              <w:tab/>
              <w:delText>31</w:delText>
            </w:r>
          </w:del>
        </w:p>
        <w:p w:rsidR="006C0BE7" w:rsidDel="00DB6FC0" w:rsidRDefault="006C0BE7">
          <w:pPr>
            <w:pStyle w:val="Verzeichnis3"/>
            <w:tabs>
              <w:tab w:val="left" w:pos="1200"/>
              <w:tab w:val="right" w:leader="dot" w:pos="9016"/>
            </w:tabs>
            <w:rPr>
              <w:del w:id="466" w:author="Kathrin Eichler" w:date="2014-12-08T13:50:00Z"/>
              <w:rFonts w:asciiTheme="minorHAnsi" w:hAnsiTheme="minorHAnsi"/>
              <w:noProof/>
              <w:lang w:val="de-DE" w:eastAsia="de-DE"/>
            </w:rPr>
          </w:pPr>
          <w:del w:id="467" w:author="Kathrin Eichler" w:date="2014-12-08T13:50:00Z">
            <w:r w:rsidRPr="00DB6FC0" w:rsidDel="00DB6FC0">
              <w:rPr>
                <w:noProof/>
                <w:rPrChange w:id="468" w:author="Kathrin Eichler" w:date="2014-12-08T13:50:00Z">
                  <w:rPr>
                    <w:rStyle w:val="Hyperlink"/>
                    <w:noProof/>
                  </w:rPr>
                </w:rPrChange>
              </w:rPr>
              <w:delText>4.2.1</w:delText>
            </w:r>
            <w:r w:rsidDel="00DB6FC0">
              <w:rPr>
                <w:rFonts w:asciiTheme="minorHAnsi" w:hAnsiTheme="minorHAnsi"/>
                <w:noProof/>
                <w:lang w:val="de-DE" w:eastAsia="de-DE"/>
              </w:rPr>
              <w:tab/>
            </w:r>
            <w:r w:rsidRPr="00DB6FC0" w:rsidDel="00DB6FC0">
              <w:rPr>
                <w:noProof/>
                <w:rPrChange w:id="469" w:author="Kathrin Eichler" w:date="2014-12-08T13:50:00Z">
                  <w:rPr>
                    <w:rStyle w:val="Hyperlink"/>
                    <w:noProof/>
                  </w:rPr>
                </w:rPrChange>
              </w:rPr>
              <w:delText>Metadata (eu.excitement.type.tl)</w:delText>
            </w:r>
            <w:r w:rsidDel="00DB6FC0">
              <w:rPr>
                <w:noProof/>
                <w:webHidden/>
              </w:rPr>
              <w:tab/>
              <w:delText>31</w:delText>
            </w:r>
          </w:del>
        </w:p>
        <w:p w:rsidR="006C0BE7" w:rsidDel="00DB6FC0" w:rsidRDefault="006C0BE7">
          <w:pPr>
            <w:pStyle w:val="Verzeichnis3"/>
            <w:tabs>
              <w:tab w:val="left" w:pos="1200"/>
              <w:tab w:val="right" w:leader="dot" w:pos="9016"/>
            </w:tabs>
            <w:rPr>
              <w:del w:id="470" w:author="Kathrin Eichler" w:date="2014-12-08T13:50:00Z"/>
              <w:rFonts w:asciiTheme="minorHAnsi" w:hAnsiTheme="minorHAnsi"/>
              <w:noProof/>
              <w:lang w:val="de-DE" w:eastAsia="de-DE"/>
            </w:rPr>
          </w:pPr>
          <w:del w:id="471" w:author="Kathrin Eichler" w:date="2014-12-08T13:50:00Z">
            <w:r w:rsidRPr="00DB6FC0" w:rsidDel="00DB6FC0">
              <w:rPr>
                <w:noProof/>
                <w:rPrChange w:id="472" w:author="Kathrin Eichler" w:date="2014-12-08T13:50:00Z">
                  <w:rPr>
                    <w:rStyle w:val="Hyperlink"/>
                    <w:noProof/>
                  </w:rPr>
                </w:rPrChange>
              </w:rPr>
              <w:delText>4.2.2</w:delText>
            </w:r>
            <w:r w:rsidDel="00DB6FC0">
              <w:rPr>
                <w:rFonts w:asciiTheme="minorHAnsi" w:hAnsiTheme="minorHAnsi"/>
                <w:noProof/>
                <w:lang w:val="de-DE" w:eastAsia="de-DE"/>
              </w:rPr>
              <w:tab/>
            </w:r>
            <w:r w:rsidRPr="00DB6FC0" w:rsidDel="00DB6FC0">
              <w:rPr>
                <w:noProof/>
                <w:rPrChange w:id="473" w:author="Kathrin Eichler" w:date="2014-12-08T13:50:00Z">
                  <w:rPr>
                    <w:rStyle w:val="Hyperlink"/>
                    <w:noProof/>
                  </w:rPr>
                </w:rPrChange>
              </w:rPr>
              <w:delText>FragmentAnnotation (eu.excitement.type.tl)</w:delText>
            </w:r>
            <w:r w:rsidDel="00DB6FC0">
              <w:rPr>
                <w:noProof/>
                <w:webHidden/>
              </w:rPr>
              <w:tab/>
              <w:delText>31</w:delText>
            </w:r>
          </w:del>
        </w:p>
        <w:p w:rsidR="006C0BE7" w:rsidDel="00DB6FC0" w:rsidRDefault="006C0BE7">
          <w:pPr>
            <w:pStyle w:val="Verzeichnis3"/>
            <w:tabs>
              <w:tab w:val="left" w:pos="1200"/>
              <w:tab w:val="right" w:leader="dot" w:pos="9016"/>
            </w:tabs>
            <w:rPr>
              <w:del w:id="474" w:author="Kathrin Eichler" w:date="2014-12-08T13:50:00Z"/>
              <w:rFonts w:asciiTheme="minorHAnsi" w:hAnsiTheme="minorHAnsi"/>
              <w:noProof/>
              <w:lang w:val="de-DE" w:eastAsia="de-DE"/>
            </w:rPr>
          </w:pPr>
          <w:del w:id="475" w:author="Kathrin Eichler" w:date="2014-12-08T13:50:00Z">
            <w:r w:rsidRPr="00DB6FC0" w:rsidDel="00DB6FC0">
              <w:rPr>
                <w:noProof/>
                <w:rPrChange w:id="476" w:author="Kathrin Eichler" w:date="2014-12-08T13:50:00Z">
                  <w:rPr>
                    <w:rStyle w:val="Hyperlink"/>
                    <w:noProof/>
                  </w:rPr>
                </w:rPrChange>
              </w:rPr>
              <w:delText>4.2.3</w:delText>
            </w:r>
            <w:r w:rsidDel="00DB6FC0">
              <w:rPr>
                <w:rFonts w:asciiTheme="minorHAnsi" w:hAnsiTheme="minorHAnsi"/>
                <w:noProof/>
                <w:lang w:val="de-DE" w:eastAsia="de-DE"/>
              </w:rPr>
              <w:tab/>
            </w:r>
            <w:r w:rsidRPr="00DB6FC0" w:rsidDel="00DB6FC0">
              <w:rPr>
                <w:noProof/>
                <w:rPrChange w:id="477" w:author="Kathrin Eichler" w:date="2014-12-08T13:50:00Z">
                  <w:rPr>
                    <w:rStyle w:val="Hyperlink"/>
                    <w:noProof/>
                  </w:rPr>
                </w:rPrChange>
              </w:rPr>
              <w:delText>FragmentPart (eu.excitement.type.tl)</w:delText>
            </w:r>
            <w:r w:rsidDel="00DB6FC0">
              <w:rPr>
                <w:noProof/>
                <w:webHidden/>
              </w:rPr>
              <w:tab/>
              <w:delText>32</w:delText>
            </w:r>
          </w:del>
        </w:p>
        <w:p w:rsidR="006C0BE7" w:rsidDel="00DB6FC0" w:rsidRDefault="006C0BE7">
          <w:pPr>
            <w:pStyle w:val="Verzeichnis3"/>
            <w:tabs>
              <w:tab w:val="left" w:pos="1200"/>
              <w:tab w:val="right" w:leader="dot" w:pos="9016"/>
            </w:tabs>
            <w:rPr>
              <w:del w:id="478" w:author="Kathrin Eichler" w:date="2014-12-08T13:50:00Z"/>
              <w:rFonts w:asciiTheme="minorHAnsi" w:hAnsiTheme="minorHAnsi"/>
              <w:noProof/>
              <w:lang w:val="de-DE" w:eastAsia="de-DE"/>
            </w:rPr>
          </w:pPr>
          <w:del w:id="479" w:author="Kathrin Eichler" w:date="2014-12-08T13:50:00Z">
            <w:r w:rsidRPr="00DB6FC0" w:rsidDel="00DB6FC0">
              <w:rPr>
                <w:noProof/>
                <w:rPrChange w:id="480" w:author="Kathrin Eichler" w:date="2014-12-08T13:50:00Z">
                  <w:rPr>
                    <w:rStyle w:val="Hyperlink"/>
                    <w:noProof/>
                  </w:rPr>
                </w:rPrChange>
              </w:rPr>
              <w:delText>4.2.4</w:delText>
            </w:r>
            <w:r w:rsidDel="00DB6FC0">
              <w:rPr>
                <w:rFonts w:asciiTheme="minorHAnsi" w:hAnsiTheme="minorHAnsi"/>
                <w:noProof/>
                <w:lang w:val="de-DE" w:eastAsia="de-DE"/>
              </w:rPr>
              <w:tab/>
            </w:r>
            <w:r w:rsidRPr="00DB6FC0" w:rsidDel="00DB6FC0">
              <w:rPr>
                <w:noProof/>
                <w:rPrChange w:id="481" w:author="Kathrin Eichler" w:date="2014-12-08T13:50:00Z">
                  <w:rPr>
                    <w:rStyle w:val="Hyperlink"/>
                    <w:noProof/>
                  </w:rPr>
                </w:rPrChange>
              </w:rPr>
              <w:delText>AssumedFragment (eu.excitement.type.tl)</w:delText>
            </w:r>
            <w:r w:rsidDel="00DB6FC0">
              <w:rPr>
                <w:noProof/>
                <w:webHidden/>
              </w:rPr>
              <w:tab/>
              <w:delText>32</w:delText>
            </w:r>
          </w:del>
        </w:p>
        <w:p w:rsidR="006C0BE7" w:rsidDel="00DB6FC0" w:rsidRDefault="006C0BE7">
          <w:pPr>
            <w:pStyle w:val="Verzeichnis3"/>
            <w:tabs>
              <w:tab w:val="left" w:pos="1200"/>
              <w:tab w:val="right" w:leader="dot" w:pos="9016"/>
            </w:tabs>
            <w:rPr>
              <w:del w:id="482" w:author="Kathrin Eichler" w:date="2014-12-08T13:50:00Z"/>
              <w:rFonts w:asciiTheme="minorHAnsi" w:hAnsiTheme="minorHAnsi"/>
              <w:noProof/>
              <w:lang w:val="de-DE" w:eastAsia="de-DE"/>
            </w:rPr>
          </w:pPr>
          <w:del w:id="483" w:author="Kathrin Eichler" w:date="2014-12-08T13:50:00Z">
            <w:r w:rsidRPr="00DB6FC0" w:rsidDel="00DB6FC0">
              <w:rPr>
                <w:noProof/>
                <w:rPrChange w:id="484" w:author="Kathrin Eichler" w:date="2014-12-08T13:50:00Z">
                  <w:rPr>
                    <w:rStyle w:val="Hyperlink"/>
                    <w:noProof/>
                  </w:rPr>
                </w:rPrChange>
              </w:rPr>
              <w:delText>4.2.5</w:delText>
            </w:r>
            <w:r w:rsidDel="00DB6FC0">
              <w:rPr>
                <w:rFonts w:asciiTheme="minorHAnsi" w:hAnsiTheme="minorHAnsi"/>
                <w:noProof/>
                <w:lang w:val="de-DE" w:eastAsia="de-DE"/>
              </w:rPr>
              <w:tab/>
            </w:r>
            <w:r w:rsidRPr="00DB6FC0" w:rsidDel="00DB6FC0">
              <w:rPr>
                <w:noProof/>
                <w:rPrChange w:id="485" w:author="Kathrin Eichler" w:date="2014-12-08T13:50:00Z">
                  <w:rPr>
                    <w:rStyle w:val="Hyperlink"/>
                    <w:noProof/>
                  </w:rPr>
                </w:rPrChange>
              </w:rPr>
              <w:delText>DeterminedFragment (eu.excitement.type.tl)</w:delText>
            </w:r>
            <w:r w:rsidDel="00DB6FC0">
              <w:rPr>
                <w:noProof/>
                <w:webHidden/>
              </w:rPr>
              <w:tab/>
              <w:delText>33</w:delText>
            </w:r>
          </w:del>
        </w:p>
        <w:p w:rsidR="006C0BE7" w:rsidDel="00DB6FC0" w:rsidRDefault="006C0BE7">
          <w:pPr>
            <w:pStyle w:val="Verzeichnis3"/>
            <w:tabs>
              <w:tab w:val="left" w:pos="1200"/>
              <w:tab w:val="right" w:leader="dot" w:pos="9016"/>
            </w:tabs>
            <w:rPr>
              <w:del w:id="486" w:author="Kathrin Eichler" w:date="2014-12-08T13:50:00Z"/>
              <w:rFonts w:asciiTheme="minorHAnsi" w:hAnsiTheme="minorHAnsi"/>
              <w:noProof/>
              <w:lang w:val="de-DE" w:eastAsia="de-DE"/>
            </w:rPr>
          </w:pPr>
          <w:del w:id="487" w:author="Kathrin Eichler" w:date="2014-12-08T13:50:00Z">
            <w:r w:rsidRPr="00DB6FC0" w:rsidDel="00DB6FC0">
              <w:rPr>
                <w:noProof/>
                <w:rPrChange w:id="488" w:author="Kathrin Eichler" w:date="2014-12-08T13:50:00Z">
                  <w:rPr>
                    <w:rStyle w:val="Hyperlink"/>
                    <w:noProof/>
                  </w:rPr>
                </w:rPrChange>
              </w:rPr>
              <w:delText>4.2.6</w:delText>
            </w:r>
            <w:r w:rsidDel="00DB6FC0">
              <w:rPr>
                <w:rFonts w:asciiTheme="minorHAnsi" w:hAnsiTheme="minorHAnsi"/>
                <w:noProof/>
                <w:lang w:val="de-DE" w:eastAsia="de-DE"/>
              </w:rPr>
              <w:tab/>
            </w:r>
            <w:r w:rsidRPr="00DB6FC0" w:rsidDel="00DB6FC0">
              <w:rPr>
                <w:noProof/>
                <w:rPrChange w:id="489" w:author="Kathrin Eichler" w:date="2014-12-08T13:50:00Z">
                  <w:rPr>
                    <w:rStyle w:val="Hyperlink"/>
                    <w:noProof/>
                  </w:rPr>
                </w:rPrChange>
              </w:rPr>
              <w:delText>ModifierAnnotation (eu.excitement.type.tl)</w:delText>
            </w:r>
            <w:r w:rsidDel="00DB6FC0">
              <w:rPr>
                <w:noProof/>
                <w:webHidden/>
              </w:rPr>
              <w:tab/>
              <w:delText>33</w:delText>
            </w:r>
          </w:del>
        </w:p>
        <w:p w:rsidR="006C0BE7" w:rsidDel="00DB6FC0" w:rsidRDefault="006C0BE7">
          <w:pPr>
            <w:pStyle w:val="Verzeichnis3"/>
            <w:tabs>
              <w:tab w:val="left" w:pos="1200"/>
              <w:tab w:val="right" w:leader="dot" w:pos="9016"/>
            </w:tabs>
            <w:rPr>
              <w:del w:id="490" w:author="Kathrin Eichler" w:date="2014-12-08T13:50:00Z"/>
              <w:rFonts w:asciiTheme="minorHAnsi" w:hAnsiTheme="minorHAnsi"/>
              <w:noProof/>
              <w:lang w:val="de-DE" w:eastAsia="de-DE"/>
            </w:rPr>
          </w:pPr>
          <w:del w:id="491" w:author="Kathrin Eichler" w:date="2014-12-08T13:50:00Z">
            <w:r w:rsidRPr="00DB6FC0" w:rsidDel="00DB6FC0">
              <w:rPr>
                <w:noProof/>
                <w:rPrChange w:id="492" w:author="Kathrin Eichler" w:date="2014-12-08T13:50:00Z">
                  <w:rPr>
                    <w:rStyle w:val="Hyperlink"/>
                    <w:noProof/>
                  </w:rPr>
                </w:rPrChange>
              </w:rPr>
              <w:delText>4.2.7</w:delText>
            </w:r>
            <w:r w:rsidDel="00DB6FC0">
              <w:rPr>
                <w:rFonts w:asciiTheme="minorHAnsi" w:hAnsiTheme="minorHAnsi"/>
                <w:noProof/>
                <w:lang w:val="de-DE" w:eastAsia="de-DE"/>
              </w:rPr>
              <w:tab/>
            </w:r>
            <w:r w:rsidRPr="00DB6FC0" w:rsidDel="00DB6FC0">
              <w:rPr>
                <w:noProof/>
                <w:rPrChange w:id="493" w:author="Kathrin Eichler" w:date="2014-12-08T13:50:00Z">
                  <w:rPr>
                    <w:rStyle w:val="Hyperlink"/>
                    <w:noProof/>
                  </w:rPr>
                </w:rPrChange>
              </w:rPr>
              <w:delText>CategoryAnnotation (eu.excitement.type.tl)</w:delText>
            </w:r>
            <w:r w:rsidDel="00DB6FC0">
              <w:rPr>
                <w:noProof/>
                <w:webHidden/>
              </w:rPr>
              <w:tab/>
              <w:delText>34</w:delText>
            </w:r>
          </w:del>
        </w:p>
        <w:p w:rsidR="006C0BE7" w:rsidDel="00DB6FC0" w:rsidRDefault="006C0BE7">
          <w:pPr>
            <w:pStyle w:val="Verzeichnis3"/>
            <w:tabs>
              <w:tab w:val="left" w:pos="1200"/>
              <w:tab w:val="right" w:leader="dot" w:pos="9016"/>
            </w:tabs>
            <w:rPr>
              <w:del w:id="494" w:author="Kathrin Eichler" w:date="2014-12-08T13:50:00Z"/>
              <w:rFonts w:asciiTheme="minorHAnsi" w:hAnsiTheme="minorHAnsi"/>
              <w:noProof/>
              <w:lang w:val="de-DE" w:eastAsia="de-DE"/>
            </w:rPr>
          </w:pPr>
          <w:del w:id="495" w:author="Kathrin Eichler" w:date="2014-12-08T13:50:00Z">
            <w:r w:rsidRPr="00DB6FC0" w:rsidDel="00DB6FC0">
              <w:rPr>
                <w:noProof/>
                <w:rPrChange w:id="496" w:author="Kathrin Eichler" w:date="2014-12-08T13:50:00Z">
                  <w:rPr>
                    <w:rStyle w:val="Hyperlink"/>
                    <w:noProof/>
                  </w:rPr>
                </w:rPrChange>
              </w:rPr>
              <w:delText>4.2.8</w:delText>
            </w:r>
            <w:r w:rsidDel="00DB6FC0">
              <w:rPr>
                <w:rFonts w:asciiTheme="minorHAnsi" w:hAnsiTheme="minorHAnsi"/>
                <w:noProof/>
                <w:lang w:val="de-DE" w:eastAsia="de-DE"/>
              </w:rPr>
              <w:tab/>
            </w:r>
            <w:r w:rsidRPr="00DB6FC0" w:rsidDel="00DB6FC0">
              <w:rPr>
                <w:noProof/>
                <w:rPrChange w:id="497" w:author="Kathrin Eichler" w:date="2014-12-08T13:50:00Z">
                  <w:rPr>
                    <w:rStyle w:val="Hyperlink"/>
                    <w:noProof/>
                  </w:rPr>
                </w:rPrChange>
              </w:rPr>
              <w:delText>CategoryDecision (eu.excitement.type.tl)</w:delText>
            </w:r>
            <w:r w:rsidDel="00DB6FC0">
              <w:rPr>
                <w:noProof/>
                <w:webHidden/>
              </w:rPr>
              <w:tab/>
              <w:delText>35</w:delText>
            </w:r>
          </w:del>
        </w:p>
        <w:p w:rsidR="006C0BE7" w:rsidDel="00DB6FC0" w:rsidRDefault="006C0BE7">
          <w:pPr>
            <w:pStyle w:val="Verzeichnis1"/>
            <w:tabs>
              <w:tab w:val="left" w:pos="442"/>
              <w:tab w:val="right" w:leader="dot" w:pos="9016"/>
            </w:tabs>
            <w:rPr>
              <w:del w:id="498" w:author="Kathrin Eichler" w:date="2014-12-08T13:50:00Z"/>
              <w:rFonts w:asciiTheme="minorHAnsi" w:eastAsiaTheme="minorEastAsia" w:hAnsiTheme="minorHAnsi" w:cstheme="minorBidi"/>
              <w:noProof/>
              <w:szCs w:val="22"/>
            </w:rPr>
          </w:pPr>
          <w:del w:id="499" w:author="Kathrin Eichler" w:date="2014-12-08T13:50:00Z">
            <w:r w:rsidRPr="00DB6FC0" w:rsidDel="00DB6FC0">
              <w:rPr>
                <w:noProof/>
                <w:lang w:bidi="he-IL"/>
                <w:rPrChange w:id="500" w:author="Kathrin Eichler" w:date="2014-12-08T13:50:00Z">
                  <w:rPr>
                    <w:rStyle w:val="Hyperlink"/>
                    <w:noProof/>
                    <w:lang w:bidi="he-IL"/>
                  </w:rPr>
                </w:rPrChange>
              </w:rPr>
              <w:delText>5.</w:delText>
            </w:r>
            <w:r w:rsidDel="00DB6FC0">
              <w:rPr>
                <w:rFonts w:asciiTheme="minorHAnsi" w:eastAsiaTheme="minorEastAsia" w:hAnsiTheme="minorHAnsi" w:cstheme="minorBidi"/>
                <w:noProof/>
                <w:szCs w:val="22"/>
              </w:rPr>
              <w:tab/>
            </w:r>
            <w:r w:rsidRPr="00DB6FC0" w:rsidDel="00DB6FC0">
              <w:rPr>
                <w:noProof/>
                <w:lang w:bidi="he-IL"/>
                <w:rPrChange w:id="501" w:author="Kathrin Eichler" w:date="2014-12-08T13:50:00Z">
                  <w:rPr>
                    <w:rStyle w:val="Hyperlink"/>
                    <w:noProof/>
                    <w:lang w:bidi="he-IL"/>
                  </w:rPr>
                </w:rPrChange>
              </w:rPr>
              <w:delText>Interface Definitions for the WP6 Modules</w:delText>
            </w:r>
            <w:r w:rsidDel="00DB6FC0">
              <w:rPr>
                <w:noProof/>
                <w:webHidden/>
              </w:rPr>
              <w:tab/>
              <w:delText>36</w:delText>
            </w:r>
          </w:del>
        </w:p>
        <w:p w:rsidR="006C0BE7" w:rsidDel="00DB6FC0" w:rsidRDefault="006C0BE7">
          <w:pPr>
            <w:pStyle w:val="Verzeichnis2"/>
            <w:tabs>
              <w:tab w:val="left" w:pos="720"/>
              <w:tab w:val="right" w:leader="dot" w:pos="9016"/>
            </w:tabs>
            <w:rPr>
              <w:del w:id="502" w:author="Kathrin Eichler" w:date="2014-12-08T13:50:00Z"/>
              <w:rFonts w:asciiTheme="minorHAnsi" w:eastAsiaTheme="minorEastAsia" w:hAnsiTheme="minorHAnsi" w:cstheme="minorBidi"/>
              <w:noProof/>
              <w:szCs w:val="22"/>
            </w:rPr>
          </w:pPr>
          <w:del w:id="503" w:author="Kathrin Eichler" w:date="2014-12-08T13:50:00Z">
            <w:r w:rsidRPr="00DB6FC0" w:rsidDel="00DB6FC0">
              <w:rPr>
                <w:noProof/>
                <w:rPrChange w:id="504" w:author="Kathrin Eichler" w:date="2014-12-08T13:50:00Z">
                  <w:rPr>
                    <w:rStyle w:val="Hyperlink"/>
                    <w:noProof/>
                  </w:rPr>
                </w:rPrChange>
              </w:rPr>
              <w:delText>5.1</w:delText>
            </w:r>
            <w:r w:rsidDel="00DB6FC0">
              <w:rPr>
                <w:rFonts w:asciiTheme="minorHAnsi" w:eastAsiaTheme="minorEastAsia" w:hAnsiTheme="minorHAnsi" w:cstheme="minorBidi"/>
                <w:noProof/>
                <w:szCs w:val="22"/>
              </w:rPr>
              <w:tab/>
            </w:r>
            <w:r w:rsidRPr="00DB6FC0" w:rsidDel="00DB6FC0">
              <w:rPr>
                <w:noProof/>
                <w:rPrChange w:id="505" w:author="Kathrin Eichler" w:date="2014-12-08T13:50:00Z">
                  <w:rPr>
                    <w:rStyle w:val="Hyperlink"/>
                    <w:noProof/>
                  </w:rPr>
                </w:rPrChange>
              </w:rPr>
              <w:delText>Interfaces of Decomposition Components</w:delText>
            </w:r>
            <w:r w:rsidDel="00DB6FC0">
              <w:rPr>
                <w:noProof/>
                <w:webHidden/>
              </w:rPr>
              <w:tab/>
              <w:delText>36</w:delText>
            </w:r>
          </w:del>
        </w:p>
        <w:p w:rsidR="006C0BE7" w:rsidDel="00DB6FC0" w:rsidRDefault="006C0BE7">
          <w:pPr>
            <w:pStyle w:val="Verzeichnis3"/>
            <w:tabs>
              <w:tab w:val="left" w:pos="1200"/>
              <w:tab w:val="right" w:leader="dot" w:pos="9016"/>
            </w:tabs>
            <w:rPr>
              <w:del w:id="506" w:author="Kathrin Eichler" w:date="2014-12-08T13:50:00Z"/>
              <w:rFonts w:asciiTheme="minorHAnsi" w:hAnsiTheme="minorHAnsi"/>
              <w:noProof/>
              <w:lang w:val="de-DE" w:eastAsia="de-DE"/>
            </w:rPr>
          </w:pPr>
          <w:del w:id="507" w:author="Kathrin Eichler" w:date="2014-12-08T13:50:00Z">
            <w:r w:rsidRPr="00DB6FC0" w:rsidDel="00DB6FC0">
              <w:rPr>
                <w:noProof/>
                <w:rPrChange w:id="508" w:author="Kathrin Eichler" w:date="2014-12-08T13:50:00Z">
                  <w:rPr>
                    <w:rStyle w:val="Hyperlink"/>
                    <w:noProof/>
                  </w:rPr>
                </w:rPrChange>
              </w:rPr>
              <w:delText>5.1.1</w:delText>
            </w:r>
            <w:r w:rsidDel="00DB6FC0">
              <w:rPr>
                <w:rFonts w:asciiTheme="minorHAnsi" w:hAnsiTheme="minorHAnsi"/>
                <w:noProof/>
                <w:lang w:val="de-DE" w:eastAsia="de-DE"/>
              </w:rPr>
              <w:tab/>
            </w:r>
            <w:r w:rsidRPr="00DB6FC0" w:rsidDel="00DB6FC0">
              <w:rPr>
                <w:noProof/>
                <w:rPrChange w:id="509" w:author="Kathrin Eichler" w:date="2014-12-08T13:50:00Z">
                  <w:rPr>
                    <w:rStyle w:val="Hyperlink"/>
                    <w:noProof/>
                  </w:rPr>
                </w:rPrChange>
              </w:rPr>
              <w:delText xml:space="preserve">Fragment Annotator Module: interface </w:delText>
            </w:r>
            <w:r w:rsidRPr="00DB6FC0" w:rsidDel="00DB6FC0">
              <w:rPr>
                <w:i/>
                <w:noProof/>
                <w:rPrChange w:id="510" w:author="Kathrin Eichler" w:date="2014-12-08T13:50:00Z">
                  <w:rPr>
                    <w:rStyle w:val="Hyperlink"/>
                    <w:i/>
                    <w:noProof/>
                  </w:rPr>
                </w:rPrChange>
              </w:rPr>
              <w:delText>FragmentAnnotator</w:delText>
            </w:r>
            <w:r w:rsidRPr="00DB6FC0" w:rsidDel="00DB6FC0">
              <w:rPr>
                <w:noProof/>
                <w:rPrChange w:id="511" w:author="Kathrin Eichler" w:date="2014-12-08T13:50:00Z">
                  <w:rPr>
                    <w:rStyle w:val="Hyperlink"/>
                    <w:noProof/>
                  </w:rPr>
                </w:rPrChange>
              </w:rPr>
              <w:delText xml:space="preserve">  (eu.excitementproject.tl.decomposition.api)</w:delText>
            </w:r>
            <w:r w:rsidDel="00DB6FC0">
              <w:rPr>
                <w:noProof/>
                <w:webHidden/>
              </w:rPr>
              <w:tab/>
              <w:delText>36</w:delText>
            </w:r>
          </w:del>
        </w:p>
        <w:p w:rsidR="006C0BE7" w:rsidDel="00DB6FC0" w:rsidRDefault="006C0BE7">
          <w:pPr>
            <w:pStyle w:val="Verzeichnis3"/>
            <w:tabs>
              <w:tab w:val="left" w:pos="1200"/>
              <w:tab w:val="right" w:leader="dot" w:pos="9016"/>
            </w:tabs>
            <w:rPr>
              <w:del w:id="512" w:author="Kathrin Eichler" w:date="2014-12-08T13:50:00Z"/>
              <w:rFonts w:asciiTheme="minorHAnsi" w:hAnsiTheme="minorHAnsi"/>
              <w:noProof/>
              <w:lang w:val="de-DE" w:eastAsia="de-DE"/>
            </w:rPr>
          </w:pPr>
          <w:del w:id="513" w:author="Kathrin Eichler" w:date="2014-12-08T13:50:00Z">
            <w:r w:rsidRPr="00DB6FC0" w:rsidDel="00DB6FC0">
              <w:rPr>
                <w:noProof/>
                <w:rPrChange w:id="514" w:author="Kathrin Eichler" w:date="2014-12-08T13:50:00Z">
                  <w:rPr>
                    <w:rStyle w:val="Hyperlink"/>
                    <w:noProof/>
                  </w:rPr>
                </w:rPrChange>
              </w:rPr>
              <w:delText>5.1.2</w:delText>
            </w:r>
            <w:r w:rsidDel="00DB6FC0">
              <w:rPr>
                <w:rFonts w:asciiTheme="minorHAnsi" w:hAnsiTheme="minorHAnsi"/>
                <w:noProof/>
                <w:lang w:val="de-DE" w:eastAsia="de-DE"/>
              </w:rPr>
              <w:tab/>
            </w:r>
            <w:r w:rsidRPr="00DB6FC0" w:rsidDel="00DB6FC0">
              <w:rPr>
                <w:noProof/>
                <w:rPrChange w:id="515" w:author="Kathrin Eichler" w:date="2014-12-08T13:50:00Z">
                  <w:rPr>
                    <w:rStyle w:val="Hyperlink"/>
                    <w:noProof/>
                  </w:rPr>
                </w:rPrChange>
              </w:rPr>
              <w:delText>Modifier Annotator Modules:</w:delText>
            </w:r>
            <w:r w:rsidDel="00DB6FC0">
              <w:rPr>
                <w:noProof/>
                <w:webHidden/>
              </w:rPr>
              <w:tab/>
              <w:delText>37</w:delText>
            </w:r>
          </w:del>
        </w:p>
        <w:p w:rsidR="006C0BE7" w:rsidDel="00DB6FC0" w:rsidRDefault="006C0BE7">
          <w:pPr>
            <w:pStyle w:val="Verzeichnis3"/>
            <w:tabs>
              <w:tab w:val="left" w:pos="1200"/>
              <w:tab w:val="right" w:leader="dot" w:pos="9016"/>
            </w:tabs>
            <w:rPr>
              <w:del w:id="516" w:author="Kathrin Eichler" w:date="2014-12-08T13:50:00Z"/>
              <w:rFonts w:asciiTheme="minorHAnsi" w:hAnsiTheme="minorHAnsi"/>
              <w:noProof/>
              <w:lang w:val="de-DE" w:eastAsia="de-DE"/>
            </w:rPr>
          </w:pPr>
          <w:del w:id="517" w:author="Kathrin Eichler" w:date="2014-12-08T13:50:00Z">
            <w:r w:rsidRPr="00DB6FC0" w:rsidDel="00DB6FC0">
              <w:rPr>
                <w:noProof/>
                <w:rPrChange w:id="518" w:author="Kathrin Eichler" w:date="2014-12-08T13:50:00Z">
                  <w:rPr>
                    <w:rStyle w:val="Hyperlink"/>
                    <w:noProof/>
                  </w:rPr>
                </w:rPrChange>
              </w:rPr>
              <w:delText>5.1.3</w:delText>
            </w:r>
            <w:r w:rsidDel="00DB6FC0">
              <w:rPr>
                <w:rFonts w:asciiTheme="minorHAnsi" w:hAnsiTheme="minorHAnsi"/>
                <w:noProof/>
                <w:lang w:val="de-DE" w:eastAsia="de-DE"/>
              </w:rPr>
              <w:tab/>
            </w:r>
            <w:r w:rsidRPr="00DB6FC0" w:rsidDel="00DB6FC0">
              <w:rPr>
                <w:noProof/>
                <w:rPrChange w:id="519" w:author="Kathrin Eichler" w:date="2014-12-08T13:50:00Z">
                  <w:rPr>
                    <w:rStyle w:val="Hyperlink"/>
                    <w:noProof/>
                  </w:rPr>
                </w:rPrChange>
              </w:rPr>
              <w:delText xml:space="preserve">Fragment Graph Generator Module:  interface </w:delText>
            </w:r>
            <w:r w:rsidRPr="00DB6FC0" w:rsidDel="00DB6FC0">
              <w:rPr>
                <w:i/>
                <w:noProof/>
                <w:rPrChange w:id="520" w:author="Kathrin Eichler" w:date="2014-12-08T13:50:00Z">
                  <w:rPr>
                    <w:rStyle w:val="Hyperlink"/>
                    <w:i/>
                    <w:noProof/>
                  </w:rPr>
                </w:rPrChange>
              </w:rPr>
              <w:delText xml:space="preserve">FragmentGraphGenerator </w:delText>
            </w:r>
            <w:r w:rsidRPr="00DB6FC0" w:rsidDel="00DB6FC0">
              <w:rPr>
                <w:noProof/>
                <w:rPrChange w:id="521" w:author="Kathrin Eichler" w:date="2014-12-08T13:50:00Z">
                  <w:rPr>
                    <w:rStyle w:val="Hyperlink"/>
                    <w:noProof/>
                  </w:rPr>
                </w:rPrChange>
              </w:rPr>
              <w:delText>(eu.excitementproject.tl.decomposition.api)</w:delText>
            </w:r>
            <w:r w:rsidDel="00DB6FC0">
              <w:rPr>
                <w:noProof/>
                <w:webHidden/>
              </w:rPr>
              <w:tab/>
              <w:delText>38</w:delText>
            </w:r>
          </w:del>
        </w:p>
        <w:p w:rsidR="006C0BE7" w:rsidDel="00DB6FC0" w:rsidRDefault="006C0BE7">
          <w:pPr>
            <w:pStyle w:val="Verzeichnis2"/>
            <w:tabs>
              <w:tab w:val="left" w:pos="720"/>
              <w:tab w:val="right" w:leader="dot" w:pos="9016"/>
            </w:tabs>
            <w:rPr>
              <w:del w:id="522" w:author="Kathrin Eichler" w:date="2014-12-08T13:50:00Z"/>
              <w:rFonts w:asciiTheme="minorHAnsi" w:eastAsiaTheme="minorEastAsia" w:hAnsiTheme="minorHAnsi" w:cstheme="minorBidi"/>
              <w:noProof/>
              <w:szCs w:val="22"/>
            </w:rPr>
          </w:pPr>
          <w:del w:id="523" w:author="Kathrin Eichler" w:date="2014-12-08T13:50:00Z">
            <w:r w:rsidRPr="00DB6FC0" w:rsidDel="00DB6FC0">
              <w:rPr>
                <w:noProof/>
                <w:rPrChange w:id="524" w:author="Kathrin Eichler" w:date="2014-12-08T13:50:00Z">
                  <w:rPr>
                    <w:rStyle w:val="Hyperlink"/>
                    <w:noProof/>
                  </w:rPr>
                </w:rPrChange>
              </w:rPr>
              <w:delText>5.2</w:delText>
            </w:r>
            <w:r w:rsidDel="00DB6FC0">
              <w:rPr>
                <w:rFonts w:asciiTheme="minorHAnsi" w:eastAsiaTheme="minorEastAsia" w:hAnsiTheme="minorHAnsi" w:cstheme="minorBidi"/>
                <w:noProof/>
                <w:szCs w:val="22"/>
              </w:rPr>
              <w:tab/>
            </w:r>
            <w:r w:rsidRPr="00DB6FC0" w:rsidDel="00DB6FC0">
              <w:rPr>
                <w:noProof/>
                <w:rPrChange w:id="525" w:author="Kathrin Eichler" w:date="2014-12-08T13:50:00Z">
                  <w:rPr>
                    <w:rStyle w:val="Hyperlink"/>
                    <w:noProof/>
                  </w:rPr>
                </w:rPrChange>
              </w:rPr>
              <w:delText>Interfaces of Composition Components</w:delText>
            </w:r>
            <w:r w:rsidDel="00DB6FC0">
              <w:rPr>
                <w:noProof/>
                <w:webHidden/>
              </w:rPr>
              <w:tab/>
              <w:delText>39</w:delText>
            </w:r>
          </w:del>
        </w:p>
        <w:p w:rsidR="006C0BE7" w:rsidDel="00DB6FC0" w:rsidRDefault="006C0BE7">
          <w:pPr>
            <w:pStyle w:val="Verzeichnis3"/>
            <w:tabs>
              <w:tab w:val="left" w:pos="1200"/>
              <w:tab w:val="right" w:leader="dot" w:pos="9016"/>
            </w:tabs>
            <w:rPr>
              <w:del w:id="526" w:author="Kathrin Eichler" w:date="2014-12-08T13:50:00Z"/>
              <w:rFonts w:asciiTheme="minorHAnsi" w:hAnsiTheme="minorHAnsi"/>
              <w:noProof/>
              <w:lang w:val="de-DE" w:eastAsia="de-DE"/>
            </w:rPr>
          </w:pPr>
          <w:del w:id="527" w:author="Kathrin Eichler" w:date="2014-12-08T13:50:00Z">
            <w:r w:rsidRPr="00DB6FC0" w:rsidDel="00DB6FC0">
              <w:rPr>
                <w:noProof/>
                <w:rPrChange w:id="528" w:author="Kathrin Eichler" w:date="2014-12-08T13:50:00Z">
                  <w:rPr>
                    <w:rStyle w:val="Hyperlink"/>
                    <w:noProof/>
                  </w:rPr>
                </w:rPrChange>
              </w:rPr>
              <w:delText>5.2.1</w:delText>
            </w:r>
            <w:r w:rsidDel="00DB6FC0">
              <w:rPr>
                <w:rFonts w:asciiTheme="minorHAnsi" w:hAnsiTheme="minorHAnsi"/>
                <w:noProof/>
                <w:lang w:val="de-DE" w:eastAsia="de-DE"/>
              </w:rPr>
              <w:tab/>
            </w:r>
            <w:r w:rsidRPr="00DB6FC0" w:rsidDel="00DB6FC0">
              <w:rPr>
                <w:noProof/>
                <w:rPrChange w:id="529" w:author="Kathrin Eichler" w:date="2014-12-08T13:50:00Z">
                  <w:rPr>
                    <w:rStyle w:val="Hyperlink"/>
                    <w:noProof/>
                  </w:rPr>
                </w:rPrChange>
              </w:rPr>
              <w:delText xml:space="preserve">Graph Merger Module: interface </w:delText>
            </w:r>
            <w:r w:rsidRPr="00DB6FC0" w:rsidDel="00DB6FC0">
              <w:rPr>
                <w:i/>
                <w:noProof/>
                <w:rPrChange w:id="530" w:author="Kathrin Eichler" w:date="2014-12-08T13:50:00Z">
                  <w:rPr>
                    <w:rStyle w:val="Hyperlink"/>
                    <w:i/>
                    <w:noProof/>
                  </w:rPr>
                </w:rPrChange>
              </w:rPr>
              <w:delText xml:space="preserve">GraphMerger </w:delText>
            </w:r>
            <w:r w:rsidRPr="00DB6FC0" w:rsidDel="00DB6FC0">
              <w:rPr>
                <w:noProof/>
                <w:rPrChange w:id="531" w:author="Kathrin Eichler" w:date="2014-12-08T13:50:00Z">
                  <w:rPr>
                    <w:rStyle w:val="Hyperlink"/>
                    <w:noProof/>
                  </w:rPr>
                </w:rPrChange>
              </w:rPr>
              <w:delText>(eu.excitementproject.tl.composition.api)</w:delText>
            </w:r>
            <w:r w:rsidDel="00DB6FC0">
              <w:rPr>
                <w:noProof/>
                <w:webHidden/>
              </w:rPr>
              <w:tab/>
              <w:delText>39</w:delText>
            </w:r>
          </w:del>
        </w:p>
        <w:p w:rsidR="006C0BE7" w:rsidDel="00DB6FC0" w:rsidRDefault="006C0BE7">
          <w:pPr>
            <w:pStyle w:val="Verzeichnis3"/>
            <w:tabs>
              <w:tab w:val="left" w:pos="1200"/>
              <w:tab w:val="right" w:leader="dot" w:pos="9016"/>
            </w:tabs>
            <w:rPr>
              <w:del w:id="532" w:author="Kathrin Eichler" w:date="2014-12-08T13:50:00Z"/>
              <w:rFonts w:asciiTheme="minorHAnsi" w:hAnsiTheme="minorHAnsi"/>
              <w:noProof/>
              <w:lang w:val="de-DE" w:eastAsia="de-DE"/>
            </w:rPr>
          </w:pPr>
          <w:del w:id="533" w:author="Kathrin Eichler" w:date="2014-12-08T13:50:00Z">
            <w:r w:rsidRPr="00DB6FC0" w:rsidDel="00DB6FC0">
              <w:rPr>
                <w:noProof/>
                <w:rPrChange w:id="534" w:author="Kathrin Eichler" w:date="2014-12-08T13:50:00Z">
                  <w:rPr>
                    <w:rStyle w:val="Hyperlink"/>
                    <w:noProof/>
                  </w:rPr>
                </w:rPrChange>
              </w:rPr>
              <w:delText>5.2.2</w:delText>
            </w:r>
            <w:r w:rsidDel="00DB6FC0">
              <w:rPr>
                <w:rFonts w:asciiTheme="minorHAnsi" w:hAnsiTheme="minorHAnsi"/>
                <w:noProof/>
                <w:lang w:val="de-DE" w:eastAsia="de-DE"/>
              </w:rPr>
              <w:tab/>
            </w:r>
            <w:r w:rsidRPr="00DB6FC0" w:rsidDel="00DB6FC0">
              <w:rPr>
                <w:noProof/>
                <w:rPrChange w:id="535" w:author="Kathrin Eichler" w:date="2014-12-08T13:50:00Z">
                  <w:rPr>
                    <w:rStyle w:val="Hyperlink"/>
                    <w:noProof/>
                  </w:rPr>
                </w:rPrChange>
              </w:rPr>
              <w:delText xml:space="preserve">Graph Optimizer Module: interface </w:delText>
            </w:r>
            <w:r w:rsidRPr="00DB6FC0" w:rsidDel="00DB6FC0">
              <w:rPr>
                <w:i/>
                <w:noProof/>
                <w:rPrChange w:id="536" w:author="Kathrin Eichler" w:date="2014-12-08T13:50:00Z">
                  <w:rPr>
                    <w:rStyle w:val="Hyperlink"/>
                    <w:i/>
                    <w:noProof/>
                  </w:rPr>
                </w:rPrChange>
              </w:rPr>
              <w:delText xml:space="preserve">GraphOptimizer </w:delText>
            </w:r>
            <w:r w:rsidRPr="00DB6FC0" w:rsidDel="00DB6FC0">
              <w:rPr>
                <w:noProof/>
                <w:rPrChange w:id="537" w:author="Kathrin Eichler" w:date="2014-12-08T13:50:00Z">
                  <w:rPr>
                    <w:rStyle w:val="Hyperlink"/>
                    <w:noProof/>
                  </w:rPr>
                </w:rPrChange>
              </w:rPr>
              <w:delText>(eu.excitementproject.tl.composition.api)</w:delText>
            </w:r>
            <w:r w:rsidDel="00DB6FC0">
              <w:rPr>
                <w:noProof/>
                <w:webHidden/>
              </w:rPr>
              <w:tab/>
              <w:delText>41</w:delText>
            </w:r>
          </w:del>
        </w:p>
        <w:p w:rsidR="006C0BE7" w:rsidDel="00DB6FC0" w:rsidRDefault="006C0BE7">
          <w:pPr>
            <w:pStyle w:val="Verzeichnis3"/>
            <w:tabs>
              <w:tab w:val="left" w:pos="1200"/>
              <w:tab w:val="right" w:leader="dot" w:pos="9016"/>
            </w:tabs>
            <w:rPr>
              <w:del w:id="538" w:author="Kathrin Eichler" w:date="2014-12-08T13:50:00Z"/>
              <w:rFonts w:asciiTheme="minorHAnsi" w:hAnsiTheme="minorHAnsi"/>
              <w:noProof/>
              <w:lang w:val="de-DE" w:eastAsia="de-DE"/>
            </w:rPr>
          </w:pPr>
          <w:del w:id="539" w:author="Kathrin Eichler" w:date="2014-12-08T13:50:00Z">
            <w:r w:rsidRPr="00DB6FC0" w:rsidDel="00DB6FC0">
              <w:rPr>
                <w:noProof/>
                <w:rPrChange w:id="540" w:author="Kathrin Eichler" w:date="2014-12-08T13:50:00Z">
                  <w:rPr>
                    <w:rStyle w:val="Hyperlink"/>
                    <w:noProof/>
                  </w:rPr>
                </w:rPrChange>
              </w:rPr>
              <w:delText>5.2.3</w:delText>
            </w:r>
            <w:r w:rsidDel="00DB6FC0">
              <w:rPr>
                <w:rFonts w:asciiTheme="minorHAnsi" w:hAnsiTheme="minorHAnsi"/>
                <w:noProof/>
                <w:lang w:val="de-DE" w:eastAsia="de-DE"/>
              </w:rPr>
              <w:tab/>
            </w:r>
            <w:r w:rsidRPr="00DB6FC0" w:rsidDel="00DB6FC0">
              <w:rPr>
                <w:noProof/>
                <w:rPrChange w:id="541" w:author="Kathrin Eichler" w:date="2014-12-08T13:50:00Z">
                  <w:rPr>
                    <w:rStyle w:val="Hyperlink"/>
                    <w:noProof/>
                  </w:rPr>
                </w:rPrChange>
              </w:rPr>
              <w:delText xml:space="preserve">Confidence Calculator Module: interface </w:delText>
            </w:r>
            <w:r w:rsidRPr="00DB6FC0" w:rsidDel="00DB6FC0">
              <w:rPr>
                <w:i/>
                <w:noProof/>
                <w:rPrChange w:id="542" w:author="Kathrin Eichler" w:date="2014-12-08T13:50:00Z">
                  <w:rPr>
                    <w:rStyle w:val="Hyperlink"/>
                    <w:i/>
                    <w:noProof/>
                  </w:rPr>
                </w:rPrChange>
              </w:rPr>
              <w:delText>ConfidenceCalculator</w:delText>
            </w:r>
            <w:r w:rsidRPr="00DB6FC0" w:rsidDel="00DB6FC0">
              <w:rPr>
                <w:noProof/>
                <w:rPrChange w:id="543" w:author="Kathrin Eichler" w:date="2014-12-08T13:50:00Z">
                  <w:rPr>
                    <w:rStyle w:val="Hyperlink"/>
                    <w:noProof/>
                  </w:rPr>
                </w:rPrChange>
              </w:rPr>
              <w:delText xml:space="preserve"> (eu.excitementproject.tl.composition.api)</w:delText>
            </w:r>
            <w:r w:rsidDel="00DB6FC0">
              <w:rPr>
                <w:noProof/>
                <w:webHidden/>
              </w:rPr>
              <w:tab/>
              <w:delText>42</w:delText>
            </w:r>
          </w:del>
        </w:p>
        <w:p w:rsidR="006C0BE7" w:rsidDel="00DB6FC0" w:rsidRDefault="006C0BE7">
          <w:pPr>
            <w:pStyle w:val="Verzeichnis3"/>
            <w:tabs>
              <w:tab w:val="left" w:pos="1200"/>
              <w:tab w:val="right" w:leader="dot" w:pos="9016"/>
            </w:tabs>
            <w:rPr>
              <w:del w:id="544" w:author="Kathrin Eichler" w:date="2014-12-08T13:50:00Z"/>
              <w:rFonts w:asciiTheme="minorHAnsi" w:hAnsiTheme="minorHAnsi"/>
              <w:noProof/>
              <w:lang w:val="de-DE" w:eastAsia="de-DE"/>
            </w:rPr>
          </w:pPr>
          <w:del w:id="545" w:author="Kathrin Eichler" w:date="2014-12-08T13:50:00Z">
            <w:r w:rsidRPr="00DB6FC0" w:rsidDel="00DB6FC0">
              <w:rPr>
                <w:noProof/>
                <w:rPrChange w:id="546" w:author="Kathrin Eichler" w:date="2014-12-08T13:50:00Z">
                  <w:rPr>
                    <w:rStyle w:val="Hyperlink"/>
                    <w:noProof/>
                  </w:rPr>
                </w:rPrChange>
              </w:rPr>
              <w:delText>5.2.4</w:delText>
            </w:r>
            <w:r w:rsidDel="00DB6FC0">
              <w:rPr>
                <w:rFonts w:asciiTheme="minorHAnsi" w:hAnsiTheme="minorHAnsi"/>
                <w:noProof/>
                <w:lang w:val="de-DE" w:eastAsia="de-DE"/>
              </w:rPr>
              <w:tab/>
            </w:r>
            <w:r w:rsidRPr="00DB6FC0" w:rsidDel="00DB6FC0">
              <w:rPr>
                <w:noProof/>
                <w:rPrChange w:id="547" w:author="Kathrin Eichler" w:date="2014-12-08T13:50:00Z">
                  <w:rPr>
                    <w:rStyle w:val="Hyperlink"/>
                    <w:noProof/>
                  </w:rPr>
                </w:rPrChange>
              </w:rPr>
              <w:delText>Node Matcher Modules:</w:delText>
            </w:r>
            <w:r w:rsidDel="00DB6FC0">
              <w:rPr>
                <w:noProof/>
                <w:webHidden/>
              </w:rPr>
              <w:tab/>
              <w:delText>42</w:delText>
            </w:r>
          </w:del>
        </w:p>
        <w:p w:rsidR="006C0BE7" w:rsidDel="00DB6FC0" w:rsidRDefault="006C0BE7">
          <w:pPr>
            <w:pStyle w:val="Verzeichnis3"/>
            <w:tabs>
              <w:tab w:val="left" w:pos="1200"/>
              <w:tab w:val="right" w:leader="dot" w:pos="9016"/>
            </w:tabs>
            <w:rPr>
              <w:del w:id="548" w:author="Kathrin Eichler" w:date="2014-12-08T13:50:00Z"/>
              <w:rFonts w:asciiTheme="minorHAnsi" w:hAnsiTheme="minorHAnsi"/>
              <w:noProof/>
              <w:lang w:val="de-DE" w:eastAsia="de-DE"/>
            </w:rPr>
          </w:pPr>
          <w:del w:id="549" w:author="Kathrin Eichler" w:date="2014-12-08T13:50:00Z">
            <w:r w:rsidRPr="00DB6FC0" w:rsidDel="00DB6FC0">
              <w:rPr>
                <w:noProof/>
                <w:rPrChange w:id="550" w:author="Kathrin Eichler" w:date="2014-12-08T13:50:00Z">
                  <w:rPr>
                    <w:rStyle w:val="Hyperlink"/>
                    <w:noProof/>
                  </w:rPr>
                </w:rPrChange>
              </w:rPr>
              <w:delText>5.2.5</w:delText>
            </w:r>
            <w:r w:rsidDel="00DB6FC0">
              <w:rPr>
                <w:rFonts w:asciiTheme="minorHAnsi" w:hAnsiTheme="minorHAnsi"/>
                <w:noProof/>
                <w:lang w:val="de-DE" w:eastAsia="de-DE"/>
              </w:rPr>
              <w:tab/>
            </w:r>
            <w:r w:rsidRPr="00DB6FC0" w:rsidDel="00DB6FC0">
              <w:rPr>
                <w:noProof/>
                <w:rPrChange w:id="551" w:author="Kathrin Eichler" w:date="2014-12-08T13:50:00Z">
                  <w:rPr>
                    <w:rStyle w:val="Hyperlink"/>
                    <w:noProof/>
                  </w:rPr>
                </w:rPrChange>
              </w:rPr>
              <w:delText xml:space="preserve">Category Annotator Module: interface </w:delText>
            </w:r>
            <w:r w:rsidRPr="00DB6FC0" w:rsidDel="00DB6FC0">
              <w:rPr>
                <w:i/>
                <w:noProof/>
                <w:rPrChange w:id="552" w:author="Kathrin Eichler" w:date="2014-12-08T13:50:00Z">
                  <w:rPr>
                    <w:rStyle w:val="Hyperlink"/>
                    <w:i/>
                    <w:noProof/>
                  </w:rPr>
                </w:rPrChange>
              </w:rPr>
              <w:delText>CategoryAnnotator</w:delText>
            </w:r>
            <w:r w:rsidRPr="00DB6FC0" w:rsidDel="00DB6FC0">
              <w:rPr>
                <w:noProof/>
                <w:rPrChange w:id="553" w:author="Kathrin Eichler" w:date="2014-12-08T13:50:00Z">
                  <w:rPr>
                    <w:rStyle w:val="Hyperlink"/>
                    <w:noProof/>
                  </w:rPr>
                </w:rPrChange>
              </w:rPr>
              <w:delText>(eu.excitementproject.tl.composition.api)</w:delText>
            </w:r>
            <w:r w:rsidDel="00DB6FC0">
              <w:rPr>
                <w:noProof/>
                <w:webHidden/>
              </w:rPr>
              <w:tab/>
              <w:delText>44</w:delText>
            </w:r>
          </w:del>
        </w:p>
        <w:p w:rsidR="006C0BE7" w:rsidDel="00DB6FC0" w:rsidRDefault="006C0BE7">
          <w:pPr>
            <w:pStyle w:val="Verzeichnis2"/>
            <w:tabs>
              <w:tab w:val="left" w:pos="720"/>
              <w:tab w:val="right" w:leader="dot" w:pos="9016"/>
            </w:tabs>
            <w:rPr>
              <w:del w:id="554" w:author="Kathrin Eichler" w:date="2014-12-08T13:50:00Z"/>
              <w:rFonts w:asciiTheme="minorHAnsi" w:eastAsiaTheme="minorEastAsia" w:hAnsiTheme="minorHAnsi" w:cstheme="minorBidi"/>
              <w:noProof/>
              <w:szCs w:val="22"/>
            </w:rPr>
          </w:pPr>
          <w:del w:id="555" w:author="Kathrin Eichler" w:date="2014-12-08T13:50:00Z">
            <w:r w:rsidRPr="00DB6FC0" w:rsidDel="00DB6FC0">
              <w:rPr>
                <w:noProof/>
                <w:rPrChange w:id="556" w:author="Kathrin Eichler" w:date="2014-12-08T13:50:00Z">
                  <w:rPr>
                    <w:rStyle w:val="Hyperlink"/>
                    <w:noProof/>
                  </w:rPr>
                </w:rPrChange>
              </w:rPr>
              <w:delText>5.3</w:delText>
            </w:r>
            <w:r w:rsidDel="00DB6FC0">
              <w:rPr>
                <w:rFonts w:asciiTheme="minorHAnsi" w:eastAsiaTheme="minorEastAsia" w:hAnsiTheme="minorHAnsi" w:cstheme="minorBidi"/>
                <w:noProof/>
                <w:szCs w:val="22"/>
              </w:rPr>
              <w:tab/>
            </w:r>
            <w:r w:rsidRPr="00DB6FC0" w:rsidDel="00DB6FC0">
              <w:rPr>
                <w:noProof/>
                <w:rPrChange w:id="557" w:author="Kathrin Eichler" w:date="2014-12-08T13:50:00Z">
                  <w:rPr>
                    <w:rStyle w:val="Hyperlink"/>
                    <w:noProof/>
                  </w:rPr>
                </w:rPrChange>
              </w:rPr>
              <w:delText>Top Level Interface Definition</w:delText>
            </w:r>
            <w:r w:rsidDel="00DB6FC0">
              <w:rPr>
                <w:noProof/>
                <w:webHidden/>
              </w:rPr>
              <w:tab/>
              <w:delText>46</w:delText>
            </w:r>
          </w:del>
        </w:p>
        <w:p w:rsidR="006C0BE7" w:rsidDel="00DB6FC0" w:rsidRDefault="006C0BE7">
          <w:pPr>
            <w:pStyle w:val="Verzeichnis3"/>
            <w:tabs>
              <w:tab w:val="left" w:pos="1200"/>
              <w:tab w:val="right" w:leader="dot" w:pos="9016"/>
            </w:tabs>
            <w:rPr>
              <w:del w:id="558" w:author="Kathrin Eichler" w:date="2014-12-08T13:50:00Z"/>
              <w:rFonts w:asciiTheme="minorHAnsi" w:hAnsiTheme="minorHAnsi"/>
              <w:noProof/>
              <w:lang w:val="de-DE" w:eastAsia="de-DE"/>
            </w:rPr>
          </w:pPr>
          <w:del w:id="559" w:author="Kathrin Eichler" w:date="2014-12-08T13:50:00Z">
            <w:r w:rsidRPr="00DB6FC0" w:rsidDel="00DB6FC0">
              <w:rPr>
                <w:noProof/>
                <w:rPrChange w:id="560" w:author="Kathrin Eichler" w:date="2014-12-08T13:50:00Z">
                  <w:rPr>
                    <w:rStyle w:val="Hyperlink"/>
                    <w:noProof/>
                  </w:rPr>
                </w:rPrChange>
              </w:rPr>
              <w:delText>5.3.1</w:delText>
            </w:r>
            <w:r w:rsidDel="00DB6FC0">
              <w:rPr>
                <w:rFonts w:asciiTheme="minorHAnsi" w:hAnsiTheme="minorHAnsi"/>
                <w:noProof/>
                <w:lang w:val="de-DE" w:eastAsia="de-DE"/>
              </w:rPr>
              <w:tab/>
            </w:r>
            <w:r w:rsidRPr="00DB6FC0" w:rsidDel="00DB6FC0">
              <w:rPr>
                <w:noProof/>
                <w:rPrChange w:id="561" w:author="Kathrin Eichler" w:date="2014-12-08T13:50:00Z">
                  <w:rPr>
                    <w:rStyle w:val="Hyperlink"/>
                    <w:noProof/>
                  </w:rPr>
                </w:rPrChange>
              </w:rPr>
              <w:delText>Introduction to the Top Level</w:delText>
            </w:r>
            <w:r w:rsidDel="00DB6FC0">
              <w:rPr>
                <w:noProof/>
                <w:webHidden/>
              </w:rPr>
              <w:tab/>
              <w:delText>46</w:delText>
            </w:r>
          </w:del>
        </w:p>
        <w:p w:rsidR="006C0BE7" w:rsidDel="00DB6FC0" w:rsidRDefault="006C0BE7">
          <w:pPr>
            <w:pStyle w:val="Verzeichnis3"/>
            <w:tabs>
              <w:tab w:val="left" w:pos="1200"/>
              <w:tab w:val="right" w:leader="dot" w:pos="9016"/>
            </w:tabs>
            <w:rPr>
              <w:del w:id="562" w:author="Kathrin Eichler" w:date="2014-12-08T13:50:00Z"/>
              <w:rFonts w:asciiTheme="minorHAnsi" w:hAnsiTheme="minorHAnsi"/>
              <w:noProof/>
              <w:lang w:val="de-DE" w:eastAsia="de-DE"/>
            </w:rPr>
          </w:pPr>
          <w:del w:id="563" w:author="Kathrin Eichler" w:date="2014-12-08T13:50:00Z">
            <w:r w:rsidRPr="00DB6FC0" w:rsidDel="00DB6FC0">
              <w:rPr>
                <w:noProof/>
                <w:rPrChange w:id="564" w:author="Kathrin Eichler" w:date="2014-12-08T13:50:00Z">
                  <w:rPr>
                    <w:rStyle w:val="Hyperlink"/>
                    <w:noProof/>
                  </w:rPr>
                </w:rPrChange>
              </w:rPr>
              <w:delText>5.3.1</w:delText>
            </w:r>
            <w:r w:rsidDel="00DB6FC0">
              <w:rPr>
                <w:rFonts w:asciiTheme="minorHAnsi" w:hAnsiTheme="minorHAnsi"/>
                <w:noProof/>
                <w:lang w:val="de-DE" w:eastAsia="de-DE"/>
              </w:rPr>
              <w:tab/>
            </w:r>
            <w:r w:rsidRPr="00DB6FC0" w:rsidDel="00DB6FC0">
              <w:rPr>
                <w:noProof/>
                <w:rPrChange w:id="565" w:author="Kathrin Eichler" w:date="2014-12-08T13:50:00Z">
                  <w:rPr>
                    <w:rStyle w:val="Hyperlink"/>
                    <w:noProof/>
                  </w:rPr>
                </w:rPrChange>
              </w:rPr>
              <w:delText xml:space="preserve">Use Case 1 Top Level API: interface </w:delText>
            </w:r>
            <w:r w:rsidRPr="00DB6FC0" w:rsidDel="00DB6FC0">
              <w:rPr>
                <w:i/>
                <w:noProof/>
                <w:rPrChange w:id="566" w:author="Kathrin Eichler" w:date="2014-12-08T13:50:00Z">
                  <w:rPr>
                    <w:rStyle w:val="Hyperlink"/>
                    <w:i/>
                    <w:noProof/>
                  </w:rPr>
                </w:rPrChange>
              </w:rPr>
              <w:delText xml:space="preserve">UseCaseOneRunner </w:delText>
            </w:r>
            <w:r w:rsidRPr="00DB6FC0" w:rsidDel="00DB6FC0">
              <w:rPr>
                <w:noProof/>
                <w:rPrChange w:id="567" w:author="Kathrin Eichler" w:date="2014-12-08T13:50:00Z">
                  <w:rPr>
                    <w:rStyle w:val="Hyperlink"/>
                    <w:noProof/>
                  </w:rPr>
                </w:rPrChange>
              </w:rPr>
              <w:delText>(eu.excitementproject.tl.toplevel.api)</w:delText>
            </w:r>
            <w:r w:rsidDel="00DB6FC0">
              <w:rPr>
                <w:noProof/>
                <w:webHidden/>
              </w:rPr>
              <w:tab/>
              <w:delText>47</w:delText>
            </w:r>
          </w:del>
        </w:p>
        <w:p w:rsidR="006C0BE7" w:rsidDel="00DB6FC0" w:rsidRDefault="006C0BE7">
          <w:pPr>
            <w:pStyle w:val="Verzeichnis3"/>
            <w:tabs>
              <w:tab w:val="left" w:pos="1200"/>
              <w:tab w:val="right" w:leader="dot" w:pos="9016"/>
            </w:tabs>
            <w:rPr>
              <w:del w:id="568" w:author="Kathrin Eichler" w:date="2014-12-08T13:50:00Z"/>
              <w:rFonts w:asciiTheme="minorHAnsi" w:hAnsiTheme="minorHAnsi"/>
              <w:noProof/>
              <w:lang w:val="de-DE" w:eastAsia="de-DE"/>
            </w:rPr>
          </w:pPr>
          <w:del w:id="569" w:author="Kathrin Eichler" w:date="2014-12-08T13:50:00Z">
            <w:r w:rsidRPr="00DB6FC0" w:rsidDel="00DB6FC0">
              <w:rPr>
                <w:noProof/>
                <w:rPrChange w:id="570" w:author="Kathrin Eichler" w:date="2014-12-08T13:50:00Z">
                  <w:rPr>
                    <w:rStyle w:val="Hyperlink"/>
                    <w:noProof/>
                  </w:rPr>
                </w:rPrChange>
              </w:rPr>
              <w:delText>5.3.2</w:delText>
            </w:r>
            <w:r w:rsidDel="00DB6FC0">
              <w:rPr>
                <w:rFonts w:asciiTheme="minorHAnsi" w:hAnsiTheme="minorHAnsi"/>
                <w:noProof/>
                <w:lang w:val="de-DE" w:eastAsia="de-DE"/>
              </w:rPr>
              <w:tab/>
            </w:r>
            <w:r w:rsidRPr="00DB6FC0" w:rsidDel="00DB6FC0">
              <w:rPr>
                <w:noProof/>
                <w:rPrChange w:id="571" w:author="Kathrin Eichler" w:date="2014-12-08T13:50:00Z">
                  <w:rPr>
                    <w:rStyle w:val="Hyperlink"/>
                    <w:noProof/>
                  </w:rPr>
                </w:rPrChange>
              </w:rPr>
              <w:delText xml:space="preserve">Use Case 2 Top Level API: interface </w:delText>
            </w:r>
            <w:r w:rsidRPr="00DB6FC0" w:rsidDel="00DB6FC0">
              <w:rPr>
                <w:i/>
                <w:noProof/>
                <w:rPrChange w:id="572" w:author="Kathrin Eichler" w:date="2014-12-08T13:50:00Z">
                  <w:rPr>
                    <w:rStyle w:val="Hyperlink"/>
                    <w:i/>
                    <w:noProof/>
                  </w:rPr>
                </w:rPrChange>
              </w:rPr>
              <w:delText xml:space="preserve">UseCaseTwoRunner </w:delText>
            </w:r>
            <w:r w:rsidRPr="00DB6FC0" w:rsidDel="00DB6FC0">
              <w:rPr>
                <w:noProof/>
                <w:rPrChange w:id="573" w:author="Kathrin Eichler" w:date="2014-12-08T13:50:00Z">
                  <w:rPr>
                    <w:rStyle w:val="Hyperlink"/>
                    <w:noProof/>
                  </w:rPr>
                </w:rPrChange>
              </w:rPr>
              <w:delText>(eu.excitementproject.tl.toplevel.api)</w:delText>
            </w:r>
            <w:r w:rsidDel="00DB6FC0">
              <w:rPr>
                <w:noProof/>
                <w:webHidden/>
              </w:rPr>
              <w:tab/>
              <w:delText>49</w:delText>
            </w:r>
          </w:del>
        </w:p>
        <w:p w:rsidR="006C0BE7" w:rsidDel="00DB6FC0" w:rsidRDefault="006C0BE7">
          <w:pPr>
            <w:pStyle w:val="Verzeichnis1"/>
            <w:tabs>
              <w:tab w:val="left" w:pos="442"/>
              <w:tab w:val="right" w:leader="dot" w:pos="9016"/>
            </w:tabs>
            <w:rPr>
              <w:del w:id="574" w:author="Kathrin Eichler" w:date="2014-12-08T13:50:00Z"/>
              <w:rFonts w:asciiTheme="minorHAnsi" w:eastAsiaTheme="minorEastAsia" w:hAnsiTheme="minorHAnsi" w:cstheme="minorBidi"/>
              <w:noProof/>
              <w:szCs w:val="22"/>
            </w:rPr>
          </w:pPr>
          <w:del w:id="575" w:author="Kathrin Eichler" w:date="2014-12-08T13:50:00Z">
            <w:r w:rsidRPr="00DB6FC0" w:rsidDel="00DB6FC0">
              <w:rPr>
                <w:noProof/>
                <w:lang w:bidi="he-IL"/>
                <w:rPrChange w:id="576" w:author="Kathrin Eichler" w:date="2014-12-08T13:50:00Z">
                  <w:rPr>
                    <w:rStyle w:val="Hyperlink"/>
                    <w:noProof/>
                    <w:lang w:bidi="he-IL"/>
                  </w:rPr>
                </w:rPrChange>
              </w:rPr>
              <w:delText>6.</w:delText>
            </w:r>
            <w:r w:rsidDel="00DB6FC0">
              <w:rPr>
                <w:rFonts w:asciiTheme="minorHAnsi" w:eastAsiaTheme="minorEastAsia" w:hAnsiTheme="minorHAnsi" w:cstheme="minorBidi"/>
                <w:noProof/>
                <w:szCs w:val="22"/>
              </w:rPr>
              <w:tab/>
            </w:r>
            <w:r w:rsidRPr="00DB6FC0" w:rsidDel="00DB6FC0">
              <w:rPr>
                <w:noProof/>
                <w:lang w:bidi="he-IL"/>
                <w:rPrChange w:id="577" w:author="Kathrin Eichler" w:date="2014-12-08T13:50:00Z">
                  <w:rPr>
                    <w:rStyle w:val="Hyperlink"/>
                    <w:noProof/>
                    <w:lang w:bidi="he-IL"/>
                  </w:rPr>
                </w:rPrChange>
              </w:rPr>
              <w:delText>Implementation of the Modules</w:delText>
            </w:r>
            <w:r w:rsidDel="00DB6FC0">
              <w:rPr>
                <w:noProof/>
                <w:webHidden/>
              </w:rPr>
              <w:tab/>
              <w:delText>50</w:delText>
            </w:r>
          </w:del>
        </w:p>
        <w:p w:rsidR="006C0BE7" w:rsidDel="00DB6FC0" w:rsidRDefault="006C0BE7">
          <w:pPr>
            <w:pStyle w:val="Verzeichnis2"/>
            <w:tabs>
              <w:tab w:val="left" w:pos="720"/>
              <w:tab w:val="right" w:leader="dot" w:pos="9016"/>
            </w:tabs>
            <w:rPr>
              <w:del w:id="578" w:author="Kathrin Eichler" w:date="2014-12-08T13:50:00Z"/>
              <w:rFonts w:asciiTheme="minorHAnsi" w:eastAsiaTheme="minorEastAsia" w:hAnsiTheme="minorHAnsi" w:cstheme="minorBidi"/>
              <w:noProof/>
              <w:szCs w:val="22"/>
            </w:rPr>
          </w:pPr>
          <w:del w:id="579" w:author="Kathrin Eichler" w:date="2014-12-08T13:50:00Z">
            <w:r w:rsidRPr="00DB6FC0" w:rsidDel="00DB6FC0">
              <w:rPr>
                <w:noProof/>
                <w:rPrChange w:id="580" w:author="Kathrin Eichler" w:date="2014-12-08T13:50:00Z">
                  <w:rPr>
                    <w:rStyle w:val="Hyperlink"/>
                    <w:noProof/>
                  </w:rPr>
                </w:rPrChange>
              </w:rPr>
              <w:delText>6.1</w:delText>
            </w:r>
            <w:r w:rsidDel="00DB6FC0">
              <w:rPr>
                <w:rFonts w:asciiTheme="minorHAnsi" w:eastAsiaTheme="minorEastAsia" w:hAnsiTheme="minorHAnsi" w:cstheme="minorBidi"/>
                <w:noProof/>
                <w:szCs w:val="22"/>
              </w:rPr>
              <w:tab/>
            </w:r>
            <w:r w:rsidRPr="00DB6FC0" w:rsidDel="00DB6FC0">
              <w:rPr>
                <w:noProof/>
                <w:rPrChange w:id="581" w:author="Kathrin Eichler" w:date="2014-12-08T13:50:00Z">
                  <w:rPr>
                    <w:rStyle w:val="Hyperlink"/>
                    <w:noProof/>
                  </w:rPr>
                </w:rPrChange>
              </w:rPr>
              <w:delText>Implementation of Decomposition Components</w:delText>
            </w:r>
            <w:r w:rsidDel="00DB6FC0">
              <w:rPr>
                <w:noProof/>
                <w:webHidden/>
              </w:rPr>
              <w:tab/>
              <w:delText>50</w:delText>
            </w:r>
          </w:del>
        </w:p>
        <w:p w:rsidR="006C0BE7" w:rsidDel="00DB6FC0" w:rsidRDefault="006C0BE7">
          <w:pPr>
            <w:pStyle w:val="Verzeichnis3"/>
            <w:tabs>
              <w:tab w:val="left" w:pos="1200"/>
              <w:tab w:val="right" w:leader="dot" w:pos="9016"/>
            </w:tabs>
            <w:rPr>
              <w:del w:id="582" w:author="Kathrin Eichler" w:date="2014-12-08T13:50:00Z"/>
              <w:rFonts w:asciiTheme="minorHAnsi" w:hAnsiTheme="minorHAnsi"/>
              <w:noProof/>
              <w:lang w:val="de-DE" w:eastAsia="de-DE"/>
            </w:rPr>
          </w:pPr>
          <w:del w:id="583" w:author="Kathrin Eichler" w:date="2014-12-08T13:50:00Z">
            <w:r w:rsidRPr="00DB6FC0" w:rsidDel="00DB6FC0">
              <w:rPr>
                <w:noProof/>
                <w:rPrChange w:id="584" w:author="Kathrin Eichler" w:date="2014-12-08T13:50:00Z">
                  <w:rPr>
                    <w:rStyle w:val="Hyperlink"/>
                    <w:noProof/>
                  </w:rPr>
                </w:rPrChange>
              </w:rPr>
              <w:delText>6.1.1</w:delText>
            </w:r>
            <w:r w:rsidDel="00DB6FC0">
              <w:rPr>
                <w:rFonts w:asciiTheme="minorHAnsi" w:hAnsiTheme="minorHAnsi"/>
                <w:noProof/>
                <w:lang w:val="de-DE" w:eastAsia="de-DE"/>
              </w:rPr>
              <w:tab/>
            </w:r>
            <w:r w:rsidRPr="00DB6FC0" w:rsidDel="00DB6FC0">
              <w:rPr>
                <w:noProof/>
                <w:rPrChange w:id="585" w:author="Kathrin Eichler" w:date="2014-12-08T13:50:00Z">
                  <w:rPr>
                    <w:rStyle w:val="Hyperlink"/>
                    <w:noProof/>
                  </w:rPr>
                </w:rPrChange>
              </w:rPr>
              <w:delText>Fragment Annotator Modules</w:delText>
            </w:r>
            <w:r w:rsidDel="00DB6FC0">
              <w:rPr>
                <w:noProof/>
                <w:webHidden/>
              </w:rPr>
              <w:tab/>
              <w:delText>50</w:delText>
            </w:r>
          </w:del>
        </w:p>
        <w:p w:rsidR="006C0BE7" w:rsidDel="00DB6FC0" w:rsidRDefault="006C0BE7">
          <w:pPr>
            <w:pStyle w:val="Verzeichnis3"/>
            <w:tabs>
              <w:tab w:val="left" w:pos="1200"/>
              <w:tab w:val="right" w:leader="dot" w:pos="9016"/>
            </w:tabs>
            <w:rPr>
              <w:del w:id="586" w:author="Kathrin Eichler" w:date="2014-12-08T13:50:00Z"/>
              <w:rFonts w:asciiTheme="minorHAnsi" w:hAnsiTheme="minorHAnsi"/>
              <w:noProof/>
              <w:lang w:val="de-DE" w:eastAsia="de-DE"/>
            </w:rPr>
          </w:pPr>
          <w:del w:id="587" w:author="Kathrin Eichler" w:date="2014-12-08T13:50:00Z">
            <w:r w:rsidRPr="00DB6FC0" w:rsidDel="00DB6FC0">
              <w:rPr>
                <w:noProof/>
                <w:rPrChange w:id="588" w:author="Kathrin Eichler" w:date="2014-12-08T13:50:00Z">
                  <w:rPr>
                    <w:rStyle w:val="Hyperlink"/>
                    <w:noProof/>
                  </w:rPr>
                </w:rPrChange>
              </w:rPr>
              <w:delText>6.1.2</w:delText>
            </w:r>
            <w:r w:rsidDel="00DB6FC0">
              <w:rPr>
                <w:rFonts w:asciiTheme="minorHAnsi" w:hAnsiTheme="minorHAnsi"/>
                <w:noProof/>
                <w:lang w:val="de-DE" w:eastAsia="de-DE"/>
              </w:rPr>
              <w:tab/>
            </w:r>
            <w:r w:rsidRPr="00DB6FC0" w:rsidDel="00DB6FC0">
              <w:rPr>
                <w:noProof/>
                <w:rPrChange w:id="589" w:author="Kathrin Eichler" w:date="2014-12-08T13:50:00Z">
                  <w:rPr>
                    <w:rStyle w:val="Hyperlink"/>
                    <w:noProof/>
                  </w:rPr>
                </w:rPrChange>
              </w:rPr>
              <w:delText>Modifier Annotator Modules</w:delText>
            </w:r>
            <w:r w:rsidDel="00DB6FC0">
              <w:rPr>
                <w:noProof/>
                <w:webHidden/>
              </w:rPr>
              <w:tab/>
              <w:delText>52</w:delText>
            </w:r>
          </w:del>
        </w:p>
        <w:p w:rsidR="006C0BE7" w:rsidDel="00DB6FC0" w:rsidRDefault="006C0BE7">
          <w:pPr>
            <w:pStyle w:val="Verzeichnis3"/>
            <w:tabs>
              <w:tab w:val="left" w:pos="1200"/>
              <w:tab w:val="right" w:leader="dot" w:pos="9016"/>
            </w:tabs>
            <w:rPr>
              <w:del w:id="590" w:author="Kathrin Eichler" w:date="2014-12-08T13:50:00Z"/>
              <w:rFonts w:asciiTheme="minorHAnsi" w:hAnsiTheme="minorHAnsi"/>
              <w:noProof/>
              <w:lang w:val="de-DE" w:eastAsia="de-DE"/>
            </w:rPr>
          </w:pPr>
          <w:del w:id="591" w:author="Kathrin Eichler" w:date="2014-12-08T13:50:00Z">
            <w:r w:rsidRPr="00DB6FC0" w:rsidDel="00DB6FC0">
              <w:rPr>
                <w:noProof/>
                <w:rPrChange w:id="592" w:author="Kathrin Eichler" w:date="2014-12-08T13:50:00Z">
                  <w:rPr>
                    <w:rStyle w:val="Hyperlink"/>
                    <w:noProof/>
                  </w:rPr>
                </w:rPrChange>
              </w:rPr>
              <w:delText>6.1.3</w:delText>
            </w:r>
            <w:r w:rsidDel="00DB6FC0">
              <w:rPr>
                <w:rFonts w:asciiTheme="minorHAnsi" w:hAnsiTheme="minorHAnsi"/>
                <w:noProof/>
                <w:lang w:val="de-DE" w:eastAsia="de-DE"/>
              </w:rPr>
              <w:tab/>
            </w:r>
            <w:r w:rsidRPr="00DB6FC0" w:rsidDel="00DB6FC0">
              <w:rPr>
                <w:noProof/>
                <w:rPrChange w:id="593" w:author="Kathrin Eichler" w:date="2014-12-08T13:50:00Z">
                  <w:rPr>
                    <w:rStyle w:val="Hyperlink"/>
                    <w:noProof/>
                  </w:rPr>
                </w:rPrChange>
              </w:rPr>
              <w:delText>Fragment Graph Generator Modules</w:delText>
            </w:r>
            <w:r w:rsidDel="00DB6FC0">
              <w:rPr>
                <w:noProof/>
                <w:webHidden/>
              </w:rPr>
              <w:tab/>
              <w:delText>55</w:delText>
            </w:r>
          </w:del>
        </w:p>
        <w:p w:rsidR="006C0BE7" w:rsidDel="00DB6FC0" w:rsidRDefault="006C0BE7">
          <w:pPr>
            <w:pStyle w:val="Verzeichnis2"/>
            <w:tabs>
              <w:tab w:val="left" w:pos="960"/>
              <w:tab w:val="right" w:leader="dot" w:pos="9016"/>
            </w:tabs>
            <w:rPr>
              <w:del w:id="594" w:author="Kathrin Eichler" w:date="2014-12-08T13:50:00Z"/>
              <w:rFonts w:asciiTheme="minorHAnsi" w:eastAsiaTheme="minorEastAsia" w:hAnsiTheme="minorHAnsi" w:cstheme="minorBidi"/>
              <w:noProof/>
              <w:szCs w:val="22"/>
            </w:rPr>
          </w:pPr>
          <w:del w:id="595" w:author="Kathrin Eichler" w:date="2014-12-08T13:50:00Z">
            <w:r w:rsidRPr="00DB6FC0" w:rsidDel="00DB6FC0">
              <w:rPr>
                <w:noProof/>
                <w:rPrChange w:id="596" w:author="Kathrin Eichler" w:date="2014-12-08T13:50:00Z">
                  <w:rPr>
                    <w:rStyle w:val="Hyperlink"/>
                    <w:noProof/>
                  </w:rPr>
                </w:rPrChange>
              </w:rPr>
              <w:delText>6.2</w:delText>
            </w:r>
            <w:r w:rsidDel="00DB6FC0">
              <w:rPr>
                <w:rFonts w:asciiTheme="minorHAnsi" w:eastAsiaTheme="minorEastAsia" w:hAnsiTheme="minorHAnsi" w:cstheme="minorBidi"/>
                <w:noProof/>
                <w:szCs w:val="22"/>
              </w:rPr>
              <w:tab/>
            </w:r>
            <w:r w:rsidRPr="00DB6FC0" w:rsidDel="00DB6FC0">
              <w:rPr>
                <w:noProof/>
                <w:rPrChange w:id="597" w:author="Kathrin Eichler" w:date="2014-12-08T13:50:00Z">
                  <w:rPr>
                    <w:rStyle w:val="Hyperlink"/>
                    <w:noProof/>
                  </w:rPr>
                </w:rPrChange>
              </w:rPr>
              <w:delText>Implementation of Composition Components</w:delText>
            </w:r>
            <w:r w:rsidDel="00DB6FC0">
              <w:rPr>
                <w:noProof/>
                <w:webHidden/>
              </w:rPr>
              <w:tab/>
              <w:delText>56</w:delText>
            </w:r>
          </w:del>
        </w:p>
        <w:p w:rsidR="006C0BE7" w:rsidDel="00DB6FC0" w:rsidRDefault="006C0BE7">
          <w:pPr>
            <w:pStyle w:val="Verzeichnis3"/>
            <w:tabs>
              <w:tab w:val="left" w:pos="1200"/>
              <w:tab w:val="right" w:leader="dot" w:pos="9016"/>
            </w:tabs>
            <w:rPr>
              <w:del w:id="598" w:author="Kathrin Eichler" w:date="2014-12-08T13:50:00Z"/>
              <w:rFonts w:asciiTheme="minorHAnsi" w:hAnsiTheme="minorHAnsi"/>
              <w:noProof/>
              <w:lang w:val="de-DE" w:eastAsia="de-DE"/>
            </w:rPr>
          </w:pPr>
          <w:del w:id="599" w:author="Kathrin Eichler" w:date="2014-12-08T13:50:00Z">
            <w:r w:rsidRPr="00DB6FC0" w:rsidDel="00DB6FC0">
              <w:rPr>
                <w:noProof/>
                <w:rPrChange w:id="600" w:author="Kathrin Eichler" w:date="2014-12-08T13:50:00Z">
                  <w:rPr>
                    <w:rStyle w:val="Hyperlink"/>
                    <w:noProof/>
                  </w:rPr>
                </w:rPrChange>
              </w:rPr>
              <w:delText>6.2.1</w:delText>
            </w:r>
            <w:r w:rsidDel="00DB6FC0">
              <w:rPr>
                <w:rFonts w:asciiTheme="minorHAnsi" w:hAnsiTheme="minorHAnsi"/>
                <w:noProof/>
                <w:lang w:val="de-DE" w:eastAsia="de-DE"/>
              </w:rPr>
              <w:tab/>
            </w:r>
            <w:r w:rsidRPr="00DB6FC0" w:rsidDel="00DB6FC0">
              <w:rPr>
                <w:noProof/>
                <w:rPrChange w:id="601" w:author="Kathrin Eichler" w:date="2014-12-08T13:50:00Z">
                  <w:rPr>
                    <w:rStyle w:val="Hyperlink"/>
                    <w:noProof/>
                  </w:rPr>
                </w:rPrChange>
              </w:rPr>
              <w:delText>Graph Merger Modules</w:delText>
            </w:r>
            <w:r w:rsidDel="00DB6FC0">
              <w:rPr>
                <w:noProof/>
                <w:webHidden/>
              </w:rPr>
              <w:tab/>
              <w:delText>56</w:delText>
            </w:r>
          </w:del>
        </w:p>
        <w:p w:rsidR="006C0BE7" w:rsidDel="00DB6FC0" w:rsidRDefault="006C0BE7">
          <w:pPr>
            <w:pStyle w:val="Verzeichnis3"/>
            <w:tabs>
              <w:tab w:val="left" w:pos="1200"/>
              <w:tab w:val="right" w:leader="dot" w:pos="9016"/>
            </w:tabs>
            <w:rPr>
              <w:del w:id="602" w:author="Kathrin Eichler" w:date="2014-12-08T13:50:00Z"/>
              <w:rFonts w:asciiTheme="minorHAnsi" w:hAnsiTheme="minorHAnsi"/>
              <w:noProof/>
              <w:lang w:val="de-DE" w:eastAsia="de-DE"/>
            </w:rPr>
          </w:pPr>
          <w:del w:id="603" w:author="Kathrin Eichler" w:date="2014-12-08T13:50:00Z">
            <w:r w:rsidRPr="00DB6FC0" w:rsidDel="00DB6FC0">
              <w:rPr>
                <w:noProof/>
                <w:rPrChange w:id="604" w:author="Kathrin Eichler" w:date="2014-12-08T13:50:00Z">
                  <w:rPr>
                    <w:rStyle w:val="Hyperlink"/>
                    <w:noProof/>
                  </w:rPr>
                </w:rPrChange>
              </w:rPr>
              <w:delText>6.2.2</w:delText>
            </w:r>
            <w:r w:rsidDel="00DB6FC0">
              <w:rPr>
                <w:rFonts w:asciiTheme="minorHAnsi" w:hAnsiTheme="minorHAnsi"/>
                <w:noProof/>
                <w:lang w:val="de-DE" w:eastAsia="de-DE"/>
              </w:rPr>
              <w:tab/>
            </w:r>
            <w:r w:rsidRPr="00DB6FC0" w:rsidDel="00DB6FC0">
              <w:rPr>
                <w:noProof/>
                <w:rPrChange w:id="605" w:author="Kathrin Eichler" w:date="2014-12-08T13:50:00Z">
                  <w:rPr>
                    <w:rStyle w:val="Hyperlink"/>
                    <w:noProof/>
                  </w:rPr>
                </w:rPrChange>
              </w:rPr>
              <w:delText>Graph Optimizer Modules</w:delText>
            </w:r>
            <w:r w:rsidDel="00DB6FC0">
              <w:rPr>
                <w:noProof/>
                <w:webHidden/>
              </w:rPr>
              <w:tab/>
              <w:delText>58</w:delText>
            </w:r>
          </w:del>
        </w:p>
        <w:p w:rsidR="006C0BE7" w:rsidDel="00DB6FC0" w:rsidRDefault="006C0BE7">
          <w:pPr>
            <w:pStyle w:val="Verzeichnis3"/>
            <w:tabs>
              <w:tab w:val="left" w:pos="1200"/>
              <w:tab w:val="right" w:leader="dot" w:pos="9016"/>
            </w:tabs>
            <w:rPr>
              <w:del w:id="606" w:author="Kathrin Eichler" w:date="2014-12-08T13:50:00Z"/>
              <w:rFonts w:asciiTheme="minorHAnsi" w:hAnsiTheme="minorHAnsi"/>
              <w:noProof/>
              <w:lang w:val="de-DE" w:eastAsia="de-DE"/>
            </w:rPr>
          </w:pPr>
          <w:del w:id="607" w:author="Kathrin Eichler" w:date="2014-12-08T13:50:00Z">
            <w:r w:rsidRPr="00DB6FC0" w:rsidDel="00DB6FC0">
              <w:rPr>
                <w:noProof/>
                <w:rPrChange w:id="608" w:author="Kathrin Eichler" w:date="2014-12-08T13:50:00Z">
                  <w:rPr>
                    <w:rStyle w:val="Hyperlink"/>
                    <w:noProof/>
                  </w:rPr>
                </w:rPrChange>
              </w:rPr>
              <w:delText>6.2.3</w:delText>
            </w:r>
            <w:r w:rsidDel="00DB6FC0">
              <w:rPr>
                <w:rFonts w:asciiTheme="minorHAnsi" w:hAnsiTheme="minorHAnsi"/>
                <w:noProof/>
                <w:lang w:val="de-DE" w:eastAsia="de-DE"/>
              </w:rPr>
              <w:tab/>
            </w:r>
            <w:r w:rsidRPr="00DB6FC0" w:rsidDel="00DB6FC0">
              <w:rPr>
                <w:noProof/>
                <w:rPrChange w:id="609" w:author="Kathrin Eichler" w:date="2014-12-08T13:50:00Z">
                  <w:rPr>
                    <w:rStyle w:val="Hyperlink"/>
                    <w:noProof/>
                  </w:rPr>
                </w:rPrChange>
              </w:rPr>
              <w:delText>Confidence Calculator modules</w:delText>
            </w:r>
            <w:r w:rsidDel="00DB6FC0">
              <w:rPr>
                <w:noProof/>
                <w:webHidden/>
              </w:rPr>
              <w:tab/>
              <w:delText>58</w:delText>
            </w:r>
          </w:del>
        </w:p>
        <w:p w:rsidR="006C0BE7" w:rsidDel="00DB6FC0" w:rsidRDefault="006C0BE7">
          <w:pPr>
            <w:pStyle w:val="Verzeichnis3"/>
            <w:tabs>
              <w:tab w:val="left" w:pos="1200"/>
              <w:tab w:val="right" w:leader="dot" w:pos="9016"/>
            </w:tabs>
            <w:rPr>
              <w:del w:id="610" w:author="Kathrin Eichler" w:date="2014-12-08T13:50:00Z"/>
              <w:rFonts w:asciiTheme="minorHAnsi" w:hAnsiTheme="minorHAnsi"/>
              <w:noProof/>
              <w:lang w:val="de-DE" w:eastAsia="de-DE"/>
            </w:rPr>
          </w:pPr>
          <w:del w:id="611" w:author="Kathrin Eichler" w:date="2014-12-08T13:50:00Z">
            <w:r w:rsidRPr="00DB6FC0" w:rsidDel="00DB6FC0">
              <w:rPr>
                <w:noProof/>
                <w:rPrChange w:id="612" w:author="Kathrin Eichler" w:date="2014-12-08T13:50:00Z">
                  <w:rPr>
                    <w:rStyle w:val="Hyperlink"/>
                    <w:noProof/>
                  </w:rPr>
                </w:rPrChange>
              </w:rPr>
              <w:delText>6.2.4</w:delText>
            </w:r>
            <w:r w:rsidDel="00DB6FC0">
              <w:rPr>
                <w:rFonts w:asciiTheme="minorHAnsi" w:hAnsiTheme="minorHAnsi"/>
                <w:noProof/>
                <w:lang w:val="de-DE" w:eastAsia="de-DE"/>
              </w:rPr>
              <w:tab/>
            </w:r>
            <w:r w:rsidRPr="00DB6FC0" w:rsidDel="00DB6FC0">
              <w:rPr>
                <w:noProof/>
                <w:rPrChange w:id="613" w:author="Kathrin Eichler" w:date="2014-12-08T13:50:00Z">
                  <w:rPr>
                    <w:rStyle w:val="Hyperlink"/>
                    <w:noProof/>
                  </w:rPr>
                </w:rPrChange>
              </w:rPr>
              <w:delText>Node Matcher modules</w:delText>
            </w:r>
            <w:r w:rsidDel="00DB6FC0">
              <w:rPr>
                <w:noProof/>
                <w:webHidden/>
              </w:rPr>
              <w:tab/>
              <w:delText>59</w:delText>
            </w:r>
          </w:del>
        </w:p>
        <w:p w:rsidR="006C0BE7" w:rsidDel="00DB6FC0" w:rsidRDefault="006C0BE7">
          <w:pPr>
            <w:pStyle w:val="Verzeichnis3"/>
            <w:tabs>
              <w:tab w:val="left" w:pos="1200"/>
              <w:tab w:val="right" w:leader="dot" w:pos="9016"/>
            </w:tabs>
            <w:rPr>
              <w:del w:id="614" w:author="Kathrin Eichler" w:date="2014-12-08T13:50:00Z"/>
              <w:rFonts w:asciiTheme="minorHAnsi" w:hAnsiTheme="minorHAnsi"/>
              <w:noProof/>
              <w:lang w:val="de-DE" w:eastAsia="de-DE"/>
            </w:rPr>
          </w:pPr>
          <w:del w:id="615" w:author="Kathrin Eichler" w:date="2014-12-08T13:50:00Z">
            <w:r w:rsidRPr="00DB6FC0" w:rsidDel="00DB6FC0">
              <w:rPr>
                <w:noProof/>
                <w:rPrChange w:id="616" w:author="Kathrin Eichler" w:date="2014-12-08T13:50:00Z">
                  <w:rPr>
                    <w:rStyle w:val="Hyperlink"/>
                    <w:noProof/>
                  </w:rPr>
                </w:rPrChange>
              </w:rPr>
              <w:delText>6.2.5</w:delText>
            </w:r>
            <w:r w:rsidDel="00DB6FC0">
              <w:rPr>
                <w:rFonts w:asciiTheme="minorHAnsi" w:hAnsiTheme="minorHAnsi"/>
                <w:noProof/>
                <w:lang w:val="de-DE" w:eastAsia="de-DE"/>
              </w:rPr>
              <w:tab/>
            </w:r>
            <w:r w:rsidRPr="00DB6FC0" w:rsidDel="00DB6FC0">
              <w:rPr>
                <w:noProof/>
                <w:rPrChange w:id="617" w:author="Kathrin Eichler" w:date="2014-12-08T13:50:00Z">
                  <w:rPr>
                    <w:rStyle w:val="Hyperlink"/>
                    <w:noProof/>
                  </w:rPr>
                </w:rPrChange>
              </w:rPr>
              <w:delText>Category Annotator Modules</w:delText>
            </w:r>
            <w:r w:rsidDel="00DB6FC0">
              <w:rPr>
                <w:noProof/>
                <w:webHidden/>
              </w:rPr>
              <w:tab/>
              <w:delText>60</w:delText>
            </w:r>
          </w:del>
        </w:p>
        <w:p w:rsidR="006C0BE7" w:rsidDel="00DB6FC0" w:rsidRDefault="006C0BE7">
          <w:pPr>
            <w:pStyle w:val="Verzeichnis2"/>
            <w:tabs>
              <w:tab w:val="left" w:pos="960"/>
              <w:tab w:val="right" w:leader="dot" w:pos="9016"/>
            </w:tabs>
            <w:rPr>
              <w:del w:id="618" w:author="Kathrin Eichler" w:date="2014-12-08T13:50:00Z"/>
              <w:rFonts w:asciiTheme="minorHAnsi" w:eastAsiaTheme="minorEastAsia" w:hAnsiTheme="minorHAnsi" w:cstheme="minorBidi"/>
              <w:noProof/>
              <w:szCs w:val="22"/>
            </w:rPr>
          </w:pPr>
          <w:del w:id="619" w:author="Kathrin Eichler" w:date="2014-12-08T13:50:00Z">
            <w:r w:rsidRPr="00DB6FC0" w:rsidDel="00DB6FC0">
              <w:rPr>
                <w:noProof/>
                <w:rPrChange w:id="620" w:author="Kathrin Eichler" w:date="2014-12-08T13:50:00Z">
                  <w:rPr>
                    <w:rStyle w:val="Hyperlink"/>
                    <w:noProof/>
                  </w:rPr>
                </w:rPrChange>
              </w:rPr>
              <w:delText>6.3</w:delText>
            </w:r>
            <w:r w:rsidDel="00DB6FC0">
              <w:rPr>
                <w:rFonts w:asciiTheme="minorHAnsi" w:eastAsiaTheme="minorEastAsia" w:hAnsiTheme="minorHAnsi" w:cstheme="minorBidi"/>
                <w:noProof/>
                <w:szCs w:val="22"/>
              </w:rPr>
              <w:tab/>
            </w:r>
            <w:r w:rsidRPr="00DB6FC0" w:rsidDel="00DB6FC0">
              <w:rPr>
                <w:noProof/>
                <w:rPrChange w:id="621" w:author="Kathrin Eichler" w:date="2014-12-08T13:50:00Z">
                  <w:rPr>
                    <w:rStyle w:val="Hyperlink"/>
                    <w:noProof/>
                  </w:rPr>
                </w:rPrChange>
              </w:rPr>
              <w:delText>Implementation of Top Levels</w:delText>
            </w:r>
            <w:r w:rsidDel="00DB6FC0">
              <w:rPr>
                <w:noProof/>
                <w:webHidden/>
              </w:rPr>
              <w:tab/>
              <w:delText>61</w:delText>
            </w:r>
          </w:del>
        </w:p>
        <w:p w:rsidR="006C0BE7" w:rsidDel="00DB6FC0" w:rsidRDefault="006C0BE7">
          <w:pPr>
            <w:pStyle w:val="Verzeichnis3"/>
            <w:tabs>
              <w:tab w:val="left" w:pos="1200"/>
              <w:tab w:val="right" w:leader="dot" w:pos="9016"/>
            </w:tabs>
            <w:rPr>
              <w:del w:id="622" w:author="Kathrin Eichler" w:date="2014-12-08T13:50:00Z"/>
              <w:rFonts w:asciiTheme="minorHAnsi" w:hAnsiTheme="minorHAnsi"/>
              <w:noProof/>
              <w:lang w:val="de-DE" w:eastAsia="de-DE"/>
            </w:rPr>
          </w:pPr>
          <w:del w:id="623" w:author="Kathrin Eichler" w:date="2014-12-08T13:50:00Z">
            <w:r w:rsidRPr="00DB6FC0" w:rsidDel="00DB6FC0">
              <w:rPr>
                <w:noProof/>
                <w:rPrChange w:id="624" w:author="Kathrin Eichler" w:date="2014-12-08T13:50:00Z">
                  <w:rPr>
                    <w:rStyle w:val="Hyperlink"/>
                    <w:noProof/>
                  </w:rPr>
                </w:rPrChange>
              </w:rPr>
              <w:delText>6.3.1</w:delText>
            </w:r>
            <w:r w:rsidDel="00DB6FC0">
              <w:rPr>
                <w:rFonts w:asciiTheme="minorHAnsi" w:hAnsiTheme="minorHAnsi"/>
                <w:noProof/>
                <w:lang w:val="de-DE" w:eastAsia="de-DE"/>
              </w:rPr>
              <w:tab/>
            </w:r>
            <w:r w:rsidRPr="00DB6FC0" w:rsidDel="00DB6FC0">
              <w:rPr>
                <w:noProof/>
                <w:rPrChange w:id="625" w:author="Kathrin Eichler" w:date="2014-12-08T13:50:00Z">
                  <w:rPr>
                    <w:rStyle w:val="Hyperlink"/>
                    <w:noProof/>
                  </w:rPr>
                </w:rPrChange>
              </w:rPr>
              <w:delText>Use Case 1: class UseCaseOneRunnerPrototype (eu.excitementproject.tl.toplevel.usecaseonerunner)</w:delText>
            </w:r>
            <w:r w:rsidDel="00DB6FC0">
              <w:rPr>
                <w:noProof/>
                <w:webHidden/>
              </w:rPr>
              <w:tab/>
              <w:delText>61</w:delText>
            </w:r>
          </w:del>
        </w:p>
        <w:p w:rsidR="006C0BE7" w:rsidDel="00DB6FC0" w:rsidRDefault="006C0BE7">
          <w:pPr>
            <w:pStyle w:val="Verzeichnis3"/>
            <w:tabs>
              <w:tab w:val="left" w:pos="1200"/>
              <w:tab w:val="right" w:leader="dot" w:pos="9016"/>
            </w:tabs>
            <w:rPr>
              <w:del w:id="626" w:author="Kathrin Eichler" w:date="2014-12-08T13:50:00Z"/>
              <w:rFonts w:asciiTheme="minorHAnsi" w:hAnsiTheme="minorHAnsi"/>
              <w:noProof/>
              <w:lang w:val="de-DE" w:eastAsia="de-DE"/>
            </w:rPr>
          </w:pPr>
          <w:del w:id="627" w:author="Kathrin Eichler" w:date="2014-12-08T13:50:00Z">
            <w:r w:rsidRPr="00DB6FC0" w:rsidDel="00DB6FC0">
              <w:rPr>
                <w:noProof/>
                <w:rPrChange w:id="628" w:author="Kathrin Eichler" w:date="2014-12-08T13:50:00Z">
                  <w:rPr>
                    <w:rStyle w:val="Hyperlink"/>
                    <w:noProof/>
                  </w:rPr>
                </w:rPrChange>
              </w:rPr>
              <w:delText>6.3.2</w:delText>
            </w:r>
            <w:r w:rsidDel="00DB6FC0">
              <w:rPr>
                <w:rFonts w:asciiTheme="minorHAnsi" w:hAnsiTheme="minorHAnsi"/>
                <w:noProof/>
                <w:lang w:val="de-DE" w:eastAsia="de-DE"/>
              </w:rPr>
              <w:tab/>
            </w:r>
            <w:r w:rsidRPr="00DB6FC0" w:rsidDel="00DB6FC0">
              <w:rPr>
                <w:noProof/>
                <w:rPrChange w:id="629" w:author="Kathrin Eichler" w:date="2014-12-08T13:50:00Z">
                  <w:rPr>
                    <w:rStyle w:val="Hyperlink"/>
                    <w:noProof/>
                  </w:rPr>
                </w:rPrChange>
              </w:rPr>
              <w:delText>Use Case 2: class UseCaseTwoRunnerPrototype  (eu.excitementproject.tl.toplevel.usecaseonerunner)</w:delText>
            </w:r>
            <w:r w:rsidDel="00DB6FC0">
              <w:rPr>
                <w:noProof/>
                <w:webHidden/>
              </w:rPr>
              <w:tab/>
              <w:delText>62</w:delText>
            </w:r>
          </w:del>
        </w:p>
        <w:p w:rsidR="006C0BE7" w:rsidDel="00DB6FC0" w:rsidRDefault="006C0BE7">
          <w:pPr>
            <w:pStyle w:val="Verzeichnis2"/>
            <w:tabs>
              <w:tab w:val="left" w:pos="960"/>
              <w:tab w:val="right" w:leader="dot" w:pos="9016"/>
            </w:tabs>
            <w:rPr>
              <w:del w:id="630" w:author="Kathrin Eichler" w:date="2014-12-08T13:50:00Z"/>
              <w:rFonts w:asciiTheme="minorHAnsi" w:eastAsiaTheme="minorEastAsia" w:hAnsiTheme="minorHAnsi" w:cstheme="minorBidi"/>
              <w:noProof/>
              <w:szCs w:val="22"/>
            </w:rPr>
          </w:pPr>
          <w:del w:id="631" w:author="Kathrin Eichler" w:date="2014-12-08T13:50:00Z">
            <w:r w:rsidRPr="00DB6FC0" w:rsidDel="00DB6FC0">
              <w:rPr>
                <w:noProof/>
                <w:rPrChange w:id="632" w:author="Kathrin Eichler" w:date="2014-12-08T13:50:00Z">
                  <w:rPr>
                    <w:rStyle w:val="Hyperlink"/>
                    <w:noProof/>
                  </w:rPr>
                </w:rPrChange>
              </w:rPr>
              <w:delText>6.4</w:delText>
            </w:r>
            <w:r w:rsidDel="00DB6FC0">
              <w:rPr>
                <w:rFonts w:asciiTheme="minorHAnsi" w:eastAsiaTheme="minorEastAsia" w:hAnsiTheme="minorHAnsi" w:cstheme="minorBidi"/>
                <w:noProof/>
                <w:szCs w:val="22"/>
              </w:rPr>
              <w:tab/>
            </w:r>
            <w:r w:rsidRPr="00DB6FC0" w:rsidDel="00DB6FC0">
              <w:rPr>
                <w:noProof/>
                <w:rPrChange w:id="633" w:author="Kathrin Eichler" w:date="2014-12-08T13:50:00Z">
                  <w:rPr>
                    <w:rStyle w:val="Hyperlink"/>
                    <w:noProof/>
                  </w:rPr>
                </w:rPrChange>
              </w:rPr>
              <w:delText>Implementation of Data Readers, and Other Utilities</w:delText>
            </w:r>
            <w:r w:rsidDel="00DB6FC0">
              <w:rPr>
                <w:noProof/>
                <w:webHidden/>
              </w:rPr>
              <w:tab/>
              <w:delText>63</w:delText>
            </w:r>
          </w:del>
        </w:p>
        <w:p w:rsidR="006C0BE7" w:rsidDel="00DB6FC0" w:rsidRDefault="006C0BE7">
          <w:pPr>
            <w:pStyle w:val="Verzeichnis3"/>
            <w:tabs>
              <w:tab w:val="left" w:pos="1200"/>
              <w:tab w:val="right" w:leader="dot" w:pos="9016"/>
            </w:tabs>
            <w:rPr>
              <w:del w:id="634" w:author="Kathrin Eichler" w:date="2014-12-08T13:50:00Z"/>
              <w:rFonts w:asciiTheme="minorHAnsi" w:hAnsiTheme="minorHAnsi"/>
              <w:noProof/>
              <w:lang w:val="de-DE" w:eastAsia="de-DE"/>
            </w:rPr>
          </w:pPr>
          <w:del w:id="635" w:author="Kathrin Eichler" w:date="2014-12-08T13:50:00Z">
            <w:r w:rsidRPr="00DB6FC0" w:rsidDel="00DB6FC0">
              <w:rPr>
                <w:noProof/>
                <w:rPrChange w:id="636" w:author="Kathrin Eichler" w:date="2014-12-08T13:50:00Z">
                  <w:rPr>
                    <w:rStyle w:val="Hyperlink"/>
                    <w:noProof/>
                  </w:rPr>
                </w:rPrChange>
              </w:rPr>
              <w:delText>6.4.1</w:delText>
            </w:r>
            <w:r w:rsidDel="00DB6FC0">
              <w:rPr>
                <w:rFonts w:asciiTheme="minorHAnsi" w:hAnsiTheme="minorHAnsi"/>
                <w:noProof/>
                <w:lang w:val="de-DE" w:eastAsia="de-DE"/>
              </w:rPr>
              <w:tab/>
            </w:r>
            <w:r w:rsidRPr="00DB6FC0" w:rsidDel="00DB6FC0">
              <w:rPr>
                <w:noProof/>
                <w:rPrChange w:id="637" w:author="Kathrin Eichler" w:date="2014-12-08T13:50:00Z">
                  <w:rPr>
                    <w:rStyle w:val="Hyperlink"/>
                    <w:noProof/>
                  </w:rPr>
                </w:rPrChange>
              </w:rPr>
              <w:delText>class CASUtils (eu.excitementproject.tl.laputils)</w:delText>
            </w:r>
            <w:r w:rsidDel="00DB6FC0">
              <w:rPr>
                <w:noProof/>
                <w:webHidden/>
              </w:rPr>
              <w:tab/>
              <w:delText>63</w:delText>
            </w:r>
          </w:del>
        </w:p>
        <w:p w:rsidR="006C0BE7" w:rsidDel="00DB6FC0" w:rsidRDefault="006C0BE7">
          <w:pPr>
            <w:pStyle w:val="Verzeichnis3"/>
            <w:tabs>
              <w:tab w:val="left" w:pos="1200"/>
              <w:tab w:val="right" w:leader="dot" w:pos="9016"/>
            </w:tabs>
            <w:rPr>
              <w:del w:id="638" w:author="Kathrin Eichler" w:date="2014-12-08T13:50:00Z"/>
              <w:rFonts w:asciiTheme="minorHAnsi" w:hAnsiTheme="minorHAnsi"/>
              <w:noProof/>
              <w:lang w:val="de-DE" w:eastAsia="de-DE"/>
            </w:rPr>
          </w:pPr>
          <w:del w:id="639" w:author="Kathrin Eichler" w:date="2014-12-08T13:50:00Z">
            <w:r w:rsidRPr="00DB6FC0" w:rsidDel="00DB6FC0">
              <w:rPr>
                <w:noProof/>
                <w:rPrChange w:id="640" w:author="Kathrin Eichler" w:date="2014-12-08T13:50:00Z">
                  <w:rPr>
                    <w:rStyle w:val="Hyperlink"/>
                    <w:noProof/>
                  </w:rPr>
                </w:rPrChange>
              </w:rPr>
              <w:delText>6.4.2</w:delText>
            </w:r>
            <w:r w:rsidDel="00DB6FC0">
              <w:rPr>
                <w:rFonts w:asciiTheme="minorHAnsi" w:hAnsiTheme="minorHAnsi"/>
                <w:noProof/>
                <w:lang w:val="de-DE" w:eastAsia="de-DE"/>
              </w:rPr>
              <w:tab/>
            </w:r>
            <w:r w:rsidRPr="00DB6FC0" w:rsidDel="00DB6FC0">
              <w:rPr>
                <w:noProof/>
                <w:rPrChange w:id="641" w:author="Kathrin Eichler" w:date="2014-12-08T13:50:00Z">
                  <w:rPr>
                    <w:rStyle w:val="Hyperlink"/>
                    <w:noProof/>
                  </w:rPr>
                </w:rPrChange>
              </w:rPr>
              <w:delText>class InteractionReader (eu.excitementproject.tl.laputils)</w:delText>
            </w:r>
            <w:r w:rsidDel="00DB6FC0">
              <w:rPr>
                <w:noProof/>
                <w:webHidden/>
              </w:rPr>
              <w:tab/>
              <w:delText>63</w:delText>
            </w:r>
          </w:del>
        </w:p>
        <w:p w:rsidR="006C0BE7" w:rsidDel="00DB6FC0" w:rsidRDefault="006C0BE7">
          <w:pPr>
            <w:pStyle w:val="Verzeichnis1"/>
            <w:tabs>
              <w:tab w:val="left" w:pos="442"/>
              <w:tab w:val="right" w:leader="dot" w:pos="9016"/>
            </w:tabs>
            <w:rPr>
              <w:del w:id="642" w:author="Kathrin Eichler" w:date="2014-12-08T13:50:00Z"/>
              <w:rFonts w:asciiTheme="minorHAnsi" w:eastAsiaTheme="minorEastAsia" w:hAnsiTheme="minorHAnsi" w:cstheme="minorBidi"/>
              <w:noProof/>
              <w:szCs w:val="22"/>
            </w:rPr>
          </w:pPr>
          <w:del w:id="643" w:author="Kathrin Eichler" w:date="2014-12-08T13:50:00Z">
            <w:r w:rsidRPr="00DB6FC0" w:rsidDel="00DB6FC0">
              <w:rPr>
                <w:noProof/>
                <w:lang w:bidi="he-IL"/>
                <w:rPrChange w:id="644" w:author="Kathrin Eichler" w:date="2014-12-08T13:50:00Z">
                  <w:rPr>
                    <w:rStyle w:val="Hyperlink"/>
                    <w:noProof/>
                    <w:lang w:bidi="he-IL"/>
                  </w:rPr>
                </w:rPrChange>
              </w:rPr>
              <w:delText>7.</w:delText>
            </w:r>
            <w:r w:rsidDel="00DB6FC0">
              <w:rPr>
                <w:rFonts w:asciiTheme="minorHAnsi" w:eastAsiaTheme="minorEastAsia" w:hAnsiTheme="minorHAnsi" w:cstheme="minorBidi"/>
                <w:noProof/>
                <w:szCs w:val="22"/>
              </w:rPr>
              <w:tab/>
            </w:r>
            <w:r w:rsidRPr="00DB6FC0" w:rsidDel="00DB6FC0">
              <w:rPr>
                <w:noProof/>
                <w:lang w:bidi="he-IL"/>
                <w:rPrChange w:id="645" w:author="Kathrin Eichler" w:date="2014-12-08T13:50:00Z">
                  <w:rPr>
                    <w:rStyle w:val="Hyperlink"/>
                    <w:noProof/>
                    <w:lang w:bidi="he-IL"/>
                  </w:rPr>
                </w:rPrChange>
              </w:rPr>
              <w:delText>Evaluation</w:delText>
            </w:r>
            <w:r w:rsidDel="00DB6FC0">
              <w:rPr>
                <w:noProof/>
                <w:webHidden/>
              </w:rPr>
              <w:tab/>
              <w:delText>65</w:delText>
            </w:r>
          </w:del>
        </w:p>
        <w:p w:rsidR="006C0BE7" w:rsidDel="00DB6FC0" w:rsidRDefault="006C0BE7">
          <w:pPr>
            <w:pStyle w:val="Verzeichnis2"/>
            <w:tabs>
              <w:tab w:val="left" w:pos="720"/>
              <w:tab w:val="right" w:leader="dot" w:pos="9016"/>
            </w:tabs>
            <w:rPr>
              <w:del w:id="646" w:author="Kathrin Eichler" w:date="2014-12-08T13:50:00Z"/>
              <w:rFonts w:asciiTheme="minorHAnsi" w:eastAsiaTheme="minorEastAsia" w:hAnsiTheme="minorHAnsi" w:cstheme="minorBidi"/>
              <w:noProof/>
              <w:szCs w:val="22"/>
            </w:rPr>
          </w:pPr>
          <w:del w:id="647" w:author="Kathrin Eichler" w:date="2014-12-08T13:50:00Z">
            <w:r w:rsidRPr="00DB6FC0" w:rsidDel="00DB6FC0">
              <w:rPr>
                <w:noProof/>
                <w:rPrChange w:id="648" w:author="Kathrin Eichler" w:date="2014-12-08T13:50:00Z">
                  <w:rPr>
                    <w:rStyle w:val="Hyperlink"/>
                    <w:noProof/>
                  </w:rPr>
                </w:rPrChange>
              </w:rPr>
              <w:delText>7.1</w:delText>
            </w:r>
            <w:r w:rsidDel="00DB6FC0">
              <w:rPr>
                <w:rFonts w:asciiTheme="minorHAnsi" w:eastAsiaTheme="minorEastAsia" w:hAnsiTheme="minorHAnsi" w:cstheme="minorBidi"/>
                <w:noProof/>
                <w:szCs w:val="22"/>
              </w:rPr>
              <w:tab/>
            </w:r>
            <w:r w:rsidRPr="00DB6FC0" w:rsidDel="00DB6FC0">
              <w:rPr>
                <w:noProof/>
                <w:rPrChange w:id="649" w:author="Kathrin Eichler" w:date="2014-12-08T13:50:00Z">
                  <w:rPr>
                    <w:rStyle w:val="Hyperlink"/>
                    <w:noProof/>
                  </w:rPr>
                </w:rPrChange>
              </w:rPr>
              <w:delText>Data revision</w:delText>
            </w:r>
            <w:r w:rsidDel="00DB6FC0">
              <w:rPr>
                <w:noProof/>
                <w:webHidden/>
              </w:rPr>
              <w:tab/>
              <w:delText>65</w:delText>
            </w:r>
          </w:del>
        </w:p>
        <w:p w:rsidR="006C0BE7" w:rsidDel="00DB6FC0" w:rsidRDefault="006C0BE7">
          <w:pPr>
            <w:pStyle w:val="Verzeichnis3"/>
            <w:tabs>
              <w:tab w:val="left" w:pos="1200"/>
              <w:tab w:val="right" w:leader="dot" w:pos="9016"/>
            </w:tabs>
            <w:rPr>
              <w:del w:id="650" w:author="Kathrin Eichler" w:date="2014-12-08T13:50:00Z"/>
              <w:rFonts w:asciiTheme="minorHAnsi" w:hAnsiTheme="minorHAnsi"/>
              <w:noProof/>
              <w:lang w:val="de-DE" w:eastAsia="de-DE"/>
            </w:rPr>
          </w:pPr>
          <w:del w:id="651" w:author="Kathrin Eichler" w:date="2014-12-08T13:50:00Z">
            <w:r w:rsidRPr="00DB6FC0" w:rsidDel="00DB6FC0">
              <w:rPr>
                <w:noProof/>
                <w:rPrChange w:id="652" w:author="Kathrin Eichler" w:date="2014-12-08T13:50:00Z">
                  <w:rPr>
                    <w:rStyle w:val="Hyperlink"/>
                    <w:noProof/>
                  </w:rPr>
                </w:rPrChange>
              </w:rPr>
              <w:delText>7.1.1</w:delText>
            </w:r>
            <w:r w:rsidDel="00DB6FC0">
              <w:rPr>
                <w:rFonts w:asciiTheme="minorHAnsi" w:hAnsiTheme="minorHAnsi"/>
                <w:noProof/>
                <w:lang w:val="de-DE" w:eastAsia="de-DE"/>
              </w:rPr>
              <w:tab/>
            </w:r>
            <w:r w:rsidRPr="00DB6FC0" w:rsidDel="00DB6FC0">
              <w:rPr>
                <w:noProof/>
                <w:lang w:bidi="he-IL"/>
                <w:rPrChange w:id="653" w:author="Kathrin Eichler" w:date="2014-12-08T13:50:00Z">
                  <w:rPr>
                    <w:rStyle w:val="Hyperlink"/>
                    <w:noProof/>
                    <w:lang w:bidi="he-IL"/>
                  </w:rPr>
                </w:rPrChange>
              </w:rPr>
              <w:delText>Use case 1 data [Lili / Luisa?]</w:delText>
            </w:r>
            <w:r w:rsidDel="00DB6FC0">
              <w:rPr>
                <w:noProof/>
                <w:webHidden/>
              </w:rPr>
              <w:tab/>
              <w:delText>65</w:delText>
            </w:r>
          </w:del>
        </w:p>
        <w:p w:rsidR="006C0BE7" w:rsidDel="00DB6FC0" w:rsidRDefault="006C0BE7">
          <w:pPr>
            <w:pStyle w:val="Verzeichnis3"/>
            <w:tabs>
              <w:tab w:val="left" w:pos="1200"/>
              <w:tab w:val="right" w:leader="dot" w:pos="9016"/>
            </w:tabs>
            <w:rPr>
              <w:del w:id="654" w:author="Kathrin Eichler" w:date="2014-12-08T13:50:00Z"/>
              <w:rFonts w:asciiTheme="minorHAnsi" w:hAnsiTheme="minorHAnsi"/>
              <w:noProof/>
              <w:lang w:val="de-DE" w:eastAsia="de-DE"/>
            </w:rPr>
          </w:pPr>
          <w:del w:id="655" w:author="Kathrin Eichler" w:date="2014-12-08T13:50:00Z">
            <w:r w:rsidRPr="00DB6FC0" w:rsidDel="00DB6FC0">
              <w:rPr>
                <w:noProof/>
                <w:rPrChange w:id="656" w:author="Kathrin Eichler" w:date="2014-12-08T13:50:00Z">
                  <w:rPr>
                    <w:rStyle w:val="Hyperlink"/>
                    <w:noProof/>
                  </w:rPr>
                </w:rPrChange>
              </w:rPr>
              <w:delText>7.1.2</w:delText>
            </w:r>
            <w:r w:rsidDel="00DB6FC0">
              <w:rPr>
                <w:rFonts w:asciiTheme="minorHAnsi" w:hAnsiTheme="minorHAnsi"/>
                <w:noProof/>
                <w:lang w:val="de-DE" w:eastAsia="de-DE"/>
              </w:rPr>
              <w:tab/>
            </w:r>
            <w:r w:rsidRPr="00DB6FC0" w:rsidDel="00DB6FC0">
              <w:rPr>
                <w:noProof/>
                <w:lang w:bidi="he-IL"/>
                <w:rPrChange w:id="657" w:author="Kathrin Eichler" w:date="2014-12-08T13:50:00Z">
                  <w:rPr>
                    <w:rStyle w:val="Hyperlink"/>
                    <w:noProof/>
                    <w:lang w:bidi="he-IL"/>
                  </w:rPr>
                </w:rPrChange>
              </w:rPr>
              <w:delText>Public German OMQ email dataset (Use case 2)</w:delText>
            </w:r>
            <w:r w:rsidDel="00DB6FC0">
              <w:rPr>
                <w:noProof/>
                <w:webHidden/>
              </w:rPr>
              <w:tab/>
              <w:delText>65</w:delText>
            </w:r>
          </w:del>
        </w:p>
        <w:p w:rsidR="006C0BE7" w:rsidDel="00DB6FC0" w:rsidRDefault="006C0BE7">
          <w:pPr>
            <w:pStyle w:val="Verzeichnis3"/>
            <w:tabs>
              <w:tab w:val="left" w:pos="1200"/>
              <w:tab w:val="right" w:leader="dot" w:pos="9016"/>
            </w:tabs>
            <w:rPr>
              <w:del w:id="658" w:author="Kathrin Eichler" w:date="2014-12-08T13:50:00Z"/>
              <w:rFonts w:asciiTheme="minorHAnsi" w:hAnsiTheme="minorHAnsi"/>
              <w:noProof/>
              <w:lang w:val="de-DE" w:eastAsia="de-DE"/>
            </w:rPr>
          </w:pPr>
          <w:del w:id="659" w:author="Kathrin Eichler" w:date="2014-12-08T13:50:00Z">
            <w:r w:rsidRPr="00DB6FC0" w:rsidDel="00DB6FC0">
              <w:rPr>
                <w:noProof/>
                <w:rPrChange w:id="660" w:author="Kathrin Eichler" w:date="2014-12-08T13:50:00Z">
                  <w:rPr>
                    <w:rStyle w:val="Hyperlink"/>
                    <w:noProof/>
                  </w:rPr>
                </w:rPrChange>
              </w:rPr>
              <w:delText>7.1.3</w:delText>
            </w:r>
            <w:r w:rsidDel="00DB6FC0">
              <w:rPr>
                <w:rFonts w:asciiTheme="minorHAnsi" w:hAnsiTheme="minorHAnsi"/>
                <w:noProof/>
                <w:lang w:val="de-DE" w:eastAsia="de-DE"/>
              </w:rPr>
              <w:tab/>
            </w:r>
            <w:r w:rsidRPr="00DB6FC0" w:rsidDel="00DB6FC0">
              <w:rPr>
                <w:noProof/>
                <w:rPrChange w:id="661" w:author="Kathrin Eichler" w:date="2014-12-08T13:50:00Z">
                  <w:rPr>
                    <w:rStyle w:val="Hyperlink"/>
                    <w:noProof/>
                  </w:rPr>
                </w:rPrChange>
              </w:rPr>
              <w:delText>New statistics</w:delText>
            </w:r>
            <w:r w:rsidDel="00DB6FC0">
              <w:rPr>
                <w:noProof/>
                <w:webHidden/>
              </w:rPr>
              <w:tab/>
              <w:delText>67</w:delText>
            </w:r>
          </w:del>
        </w:p>
        <w:p w:rsidR="006C0BE7" w:rsidDel="00DB6FC0" w:rsidRDefault="006C0BE7">
          <w:pPr>
            <w:pStyle w:val="Verzeichnis2"/>
            <w:tabs>
              <w:tab w:val="left" w:pos="720"/>
              <w:tab w:val="right" w:leader="dot" w:pos="9016"/>
            </w:tabs>
            <w:rPr>
              <w:del w:id="662" w:author="Kathrin Eichler" w:date="2014-12-08T13:50:00Z"/>
              <w:rFonts w:asciiTheme="minorHAnsi" w:eastAsiaTheme="minorEastAsia" w:hAnsiTheme="minorHAnsi" w:cstheme="minorBidi"/>
              <w:noProof/>
              <w:szCs w:val="22"/>
            </w:rPr>
          </w:pPr>
          <w:del w:id="663" w:author="Kathrin Eichler" w:date="2014-12-08T13:50:00Z">
            <w:r w:rsidRPr="00DB6FC0" w:rsidDel="00DB6FC0">
              <w:rPr>
                <w:noProof/>
                <w:rPrChange w:id="664" w:author="Kathrin Eichler" w:date="2014-12-08T13:50:00Z">
                  <w:rPr>
                    <w:rStyle w:val="Hyperlink"/>
                    <w:noProof/>
                  </w:rPr>
                </w:rPrChange>
              </w:rPr>
              <w:delText>7.2</w:delText>
            </w:r>
            <w:r w:rsidDel="00DB6FC0">
              <w:rPr>
                <w:rFonts w:asciiTheme="minorHAnsi" w:eastAsiaTheme="minorEastAsia" w:hAnsiTheme="minorHAnsi" w:cstheme="minorBidi"/>
                <w:noProof/>
                <w:szCs w:val="22"/>
              </w:rPr>
              <w:tab/>
            </w:r>
            <w:r w:rsidRPr="00DB6FC0" w:rsidDel="00DB6FC0">
              <w:rPr>
                <w:noProof/>
                <w:lang w:bidi="he-IL"/>
                <w:rPrChange w:id="665" w:author="Kathrin Eichler" w:date="2014-12-08T13:50:00Z">
                  <w:rPr>
                    <w:rStyle w:val="Hyperlink"/>
                    <w:noProof/>
                    <w:lang w:bidi="he-IL"/>
                  </w:rPr>
                </w:rPrChange>
              </w:rPr>
              <w:delText>Evaluation of EDA configurations [Vivi]</w:delText>
            </w:r>
            <w:r w:rsidDel="00DB6FC0">
              <w:rPr>
                <w:noProof/>
                <w:webHidden/>
              </w:rPr>
              <w:tab/>
              <w:delText>67</w:delText>
            </w:r>
          </w:del>
        </w:p>
        <w:p w:rsidR="006C0BE7" w:rsidDel="00DB6FC0" w:rsidRDefault="006C0BE7">
          <w:pPr>
            <w:pStyle w:val="Verzeichnis2"/>
            <w:tabs>
              <w:tab w:val="left" w:pos="720"/>
              <w:tab w:val="right" w:leader="dot" w:pos="9016"/>
            </w:tabs>
            <w:rPr>
              <w:del w:id="666" w:author="Kathrin Eichler" w:date="2014-12-08T13:50:00Z"/>
              <w:rFonts w:asciiTheme="minorHAnsi" w:eastAsiaTheme="minorEastAsia" w:hAnsiTheme="minorHAnsi" w:cstheme="minorBidi"/>
              <w:noProof/>
              <w:szCs w:val="22"/>
            </w:rPr>
          </w:pPr>
          <w:del w:id="667" w:author="Kathrin Eichler" w:date="2014-12-08T13:50:00Z">
            <w:r w:rsidRPr="00DB6FC0" w:rsidDel="00DB6FC0">
              <w:rPr>
                <w:noProof/>
                <w:rPrChange w:id="668" w:author="Kathrin Eichler" w:date="2014-12-08T13:50:00Z">
                  <w:rPr>
                    <w:rStyle w:val="Hyperlink"/>
                    <w:noProof/>
                  </w:rPr>
                </w:rPrChange>
              </w:rPr>
              <w:delText>7.3</w:delText>
            </w:r>
            <w:r w:rsidDel="00DB6FC0">
              <w:rPr>
                <w:rFonts w:asciiTheme="minorHAnsi" w:eastAsiaTheme="minorEastAsia" w:hAnsiTheme="minorHAnsi" w:cstheme="minorBidi"/>
                <w:noProof/>
                <w:szCs w:val="22"/>
              </w:rPr>
              <w:tab/>
            </w:r>
            <w:r w:rsidRPr="00DB6FC0" w:rsidDel="00DB6FC0">
              <w:rPr>
                <w:noProof/>
                <w:lang w:bidi="he-IL"/>
                <w:rPrChange w:id="669" w:author="Kathrin Eichler" w:date="2014-12-08T13:50:00Z">
                  <w:rPr>
                    <w:rStyle w:val="Hyperlink"/>
                    <w:noProof/>
                    <w:lang w:bidi="he-IL"/>
                  </w:rPr>
                </w:rPrChange>
              </w:rPr>
              <w:delText>Evaluation of Transduction Layer modules</w:delText>
            </w:r>
            <w:r w:rsidDel="00DB6FC0">
              <w:rPr>
                <w:noProof/>
                <w:webHidden/>
              </w:rPr>
              <w:tab/>
              <w:delText>71</w:delText>
            </w:r>
          </w:del>
        </w:p>
        <w:p w:rsidR="006C0BE7" w:rsidDel="00DB6FC0" w:rsidRDefault="006C0BE7">
          <w:pPr>
            <w:pStyle w:val="Verzeichnis3"/>
            <w:tabs>
              <w:tab w:val="left" w:pos="1200"/>
              <w:tab w:val="right" w:leader="dot" w:pos="9016"/>
            </w:tabs>
            <w:rPr>
              <w:del w:id="670" w:author="Kathrin Eichler" w:date="2014-12-08T13:50:00Z"/>
              <w:rFonts w:asciiTheme="minorHAnsi" w:hAnsiTheme="minorHAnsi"/>
              <w:noProof/>
              <w:lang w:val="de-DE" w:eastAsia="de-DE"/>
            </w:rPr>
          </w:pPr>
          <w:del w:id="671" w:author="Kathrin Eichler" w:date="2014-12-08T13:50:00Z">
            <w:r w:rsidRPr="00DB6FC0" w:rsidDel="00DB6FC0">
              <w:rPr>
                <w:noProof/>
                <w:rPrChange w:id="672" w:author="Kathrin Eichler" w:date="2014-12-08T13:50:00Z">
                  <w:rPr>
                    <w:rStyle w:val="Hyperlink"/>
                    <w:noProof/>
                  </w:rPr>
                </w:rPrChange>
              </w:rPr>
              <w:delText>7.3.1</w:delText>
            </w:r>
            <w:r w:rsidDel="00DB6FC0">
              <w:rPr>
                <w:rFonts w:asciiTheme="minorHAnsi" w:hAnsiTheme="minorHAnsi"/>
                <w:noProof/>
                <w:lang w:val="de-DE" w:eastAsia="de-DE"/>
              </w:rPr>
              <w:tab/>
            </w:r>
            <w:r w:rsidRPr="00DB6FC0" w:rsidDel="00DB6FC0">
              <w:rPr>
                <w:noProof/>
                <w:lang w:bidi="he-IL"/>
                <w:rPrChange w:id="673" w:author="Kathrin Eichler" w:date="2014-12-08T13:50:00Z">
                  <w:rPr>
                    <w:rStyle w:val="Hyperlink"/>
                    <w:noProof/>
                    <w:lang w:bidi="he-IL"/>
                  </w:rPr>
                </w:rPrChange>
              </w:rPr>
              <w:delText>Overview of evaluation measures</w:delText>
            </w:r>
            <w:r w:rsidDel="00DB6FC0">
              <w:rPr>
                <w:noProof/>
                <w:webHidden/>
              </w:rPr>
              <w:tab/>
              <w:delText>72</w:delText>
            </w:r>
          </w:del>
        </w:p>
        <w:p w:rsidR="006C0BE7" w:rsidDel="00DB6FC0" w:rsidRDefault="006C0BE7">
          <w:pPr>
            <w:pStyle w:val="Verzeichnis3"/>
            <w:tabs>
              <w:tab w:val="left" w:pos="1200"/>
              <w:tab w:val="right" w:leader="dot" w:pos="9016"/>
            </w:tabs>
            <w:rPr>
              <w:del w:id="674" w:author="Kathrin Eichler" w:date="2014-12-08T13:50:00Z"/>
              <w:rFonts w:asciiTheme="minorHAnsi" w:hAnsiTheme="minorHAnsi"/>
              <w:noProof/>
              <w:lang w:val="de-DE" w:eastAsia="de-DE"/>
            </w:rPr>
          </w:pPr>
          <w:del w:id="675" w:author="Kathrin Eichler" w:date="2014-12-08T13:50:00Z">
            <w:r w:rsidRPr="00DB6FC0" w:rsidDel="00DB6FC0">
              <w:rPr>
                <w:noProof/>
                <w:rPrChange w:id="676" w:author="Kathrin Eichler" w:date="2014-12-08T13:50:00Z">
                  <w:rPr>
                    <w:rStyle w:val="Hyperlink"/>
                    <w:noProof/>
                  </w:rPr>
                </w:rPrChange>
              </w:rPr>
              <w:delText>7.3.2</w:delText>
            </w:r>
            <w:r w:rsidDel="00DB6FC0">
              <w:rPr>
                <w:rFonts w:asciiTheme="minorHAnsi" w:hAnsiTheme="minorHAnsi"/>
                <w:noProof/>
                <w:lang w:val="de-DE" w:eastAsia="de-DE"/>
              </w:rPr>
              <w:tab/>
            </w:r>
            <w:r w:rsidRPr="00DB6FC0" w:rsidDel="00DB6FC0">
              <w:rPr>
                <w:noProof/>
                <w:lang w:bidi="he-IL"/>
                <w:rPrChange w:id="677" w:author="Kathrin Eichler" w:date="2014-12-08T13:50:00Z">
                  <w:rPr>
                    <w:rStyle w:val="Hyperlink"/>
                    <w:noProof/>
                    <w:lang w:bidi="he-IL"/>
                  </w:rPr>
                </w:rPrChange>
              </w:rPr>
              <w:delText>Fragment Annotation</w:delText>
            </w:r>
            <w:r w:rsidDel="00DB6FC0">
              <w:rPr>
                <w:noProof/>
                <w:webHidden/>
              </w:rPr>
              <w:tab/>
              <w:delText>72</w:delText>
            </w:r>
          </w:del>
        </w:p>
        <w:p w:rsidR="006C0BE7" w:rsidDel="00DB6FC0" w:rsidRDefault="006C0BE7">
          <w:pPr>
            <w:pStyle w:val="Verzeichnis3"/>
            <w:tabs>
              <w:tab w:val="left" w:pos="1200"/>
              <w:tab w:val="right" w:leader="dot" w:pos="9016"/>
            </w:tabs>
            <w:rPr>
              <w:del w:id="678" w:author="Kathrin Eichler" w:date="2014-12-08T13:50:00Z"/>
              <w:rFonts w:asciiTheme="minorHAnsi" w:hAnsiTheme="minorHAnsi"/>
              <w:noProof/>
              <w:lang w:val="de-DE" w:eastAsia="de-DE"/>
            </w:rPr>
          </w:pPr>
          <w:del w:id="679" w:author="Kathrin Eichler" w:date="2014-12-08T13:50:00Z">
            <w:r w:rsidRPr="00DB6FC0" w:rsidDel="00DB6FC0">
              <w:rPr>
                <w:noProof/>
                <w:rPrChange w:id="680" w:author="Kathrin Eichler" w:date="2014-12-08T13:50:00Z">
                  <w:rPr>
                    <w:rStyle w:val="Hyperlink"/>
                    <w:noProof/>
                  </w:rPr>
                </w:rPrChange>
              </w:rPr>
              <w:delText>7.3.3</w:delText>
            </w:r>
            <w:r w:rsidDel="00DB6FC0">
              <w:rPr>
                <w:rFonts w:asciiTheme="minorHAnsi" w:hAnsiTheme="minorHAnsi"/>
                <w:noProof/>
                <w:lang w:val="de-DE" w:eastAsia="de-DE"/>
              </w:rPr>
              <w:tab/>
            </w:r>
            <w:r w:rsidRPr="00DB6FC0" w:rsidDel="00DB6FC0">
              <w:rPr>
                <w:noProof/>
                <w:lang w:bidi="he-IL"/>
                <w:rPrChange w:id="681" w:author="Kathrin Eichler" w:date="2014-12-08T13:50:00Z">
                  <w:rPr>
                    <w:rStyle w:val="Hyperlink"/>
                    <w:noProof/>
                    <w:lang w:bidi="he-IL"/>
                  </w:rPr>
                </w:rPrChange>
              </w:rPr>
              <w:delText>Modifier Annotation</w:delText>
            </w:r>
            <w:r w:rsidDel="00DB6FC0">
              <w:rPr>
                <w:noProof/>
                <w:webHidden/>
              </w:rPr>
              <w:tab/>
              <w:delText>74</w:delText>
            </w:r>
          </w:del>
        </w:p>
        <w:p w:rsidR="006C0BE7" w:rsidDel="00DB6FC0" w:rsidRDefault="006C0BE7">
          <w:pPr>
            <w:pStyle w:val="Verzeichnis3"/>
            <w:tabs>
              <w:tab w:val="left" w:pos="1200"/>
              <w:tab w:val="right" w:leader="dot" w:pos="9016"/>
            </w:tabs>
            <w:rPr>
              <w:del w:id="682" w:author="Kathrin Eichler" w:date="2014-12-08T13:50:00Z"/>
              <w:rFonts w:asciiTheme="minorHAnsi" w:hAnsiTheme="minorHAnsi"/>
              <w:noProof/>
              <w:lang w:val="de-DE" w:eastAsia="de-DE"/>
            </w:rPr>
          </w:pPr>
          <w:del w:id="683" w:author="Kathrin Eichler" w:date="2014-12-08T13:50:00Z">
            <w:r w:rsidRPr="00DB6FC0" w:rsidDel="00DB6FC0">
              <w:rPr>
                <w:noProof/>
                <w:rPrChange w:id="684" w:author="Kathrin Eichler" w:date="2014-12-08T13:50:00Z">
                  <w:rPr>
                    <w:rStyle w:val="Hyperlink"/>
                    <w:noProof/>
                  </w:rPr>
                </w:rPrChange>
              </w:rPr>
              <w:delText>7.3.4</w:delText>
            </w:r>
            <w:r w:rsidDel="00DB6FC0">
              <w:rPr>
                <w:rFonts w:asciiTheme="minorHAnsi" w:hAnsiTheme="minorHAnsi"/>
                <w:noProof/>
                <w:lang w:val="de-DE" w:eastAsia="de-DE"/>
              </w:rPr>
              <w:tab/>
            </w:r>
            <w:r w:rsidRPr="00DB6FC0" w:rsidDel="00DB6FC0">
              <w:rPr>
                <w:noProof/>
                <w:lang w:bidi="he-IL"/>
                <w:rPrChange w:id="685" w:author="Kathrin Eichler" w:date="2014-12-08T13:50:00Z">
                  <w:rPr>
                    <w:rStyle w:val="Hyperlink"/>
                    <w:noProof/>
                    <w:lang w:bidi="he-IL"/>
                  </w:rPr>
                </w:rPrChange>
              </w:rPr>
              <w:delText>Graph Merging and Optimization</w:delText>
            </w:r>
            <w:r w:rsidDel="00DB6FC0">
              <w:rPr>
                <w:noProof/>
                <w:webHidden/>
              </w:rPr>
              <w:tab/>
              <w:delText>77</w:delText>
            </w:r>
          </w:del>
        </w:p>
        <w:p w:rsidR="006C0BE7" w:rsidDel="00DB6FC0" w:rsidRDefault="006C0BE7">
          <w:pPr>
            <w:pStyle w:val="Verzeichnis3"/>
            <w:tabs>
              <w:tab w:val="left" w:pos="1200"/>
              <w:tab w:val="right" w:leader="dot" w:pos="9016"/>
            </w:tabs>
            <w:rPr>
              <w:del w:id="686" w:author="Kathrin Eichler" w:date="2014-12-08T13:50:00Z"/>
              <w:rFonts w:asciiTheme="minorHAnsi" w:hAnsiTheme="minorHAnsi"/>
              <w:noProof/>
              <w:lang w:val="de-DE" w:eastAsia="de-DE"/>
            </w:rPr>
          </w:pPr>
          <w:del w:id="687" w:author="Kathrin Eichler" w:date="2014-12-08T13:50:00Z">
            <w:r w:rsidRPr="00DB6FC0" w:rsidDel="00DB6FC0">
              <w:rPr>
                <w:noProof/>
                <w:rPrChange w:id="688" w:author="Kathrin Eichler" w:date="2014-12-08T13:50:00Z">
                  <w:rPr>
                    <w:rStyle w:val="Hyperlink"/>
                    <w:noProof/>
                  </w:rPr>
                </w:rPrChange>
              </w:rPr>
              <w:delText>7.3.5</w:delText>
            </w:r>
            <w:r w:rsidDel="00DB6FC0">
              <w:rPr>
                <w:rFonts w:asciiTheme="minorHAnsi" w:hAnsiTheme="minorHAnsi"/>
                <w:noProof/>
                <w:lang w:val="de-DE" w:eastAsia="de-DE"/>
              </w:rPr>
              <w:tab/>
            </w:r>
            <w:r w:rsidRPr="00DB6FC0" w:rsidDel="00DB6FC0">
              <w:rPr>
                <w:noProof/>
                <w:lang w:bidi="he-IL"/>
                <w:rPrChange w:id="689" w:author="Kathrin Eichler" w:date="2014-12-08T13:50:00Z">
                  <w:rPr>
                    <w:rStyle w:val="Hyperlink"/>
                    <w:noProof/>
                    <w:lang w:bidi="he-IL"/>
                  </w:rPr>
                </w:rPrChange>
              </w:rPr>
              <w:delText>Category Annotation</w:delText>
            </w:r>
            <w:r w:rsidDel="00DB6FC0">
              <w:rPr>
                <w:noProof/>
                <w:webHidden/>
              </w:rPr>
              <w:tab/>
              <w:delText>79</w:delText>
            </w:r>
          </w:del>
        </w:p>
        <w:p w:rsidR="006A0FA4" w:rsidRPr="00DE1B49" w:rsidRDefault="006C1AF3">
          <w:r w:rsidRPr="00DE1B49">
            <w:rPr>
              <w:b/>
              <w:bCs/>
            </w:rPr>
            <w:fldChar w:fldCharType="end"/>
          </w:r>
        </w:p>
      </w:sdtContent>
    </w:sdt>
    <w:p w:rsidR="006A0FA4" w:rsidRPr="00DE1B49" w:rsidRDefault="006A0FA4" w:rsidP="00B80307">
      <w:pPr>
        <w:spacing w:line="240" w:lineRule="auto"/>
        <w:jc w:val="both"/>
        <w:rPr>
          <w:sz w:val="20"/>
          <w:szCs w:val="36"/>
          <w:lang w:val="en-US"/>
        </w:rPr>
      </w:pPr>
    </w:p>
    <w:p w:rsidR="0087709E" w:rsidRPr="00DE1B49" w:rsidRDefault="0087709E" w:rsidP="0087709E">
      <w:pPr>
        <w:rPr>
          <w:lang w:val="en-US"/>
        </w:rPr>
      </w:pPr>
      <w:r w:rsidRPr="00DE1B49">
        <w:rPr>
          <w:lang w:val="en-US"/>
        </w:rPr>
        <w:br w:type="page"/>
      </w:r>
    </w:p>
    <w:p w:rsidR="0087709E" w:rsidRPr="00DE1B49" w:rsidRDefault="0087709E" w:rsidP="0087709E">
      <w:pPr>
        <w:pStyle w:val="berschrift1"/>
        <w:rPr>
          <w:rFonts w:ascii="Georgia" w:hAnsi="Georgia"/>
        </w:rPr>
      </w:pPr>
      <w:bookmarkStart w:id="690" w:name="h.6flctkipdq3" w:colFirst="0" w:colLast="0"/>
      <w:bookmarkStart w:id="691" w:name="_Ref358637490"/>
      <w:bookmarkStart w:id="692" w:name="_Toc405809929"/>
      <w:bookmarkEnd w:id="690"/>
      <w:r w:rsidRPr="00DE1B49">
        <w:rPr>
          <w:rFonts w:ascii="Georgia" w:hAnsi="Georgia"/>
        </w:rPr>
        <w:lastRenderedPageBreak/>
        <w:t>Introduction</w:t>
      </w:r>
      <w:bookmarkEnd w:id="691"/>
      <w:bookmarkEnd w:id="692"/>
    </w:p>
    <w:p w:rsidR="00AC5C94" w:rsidRPr="00DE1B49" w:rsidRDefault="00AC5C94" w:rsidP="00AC5C94">
      <w:pPr>
        <w:pStyle w:val="berschrift2"/>
      </w:pPr>
      <w:bookmarkStart w:id="693" w:name="_Toc405809930"/>
      <w:r w:rsidRPr="00DE1B49">
        <w:t xml:space="preserve">About this </w:t>
      </w:r>
      <w:r w:rsidR="005F6601">
        <w:t>D</w:t>
      </w:r>
      <w:r w:rsidRPr="00DE1B49">
        <w:t>ocument</w:t>
      </w:r>
      <w:bookmarkEnd w:id="693"/>
    </w:p>
    <w:p w:rsidR="00AC5C94" w:rsidRPr="00DE1B49" w:rsidRDefault="00815574" w:rsidP="00815574">
      <w:pPr>
        <w:rPr>
          <w:lang w:val="en-US"/>
        </w:rPr>
      </w:pPr>
      <w:r w:rsidRPr="00DE1B49">
        <w:rPr>
          <w:lang w:val="en-US"/>
        </w:rPr>
        <w:t>Deliverable 6.</w:t>
      </w:r>
      <w:r w:rsidR="00FD7B84">
        <w:rPr>
          <w:lang w:val="en-US"/>
        </w:rPr>
        <w:t>2</w:t>
      </w:r>
      <w:r w:rsidR="00FD7B84" w:rsidRPr="00DE1B49">
        <w:rPr>
          <w:lang w:val="en-US"/>
        </w:rPr>
        <w:t xml:space="preserve"> </w:t>
      </w:r>
      <w:r w:rsidRPr="00DE1B49">
        <w:rPr>
          <w:lang w:val="en-US"/>
        </w:rPr>
        <w:t>is of type “P”, i.e.</w:t>
      </w:r>
      <w:r w:rsidR="00FD7B84">
        <w:rPr>
          <w:lang w:val="en-US"/>
        </w:rPr>
        <w:t>,</w:t>
      </w:r>
      <w:r w:rsidRPr="00DE1B49">
        <w:rPr>
          <w:lang w:val="en-US"/>
        </w:rPr>
        <w:t xml:space="preserve"> a program. This document provides a description of this program. The actual source code described in this document has been made available to all project members. A zipped version of the current code and all data necessary to run it has been uploaded to the member area of the project’s website in </w:t>
      </w:r>
      <w:commentRangeStart w:id="694"/>
      <w:r w:rsidRPr="00DE1B49">
        <w:rPr>
          <w:lang w:val="en-US"/>
        </w:rPr>
        <w:t xml:space="preserve">/Deliverables /Month </w:t>
      </w:r>
      <w:r w:rsidR="00FD7B84">
        <w:rPr>
          <w:lang w:val="en-US"/>
        </w:rPr>
        <w:t>36</w:t>
      </w:r>
      <w:r w:rsidRPr="00DE1B49">
        <w:rPr>
          <w:lang w:val="en-US"/>
        </w:rPr>
        <w:t>/WP6/source code/</w:t>
      </w:r>
      <w:r w:rsidR="0045305A">
        <w:rPr>
          <w:lang w:val="en-US"/>
        </w:rPr>
        <w:t>.</w:t>
      </w:r>
      <w:r w:rsidRPr="00DE1B49">
        <w:rPr>
          <w:lang w:val="en-US"/>
        </w:rPr>
        <w:t xml:space="preserve"> </w:t>
      </w:r>
      <w:commentRangeEnd w:id="694"/>
      <w:r w:rsidR="00C42871">
        <w:rPr>
          <w:rStyle w:val="Kommentarzeichen"/>
        </w:rPr>
        <w:commentReference w:id="694"/>
      </w:r>
      <w:r w:rsidRPr="00DE1B49">
        <w:rPr>
          <w:lang w:val="en-US"/>
        </w:rPr>
        <w:t xml:space="preserve">The code can also be found in the Transduction Layer </w:t>
      </w:r>
      <w:proofErr w:type="spellStart"/>
      <w:r w:rsidRPr="00DE1B49">
        <w:rPr>
          <w:lang w:val="en-US"/>
        </w:rPr>
        <w:t>github</w:t>
      </w:r>
      <w:proofErr w:type="spellEnd"/>
      <w:r w:rsidRPr="00DE1B49">
        <w:rPr>
          <w:lang w:val="en-US"/>
        </w:rPr>
        <w:t xml:space="preserve"> repos</w:t>
      </w:r>
      <w:r w:rsidRPr="00DE1B49">
        <w:rPr>
          <w:lang w:val="en-US"/>
        </w:rPr>
        <w:t>i</w:t>
      </w:r>
      <w:r w:rsidRPr="00DE1B49">
        <w:rPr>
          <w:lang w:val="en-US"/>
        </w:rPr>
        <w:t xml:space="preserve">tory at </w:t>
      </w:r>
      <w:hyperlink r:id="rId11">
        <w:r w:rsidRPr="00DE1B49">
          <w:rPr>
            <w:color w:val="1155CC"/>
            <w:u w:val="single"/>
            <w:lang w:val="en-US"/>
          </w:rPr>
          <w:t>https://github.com/hltfbk/Excitement-Transduction-Layer</w:t>
        </w:r>
      </w:hyperlink>
      <w:r w:rsidRPr="00DE1B49">
        <w:rPr>
          <w:color w:val="1155CC"/>
          <w:u w:val="single"/>
          <w:lang w:val="en-US"/>
        </w:rPr>
        <w:t xml:space="preserve"> </w:t>
      </w:r>
      <w:r w:rsidRPr="00DE1B49">
        <w:rPr>
          <w:lang w:val="en-US"/>
        </w:rPr>
        <w:t>, which is currently a</w:t>
      </w:r>
      <w:r w:rsidRPr="00DE1B49">
        <w:rPr>
          <w:lang w:val="en-US"/>
        </w:rPr>
        <w:t>c</w:t>
      </w:r>
      <w:r w:rsidRPr="00DE1B49">
        <w:rPr>
          <w:lang w:val="en-US"/>
        </w:rPr>
        <w:t>cessible to all WP6 developers</w:t>
      </w:r>
      <w:r w:rsidR="00FD018C">
        <w:rPr>
          <w:lang w:val="en-US"/>
        </w:rPr>
        <w:t xml:space="preserve"> and</w:t>
      </w:r>
      <w:r w:rsidRPr="00DE1B49">
        <w:rPr>
          <w:lang w:val="en-US"/>
        </w:rPr>
        <w:t xml:space="preserve"> to relevant WP7 developers. </w:t>
      </w:r>
    </w:p>
    <w:p w:rsidR="00AC5C94" w:rsidRPr="00DE1B49" w:rsidRDefault="00AC5C94" w:rsidP="00AC5C94">
      <w:pPr>
        <w:pStyle w:val="berschrift2"/>
      </w:pPr>
      <w:bookmarkStart w:id="695" w:name="_Toc405809931"/>
      <w:r w:rsidRPr="00DE1B49">
        <w:t xml:space="preserve">Introduction to the </w:t>
      </w:r>
      <w:r w:rsidR="005F6601">
        <w:t>T</w:t>
      </w:r>
      <w:r w:rsidRPr="00DE1B49">
        <w:t xml:space="preserve">ransduction </w:t>
      </w:r>
      <w:r w:rsidR="005F6601">
        <w:t>L</w:t>
      </w:r>
      <w:r w:rsidRPr="00DE1B49">
        <w:t>ayer</w:t>
      </w:r>
      <w:bookmarkEnd w:id="695"/>
    </w:p>
    <w:p w:rsidR="0087709E" w:rsidRPr="00DE1B49" w:rsidRDefault="0087709E" w:rsidP="0087709E">
      <w:pPr>
        <w:jc w:val="both"/>
        <w:rPr>
          <w:lang w:val="en-US"/>
        </w:rPr>
      </w:pPr>
      <w:r w:rsidRPr="00DE1B49">
        <w:rPr>
          <w:lang w:val="en-US"/>
        </w:rPr>
        <w:t xml:space="preserve">The EXCITEMENT open platform (EOP) developed in WP4 provides the textual entailment capability to decide the entailment relation between </w:t>
      </w:r>
      <w:r w:rsidR="002662EB">
        <w:rPr>
          <w:lang w:val="en-US"/>
        </w:rPr>
        <w:t>pairs of</w:t>
      </w:r>
      <w:r w:rsidR="002662EB" w:rsidRPr="00DE1B49">
        <w:rPr>
          <w:lang w:val="en-US"/>
        </w:rPr>
        <w:t xml:space="preserve"> </w:t>
      </w:r>
      <w:r w:rsidRPr="00DE1B49">
        <w:rPr>
          <w:lang w:val="en-US"/>
        </w:rPr>
        <w:t>given textual units. This entai</w:t>
      </w:r>
      <w:r w:rsidRPr="00DE1B49">
        <w:rPr>
          <w:lang w:val="en-US"/>
        </w:rPr>
        <w:t>l</w:t>
      </w:r>
      <w:r w:rsidRPr="00DE1B49">
        <w:rPr>
          <w:lang w:val="en-US"/>
        </w:rPr>
        <w:t>ment recognition capability itself, however, does not provide a complete solution to the needs of the industrial partners, who aim to use textual entailment for exploring customer interactions (WP7). Additional steps are required to break down the information need of the industrial partners into textual entailment problems and combine the entailment decisions returned by the EOP into a response to the information need. Therefore, we need an add</w:t>
      </w:r>
      <w:r w:rsidRPr="00DE1B49">
        <w:rPr>
          <w:lang w:val="en-US"/>
        </w:rPr>
        <w:t>i</w:t>
      </w:r>
      <w:r w:rsidRPr="00DE1B49">
        <w:rPr>
          <w:lang w:val="en-US"/>
        </w:rPr>
        <w:t>tional layer of services on top of the EOP to achieve inference-based exploration of customer intera</w:t>
      </w:r>
      <w:r w:rsidR="0045305A">
        <w:rPr>
          <w:lang w:val="en-US"/>
        </w:rPr>
        <w:t xml:space="preserve">ction data. We call this </w:t>
      </w:r>
      <w:r w:rsidR="00D376B5">
        <w:rPr>
          <w:lang w:val="en-US"/>
        </w:rPr>
        <w:t xml:space="preserve">the </w:t>
      </w:r>
      <w:r w:rsidRPr="0045305A">
        <w:rPr>
          <w:i/>
          <w:lang w:val="en-US"/>
        </w:rPr>
        <w:t>Transduction Layer</w:t>
      </w:r>
      <w:r w:rsidRPr="00DE1B49">
        <w:rPr>
          <w:lang w:val="en-US"/>
        </w:rPr>
        <w:t xml:space="preserve">. </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The Transduction Layer was developed within WP6 for the following two industrial use case scenarios that have been defined within the EXCITEMENT project (see Deliverables 1.1 and 3.1b for more details on the use cases): </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1: Entailment graph creation: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draw an entailment graph from a set of given interactions.</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2: Interaction categorization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annotate matching categories on a given interaction, using e</w:t>
      </w:r>
      <w:r w:rsidRPr="00DE1B49">
        <w:rPr>
          <w:lang w:val="en-US"/>
        </w:rPr>
        <w:t>n</w:t>
      </w:r>
      <w:r w:rsidRPr="00DE1B49">
        <w:rPr>
          <w:lang w:val="en-US"/>
        </w:rPr>
        <w:t>tailment information.</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An analysis of the companies’ use case scenarios has shown that the Transduction Layer can be organized around two central steps, namely </w:t>
      </w:r>
      <w:r w:rsidRPr="00DE1B49">
        <w:rPr>
          <w:i/>
          <w:lang w:val="en-US"/>
        </w:rPr>
        <w:t>decomposition</w:t>
      </w:r>
      <w:r w:rsidRPr="00DE1B49">
        <w:rPr>
          <w:lang w:val="en-US"/>
        </w:rPr>
        <w:t xml:space="preserve">, i.e. converting the company’s input into a set of entailment units, from which entailment decision problems can be created, and </w:t>
      </w:r>
      <w:r w:rsidRPr="00DE1B49">
        <w:rPr>
          <w:i/>
          <w:lang w:val="en-US"/>
        </w:rPr>
        <w:t>composition</w:t>
      </w:r>
      <w:r w:rsidRPr="00DE1B49">
        <w:rPr>
          <w:lang w:val="en-US"/>
        </w:rPr>
        <w:t xml:space="preserve">, i.e. building entailment pairs and processing </w:t>
      </w:r>
      <w:del w:id="696" w:author="Kathrin Eichler" w:date="2014-12-08T16:49:00Z">
        <w:r w:rsidRPr="00DE1B49" w:rsidDel="00C42871">
          <w:rPr>
            <w:lang w:val="en-US"/>
          </w:rPr>
          <w:delText xml:space="preserve">the </w:delText>
        </w:r>
      </w:del>
      <w:r w:rsidRPr="00DE1B49">
        <w:rPr>
          <w:lang w:val="en-US"/>
        </w:rPr>
        <w:t xml:space="preserve">entailment decisions </w:t>
      </w:r>
      <w:del w:id="697" w:author="Kathrin Eichler" w:date="2014-12-08T16:49:00Z">
        <w:r w:rsidRPr="00DE1B49" w:rsidDel="00C42871">
          <w:rPr>
            <w:lang w:val="en-US"/>
          </w:rPr>
          <w:delText>r</w:delText>
        </w:r>
        <w:r w:rsidRPr="00DE1B49" w:rsidDel="00C42871">
          <w:rPr>
            <w:lang w:val="en-US"/>
          </w:rPr>
          <w:delText>e</w:delText>
        </w:r>
        <w:r w:rsidRPr="00DE1B49" w:rsidDel="00C42871">
          <w:rPr>
            <w:lang w:val="en-US"/>
          </w:rPr>
          <w:delText xml:space="preserve">turned by the </w:delText>
        </w:r>
        <w:r w:rsidR="0045305A" w:rsidDel="00C42871">
          <w:rPr>
            <w:lang w:val="en-US"/>
          </w:rPr>
          <w:delText xml:space="preserve">EOP </w:delText>
        </w:r>
      </w:del>
      <w:r w:rsidRPr="00DE1B49">
        <w:rPr>
          <w:lang w:val="en-US"/>
        </w:rPr>
        <w:t xml:space="preserve">to meet </w:t>
      </w:r>
      <w:r w:rsidRPr="00DE1B49">
        <w:rPr>
          <w:lang w:val="en-US"/>
        </w:rPr>
        <w:lastRenderedPageBreak/>
        <w:t xml:space="preserve">the company’s information need. The decomposition part is shared by both use cases, the composition part differs. </w:t>
      </w:r>
    </w:p>
    <w:p w:rsidR="0087709E" w:rsidRPr="00DE1B49" w:rsidRDefault="0087709E" w:rsidP="0087709E">
      <w:pPr>
        <w:jc w:val="both"/>
        <w:rPr>
          <w:lang w:val="en-US"/>
        </w:rPr>
      </w:pPr>
    </w:p>
    <w:p w:rsidR="0087709E" w:rsidRPr="00DE1B49" w:rsidRDefault="0087709E" w:rsidP="0087709E">
      <w:pPr>
        <w:rPr>
          <w:lang w:val="en-US"/>
        </w:rPr>
      </w:pPr>
      <w:r w:rsidRPr="00DE1B49">
        <w:rPr>
          <w:lang w:val="en-US"/>
        </w:rPr>
        <w:t>This document is structured</w:t>
      </w:r>
      <w:r w:rsidR="00D376B5">
        <w:rPr>
          <w:lang w:val="en-US"/>
        </w:rPr>
        <w:t xml:space="preserve"> as follows</w:t>
      </w:r>
      <w:r w:rsidRPr="00DE1B49">
        <w:rPr>
          <w:lang w:val="en-US"/>
        </w:rPr>
        <w:t>. We first describe the main data flow for the deco</w:t>
      </w:r>
      <w:r w:rsidRPr="00DE1B49">
        <w:rPr>
          <w:lang w:val="en-US"/>
        </w:rPr>
        <w:t>m</w:t>
      </w:r>
      <w:r w:rsidRPr="00DE1B49">
        <w:rPr>
          <w:lang w:val="en-US"/>
        </w:rPr>
        <w:t>position step (shared by both use cases) and the composition step of use case 1 and use case 2, respectively</w:t>
      </w:r>
      <w:r w:rsidR="0045305A">
        <w:rPr>
          <w:lang w:val="en-US"/>
        </w:rPr>
        <w:t xml:space="preserve"> (chapter 2)</w:t>
      </w:r>
      <w:r w:rsidRPr="00DE1B49">
        <w:rPr>
          <w:lang w:val="en-US"/>
        </w:rPr>
        <w:t xml:space="preserve">. We then describe the core data structures </w:t>
      </w:r>
      <w:r w:rsidR="0045305A">
        <w:rPr>
          <w:lang w:val="en-US"/>
        </w:rPr>
        <w:t xml:space="preserve">(chapter 3) </w:t>
      </w:r>
      <w:r w:rsidRPr="00DE1B49">
        <w:rPr>
          <w:lang w:val="en-US"/>
        </w:rPr>
        <w:t xml:space="preserve">and the UIMA type system </w:t>
      </w:r>
      <w:r w:rsidR="0045305A">
        <w:rPr>
          <w:lang w:val="en-US"/>
        </w:rPr>
        <w:t xml:space="preserve">(chapter 4) </w:t>
      </w:r>
      <w:r w:rsidRPr="00DE1B49">
        <w:rPr>
          <w:lang w:val="en-US"/>
        </w:rPr>
        <w:t xml:space="preserve">we designed for the Transduction Layer. </w:t>
      </w:r>
      <w:r w:rsidR="0045305A">
        <w:rPr>
          <w:lang w:val="en-US"/>
        </w:rPr>
        <w:t xml:space="preserve">Chapter 5 </w:t>
      </w:r>
      <w:r w:rsidRPr="00DE1B49">
        <w:rPr>
          <w:lang w:val="en-US"/>
        </w:rPr>
        <w:t>contai</w:t>
      </w:r>
      <w:r w:rsidR="00FD018C">
        <w:rPr>
          <w:lang w:val="en-US"/>
        </w:rPr>
        <w:t>ns interface definitions for all</w:t>
      </w:r>
      <w:r w:rsidRPr="00DE1B49">
        <w:rPr>
          <w:lang w:val="en-US"/>
        </w:rPr>
        <w:t xml:space="preserve"> transduction layer modules</w:t>
      </w:r>
      <w:r w:rsidR="00D376B5">
        <w:rPr>
          <w:lang w:val="en-US"/>
        </w:rPr>
        <w:t>:</w:t>
      </w:r>
      <w:r w:rsidRPr="00DE1B49">
        <w:rPr>
          <w:lang w:val="en-US"/>
        </w:rPr>
        <w:t xml:space="preserve"> the interfaces </w:t>
      </w:r>
      <w:r w:rsidR="00D376B5">
        <w:rPr>
          <w:lang w:val="en-US"/>
        </w:rPr>
        <w:t>for</w:t>
      </w:r>
      <w:r w:rsidR="00D376B5" w:rsidRPr="00DE1B49">
        <w:rPr>
          <w:lang w:val="en-US"/>
        </w:rPr>
        <w:t xml:space="preserve"> </w:t>
      </w:r>
      <w:r w:rsidRPr="00DE1B49">
        <w:rPr>
          <w:lang w:val="en-US"/>
        </w:rPr>
        <w:t xml:space="preserve">the core modules </w:t>
      </w:r>
      <w:r w:rsidR="00D376B5">
        <w:rPr>
          <w:lang w:val="en-US"/>
        </w:rPr>
        <w:t>and</w:t>
      </w:r>
      <w:r w:rsidRPr="00DE1B49">
        <w:rPr>
          <w:lang w:val="en-US"/>
        </w:rPr>
        <w:t xml:space="preserve"> </w:t>
      </w:r>
      <w:r w:rsidR="00D376B5">
        <w:rPr>
          <w:lang w:val="en-US"/>
        </w:rPr>
        <w:t xml:space="preserve">the </w:t>
      </w:r>
      <w:r w:rsidRPr="00DE1B49">
        <w:rPr>
          <w:lang w:val="en-US"/>
        </w:rPr>
        <w:t xml:space="preserve">top level interfaces defined </w:t>
      </w:r>
      <w:r w:rsidR="00D376B5" w:rsidRPr="00706473">
        <w:rPr>
          <w:lang w:val="en-US"/>
        </w:rPr>
        <w:t xml:space="preserve">specifically </w:t>
      </w:r>
      <w:r w:rsidRPr="00DE1B49">
        <w:rPr>
          <w:lang w:val="en-US"/>
        </w:rPr>
        <w:t>for the industrial partners (WP7). Th</w:t>
      </w:r>
      <w:r w:rsidR="00D376B5">
        <w:rPr>
          <w:lang w:val="en-US"/>
        </w:rPr>
        <w:t>is is</w:t>
      </w:r>
      <w:r w:rsidRPr="00DE1B49">
        <w:rPr>
          <w:lang w:val="en-US"/>
        </w:rPr>
        <w:t xml:space="preserve"> followed by a chapter describing the implementation, </w:t>
      </w:r>
      <w:r w:rsidR="0045305A">
        <w:rPr>
          <w:lang w:val="en-US"/>
        </w:rPr>
        <w:t>including</w:t>
      </w:r>
      <w:r w:rsidRPr="00DE1B49">
        <w:rPr>
          <w:lang w:val="en-US"/>
        </w:rPr>
        <w:t xml:space="preserve"> one </w:t>
      </w:r>
      <w:r w:rsidR="00AC20DA">
        <w:rPr>
          <w:lang w:val="en-US"/>
        </w:rPr>
        <w:t xml:space="preserve">or </w:t>
      </w:r>
      <w:del w:id="698" w:author="Kathrin Eichler" w:date="2014-12-08T16:50:00Z">
        <w:r w:rsidR="00AC20DA" w:rsidDel="00C42871">
          <w:rPr>
            <w:lang w:val="en-US"/>
          </w:rPr>
          <w:delText xml:space="preserve">more </w:delText>
        </w:r>
        <w:r w:rsidR="00AC20DA" w:rsidRPr="00DE1B49" w:rsidDel="00C42871">
          <w:rPr>
            <w:lang w:val="en-US"/>
          </w:rPr>
          <w:delText xml:space="preserve"> </w:delText>
        </w:r>
        <w:r w:rsidRPr="00DE1B49" w:rsidDel="00C42871">
          <w:rPr>
            <w:lang w:val="en-US"/>
          </w:rPr>
          <w:delText>implementation</w:delText>
        </w:r>
        <w:r w:rsidR="00AC20DA" w:rsidDel="00C42871">
          <w:rPr>
            <w:lang w:val="en-US"/>
          </w:rPr>
          <w:delText>s</w:delText>
        </w:r>
      </w:del>
      <w:ins w:id="699" w:author="Kathrin Eichler" w:date="2014-12-08T16:50:00Z">
        <w:r w:rsidR="00C42871">
          <w:rPr>
            <w:lang w:val="en-US"/>
          </w:rPr>
          <w:t xml:space="preserve">more </w:t>
        </w:r>
        <w:r w:rsidR="00C42871" w:rsidRPr="00DE1B49">
          <w:rPr>
            <w:lang w:val="en-US"/>
          </w:rPr>
          <w:t>implementations</w:t>
        </w:r>
      </w:ins>
      <w:r w:rsidRPr="00DE1B49">
        <w:rPr>
          <w:lang w:val="en-US"/>
        </w:rPr>
        <w:t xml:space="preserve"> for each defined module</w:t>
      </w:r>
      <w:r w:rsidR="0045305A">
        <w:rPr>
          <w:lang w:val="en-US"/>
        </w:rPr>
        <w:t xml:space="preserve"> (chapter 6)</w:t>
      </w:r>
      <w:r w:rsidRPr="00DE1B49">
        <w:rPr>
          <w:lang w:val="en-US"/>
        </w:rPr>
        <w:t xml:space="preserve">. The document ends with a chapter on </w:t>
      </w:r>
      <w:r w:rsidR="00922914">
        <w:rPr>
          <w:lang w:val="en-US"/>
        </w:rPr>
        <w:t>evaluation</w:t>
      </w:r>
      <w:r w:rsidR="0045305A">
        <w:rPr>
          <w:lang w:val="en-US"/>
        </w:rPr>
        <w:t xml:space="preserve"> </w:t>
      </w:r>
      <w:ins w:id="700" w:author="Kathrin Eichler" w:date="2014-12-08T16:49:00Z">
        <w:r w:rsidR="00C42871">
          <w:rPr>
            <w:lang w:val="en-US"/>
          </w:rPr>
          <w:t xml:space="preserve">results </w:t>
        </w:r>
      </w:ins>
      <w:r w:rsidR="0045305A">
        <w:rPr>
          <w:lang w:val="en-US"/>
        </w:rPr>
        <w:t>(cha</w:t>
      </w:r>
      <w:r w:rsidR="0045305A">
        <w:rPr>
          <w:lang w:val="en-US"/>
        </w:rPr>
        <w:t>p</w:t>
      </w:r>
      <w:r w:rsidR="0045305A">
        <w:rPr>
          <w:lang w:val="en-US"/>
        </w:rPr>
        <w:t>ter 7)</w:t>
      </w:r>
      <w:r w:rsidRPr="00DE1B49">
        <w:rPr>
          <w:lang w:val="en-US"/>
        </w:rPr>
        <w:t>.</w:t>
      </w:r>
    </w:p>
    <w:p w:rsidR="0087709E" w:rsidRPr="00DE1B49" w:rsidRDefault="0087709E" w:rsidP="0087709E">
      <w:pPr>
        <w:pStyle w:val="berschrift2"/>
        <w:spacing w:before="280" w:after="80"/>
        <w:ind w:left="720"/>
      </w:pPr>
      <w:bookmarkStart w:id="701" w:name="h.dzuu6btnyw6f" w:colFirst="0" w:colLast="0"/>
      <w:bookmarkStart w:id="702" w:name="_Toc405809932"/>
      <w:bookmarkEnd w:id="701"/>
      <w:r w:rsidRPr="00DE1B49">
        <w:t>Related Terminology</w:t>
      </w:r>
      <w:bookmarkEnd w:id="702"/>
    </w:p>
    <w:p w:rsidR="0087709E" w:rsidRPr="00DE1B49" w:rsidRDefault="0087709E" w:rsidP="0087709E">
      <w:pPr>
        <w:rPr>
          <w:lang w:val="en-US"/>
        </w:rPr>
      </w:pPr>
      <w:r w:rsidRPr="00DE1B49">
        <w:rPr>
          <w:lang w:val="en-US"/>
        </w:rPr>
        <w:t>In this document, we will use the following terminology:</w:t>
      </w:r>
    </w:p>
    <w:p w:rsidR="0087709E" w:rsidRPr="00DE1B49" w:rsidRDefault="0087709E" w:rsidP="00675094">
      <w:pPr>
        <w:numPr>
          <w:ilvl w:val="0"/>
          <w:numId w:val="56"/>
        </w:numPr>
        <w:spacing w:line="276" w:lineRule="auto"/>
        <w:ind w:hanging="359"/>
      </w:pPr>
      <w:r w:rsidRPr="00DE1B49">
        <w:rPr>
          <w:i/>
        </w:rPr>
        <w:t>RTE</w:t>
      </w:r>
      <w:r w:rsidRPr="00DE1B49">
        <w:t>: Recognizing textual entailment</w:t>
      </w:r>
    </w:p>
    <w:p w:rsidR="0087709E" w:rsidRPr="00DE1B49" w:rsidRDefault="0087709E" w:rsidP="00675094">
      <w:pPr>
        <w:numPr>
          <w:ilvl w:val="0"/>
          <w:numId w:val="56"/>
        </w:numPr>
        <w:spacing w:line="276" w:lineRule="auto"/>
        <w:ind w:hanging="359"/>
        <w:rPr>
          <w:lang w:val="en-US"/>
        </w:rPr>
      </w:pPr>
      <w:r w:rsidRPr="00DE1B49">
        <w:rPr>
          <w:i/>
          <w:lang w:val="en-US"/>
        </w:rPr>
        <w:t>Use Case 1 / Use Case 2</w:t>
      </w:r>
      <w:r w:rsidRPr="00DE1B49">
        <w:rPr>
          <w:lang w:val="en-US"/>
        </w:rPr>
        <w:t>: This refers to the two use cas</w:t>
      </w:r>
      <w:r w:rsidR="007072F7">
        <w:rPr>
          <w:lang w:val="en-US"/>
        </w:rPr>
        <w:t>es introduced in the previous section</w:t>
      </w:r>
      <w:r w:rsidRPr="00DE1B49">
        <w:rPr>
          <w:lang w:val="en-US"/>
        </w:rPr>
        <w:t xml:space="preserve">. </w:t>
      </w:r>
    </w:p>
    <w:p w:rsidR="0087709E" w:rsidRPr="00DE1B49" w:rsidRDefault="0087709E" w:rsidP="00675094">
      <w:pPr>
        <w:numPr>
          <w:ilvl w:val="0"/>
          <w:numId w:val="56"/>
        </w:numPr>
        <w:spacing w:line="276" w:lineRule="auto"/>
        <w:ind w:hanging="359"/>
        <w:rPr>
          <w:lang w:val="en-US"/>
        </w:rPr>
      </w:pPr>
      <w:r w:rsidRPr="00DE1B49">
        <w:rPr>
          <w:i/>
          <w:lang w:val="en-US"/>
        </w:rPr>
        <w:t>EOP</w:t>
      </w:r>
      <w:r w:rsidRPr="00DE1B49">
        <w:rPr>
          <w:lang w:val="en-US"/>
        </w:rPr>
        <w:t>: This refers to the EXCITEMENT open platform providing the RTE functionali</w:t>
      </w:r>
      <w:r w:rsidR="000F315B">
        <w:rPr>
          <w:lang w:val="en-US"/>
        </w:rPr>
        <w:t>ty</w:t>
      </w:r>
      <w:r w:rsidRPr="00DE1B49">
        <w:rPr>
          <w:lang w:val="en-US"/>
        </w:rPr>
        <w:t>.</w:t>
      </w:r>
    </w:p>
    <w:p w:rsidR="00FD018C" w:rsidRPr="00DE1B49" w:rsidRDefault="00FD018C" w:rsidP="00FD018C">
      <w:pPr>
        <w:numPr>
          <w:ilvl w:val="0"/>
          <w:numId w:val="56"/>
        </w:numPr>
        <w:spacing w:line="276" w:lineRule="auto"/>
        <w:ind w:hanging="359"/>
        <w:rPr>
          <w:lang w:val="en-US"/>
        </w:rPr>
      </w:pPr>
      <w:r w:rsidRPr="00DE1B49">
        <w:rPr>
          <w:i/>
          <w:lang w:val="en-US"/>
        </w:rPr>
        <w:t>E</w:t>
      </w:r>
      <w:r>
        <w:rPr>
          <w:i/>
          <w:lang w:val="en-US"/>
        </w:rPr>
        <w:t>DA</w:t>
      </w:r>
      <w:r w:rsidRPr="00DE1B49">
        <w:rPr>
          <w:lang w:val="en-US"/>
        </w:rPr>
        <w:t xml:space="preserve">: </w:t>
      </w:r>
      <w:r>
        <w:rPr>
          <w:lang w:val="en-US"/>
        </w:rPr>
        <w:t xml:space="preserve">This refers to an entailment decision algorithm provided by the EOP, i.e. the part of the open platform that returns an entailment decision for a given text pair. </w:t>
      </w:r>
    </w:p>
    <w:p w:rsidR="0087709E" w:rsidRPr="00DE1B49" w:rsidRDefault="0087709E" w:rsidP="00675094">
      <w:pPr>
        <w:numPr>
          <w:ilvl w:val="0"/>
          <w:numId w:val="56"/>
        </w:numPr>
        <w:spacing w:line="276" w:lineRule="auto"/>
        <w:ind w:hanging="359"/>
        <w:rPr>
          <w:lang w:val="en-US"/>
        </w:rPr>
      </w:pPr>
      <w:r w:rsidRPr="00DE1B49">
        <w:rPr>
          <w:i/>
          <w:lang w:val="en-US"/>
        </w:rPr>
        <w:t>LAP</w:t>
      </w:r>
      <w:r w:rsidRPr="00DE1B49">
        <w:rPr>
          <w:lang w:val="en-US"/>
        </w:rPr>
        <w:t xml:space="preserve">: This refers to </w:t>
      </w:r>
      <w:proofErr w:type="gramStart"/>
      <w:r w:rsidR="00FD018C">
        <w:rPr>
          <w:lang w:val="en-US"/>
        </w:rPr>
        <w:t>an</w:t>
      </w:r>
      <w:proofErr w:type="gramEnd"/>
      <w:r w:rsidRPr="00DE1B49">
        <w:rPr>
          <w:lang w:val="en-US"/>
        </w:rPr>
        <w:t xml:space="preserve"> linguistic analysis pipeline</w:t>
      </w:r>
      <w:r w:rsidR="00FD018C">
        <w:rPr>
          <w:lang w:val="en-US"/>
        </w:rPr>
        <w:t xml:space="preserve"> provided by the EOP</w:t>
      </w:r>
      <w:r w:rsidRPr="00DE1B49">
        <w:rPr>
          <w:lang w:val="en-US"/>
        </w:rPr>
        <w:t xml:space="preserve">, i.e. the part of the open platform that creates a </w:t>
      </w:r>
      <w:proofErr w:type="spellStart"/>
      <w:r w:rsidRPr="00DE1B49">
        <w:rPr>
          <w:lang w:val="en-US"/>
        </w:rPr>
        <w:t>JCas</w:t>
      </w:r>
      <w:proofErr w:type="spellEnd"/>
      <w:r w:rsidRPr="00DE1B49">
        <w:rPr>
          <w:lang w:val="en-US"/>
        </w:rPr>
        <w:t xml:space="preserve"> object with linguistic annotations.</w:t>
      </w:r>
    </w:p>
    <w:p w:rsidR="0087709E" w:rsidRPr="00DE1B49" w:rsidRDefault="0087709E" w:rsidP="00675094">
      <w:pPr>
        <w:numPr>
          <w:ilvl w:val="0"/>
          <w:numId w:val="56"/>
        </w:numPr>
        <w:spacing w:line="276" w:lineRule="auto"/>
        <w:ind w:hanging="359"/>
        <w:rPr>
          <w:lang w:val="en-US"/>
        </w:rPr>
      </w:pPr>
      <w:r w:rsidRPr="00DE1B49">
        <w:rPr>
          <w:i/>
          <w:lang w:val="en-US"/>
        </w:rPr>
        <w:t>Entailment graph</w:t>
      </w:r>
      <w:r w:rsidRPr="00DE1B49">
        <w:rPr>
          <w:lang w:val="en-US"/>
        </w:rPr>
        <w:t>: An entailment graph orders text units in a structured hierarchy based on the entailment relations that hold between these text units.</w:t>
      </w:r>
    </w:p>
    <w:p w:rsidR="0087709E" w:rsidRPr="00DE1B49" w:rsidRDefault="0087709E" w:rsidP="0087709E">
      <w:pPr>
        <w:pStyle w:val="berschrift2"/>
        <w:spacing w:before="360" w:after="80"/>
        <w:ind w:left="720"/>
      </w:pPr>
      <w:bookmarkStart w:id="703" w:name="h.v9ppkrfbznij" w:colFirst="0" w:colLast="0"/>
      <w:bookmarkStart w:id="704" w:name="_Toc405809933"/>
      <w:bookmarkEnd w:id="703"/>
      <w:r w:rsidRPr="00DE1B49">
        <w:t>Related Documents</w:t>
      </w:r>
      <w:bookmarkEnd w:id="704"/>
    </w:p>
    <w:p w:rsidR="0087709E" w:rsidRPr="007A4438" w:rsidRDefault="0087709E" w:rsidP="00675094">
      <w:pPr>
        <w:numPr>
          <w:ilvl w:val="0"/>
          <w:numId w:val="8"/>
        </w:numPr>
        <w:spacing w:line="276" w:lineRule="auto"/>
        <w:ind w:hanging="359"/>
      </w:pPr>
      <w:r w:rsidRPr="007A4438">
        <w:rPr>
          <w:i/>
        </w:rPr>
        <w:t>Deliverable 1.1</w:t>
      </w:r>
      <w:r w:rsidRPr="007A4438">
        <w:t>: User Requirements (June 2012)</w:t>
      </w:r>
    </w:p>
    <w:p w:rsidR="0087709E" w:rsidRPr="0085572C" w:rsidRDefault="0087709E" w:rsidP="00675094">
      <w:pPr>
        <w:numPr>
          <w:ilvl w:val="0"/>
          <w:numId w:val="8"/>
        </w:numPr>
        <w:spacing w:line="276" w:lineRule="auto"/>
        <w:ind w:hanging="359"/>
        <w:rPr>
          <w:lang w:val="en-US"/>
        </w:rPr>
      </w:pPr>
      <w:r w:rsidRPr="00706C23">
        <w:rPr>
          <w:i/>
          <w:lang w:val="en-US"/>
        </w:rPr>
        <w:t>Deliverable 3.1b</w:t>
      </w:r>
      <w:r w:rsidRPr="0085572C">
        <w:rPr>
          <w:lang w:val="en-US"/>
        </w:rPr>
        <w:t>: Specification of the Transduction Layer (Sep 2012)</w:t>
      </w:r>
    </w:p>
    <w:p w:rsidR="007A4438" w:rsidRPr="00925780" w:rsidRDefault="007A4438" w:rsidP="007A4438">
      <w:pPr>
        <w:numPr>
          <w:ilvl w:val="0"/>
          <w:numId w:val="8"/>
        </w:numPr>
        <w:spacing w:line="276" w:lineRule="auto"/>
        <w:ind w:hanging="359"/>
        <w:rPr>
          <w:lang w:val="en-US"/>
        </w:rPr>
      </w:pPr>
      <w:r w:rsidRPr="007A4438">
        <w:rPr>
          <w:i/>
          <w:lang w:val="en-US"/>
        </w:rPr>
        <w:t>Deliverable 6.1</w:t>
      </w:r>
      <w:r w:rsidRPr="007A4438">
        <w:rPr>
          <w:lang w:val="en-US"/>
        </w:rPr>
        <w:t xml:space="preserve">: </w:t>
      </w:r>
      <w:r w:rsidRPr="0071249C">
        <w:rPr>
          <w:lang w:val="en-US"/>
        </w:rPr>
        <w:t>Textual inference components development</w:t>
      </w:r>
      <w:r w:rsidRPr="007A4438">
        <w:rPr>
          <w:lang w:val="en-US"/>
        </w:rPr>
        <w:t xml:space="preserve"> (June 2013</w:t>
      </w:r>
      <w:r w:rsidRPr="00925780">
        <w:rPr>
          <w:lang w:val="en-US"/>
        </w:rPr>
        <w:t>)</w:t>
      </w:r>
    </w:p>
    <w:p w:rsidR="0087709E" w:rsidRPr="00DE1B49" w:rsidRDefault="0087709E" w:rsidP="00675094">
      <w:pPr>
        <w:numPr>
          <w:ilvl w:val="0"/>
          <w:numId w:val="8"/>
        </w:numPr>
        <w:spacing w:line="276" w:lineRule="auto"/>
        <w:ind w:hanging="359"/>
        <w:rPr>
          <w:lang w:val="en-US"/>
        </w:rPr>
      </w:pPr>
      <w:r w:rsidRPr="00925780">
        <w:rPr>
          <w:i/>
          <w:lang w:val="en-US"/>
        </w:rPr>
        <w:t>EOP specification</w:t>
      </w:r>
      <w:r w:rsidRPr="00D7475F">
        <w:rPr>
          <w:lang w:val="en-US"/>
        </w:rPr>
        <w:t>: Specifications and architecture</w:t>
      </w:r>
      <w:r w:rsidRPr="00DE1B49">
        <w:rPr>
          <w:lang w:val="en-US"/>
        </w:rPr>
        <w:t xml:space="preserve"> for the open platform, I</w:t>
      </w:r>
      <w:r w:rsidR="00925780">
        <w:rPr>
          <w:lang w:val="en-US"/>
        </w:rPr>
        <w:t>I</w:t>
      </w:r>
      <w:r w:rsidRPr="00DE1B49">
        <w:rPr>
          <w:lang w:val="en-US"/>
        </w:rPr>
        <w:t>. cycle</w:t>
      </w:r>
    </w:p>
    <w:p w:rsidR="002A1C2D" w:rsidRDefault="0087709E" w:rsidP="002A1C2D">
      <w:pPr>
        <w:numPr>
          <w:ilvl w:val="0"/>
          <w:numId w:val="8"/>
        </w:numPr>
        <w:spacing w:line="276" w:lineRule="auto"/>
        <w:ind w:hanging="359"/>
        <w:rPr>
          <w:lang w:val="en-US"/>
        </w:rPr>
      </w:pPr>
      <w:r w:rsidRPr="00DE1B49">
        <w:rPr>
          <w:i/>
          <w:lang w:val="en-US"/>
        </w:rPr>
        <w:t>UIMA Documentation</w:t>
      </w:r>
      <w:r w:rsidRPr="00DE1B49">
        <w:rPr>
          <w:lang w:val="en-US"/>
        </w:rPr>
        <w:t>: UIMA Tutorial and Developers' Guides (</w:t>
      </w:r>
      <w:hyperlink r:id="rId12">
        <w:r w:rsidRPr="00DE1B49">
          <w:rPr>
            <w:color w:val="1155CC"/>
            <w:u w:val="single"/>
            <w:lang w:val="en-US"/>
          </w:rPr>
          <w:t>http://uima.apache.org/d/uimaj-2.4.0/tutorials_and_users_guides.html</w:t>
        </w:r>
      </w:hyperlink>
      <w:r w:rsidRPr="00DE1B49">
        <w:rPr>
          <w:lang w:val="en-US"/>
        </w:rPr>
        <w:t>)</w:t>
      </w:r>
    </w:p>
    <w:p w:rsidR="002A1C2D" w:rsidRPr="002A1C2D" w:rsidRDefault="002A1C2D" w:rsidP="0071249C">
      <w:pPr>
        <w:pStyle w:val="berschrift2"/>
      </w:pPr>
      <w:bookmarkStart w:id="705" w:name="_Toc405809934"/>
      <w:commentRangeStart w:id="706"/>
      <w:r>
        <w:t xml:space="preserve">Changes as compared to Deliverable </w:t>
      </w:r>
      <w:r w:rsidRPr="002A1C2D">
        <w:t>6.</w:t>
      </w:r>
      <w:r>
        <w:t>1</w:t>
      </w:r>
      <w:r w:rsidR="007D652F">
        <w:t xml:space="preserve"> </w:t>
      </w:r>
      <w:commentRangeEnd w:id="706"/>
      <w:r w:rsidR="006C0BE7">
        <w:rPr>
          <w:rStyle w:val="Kommentarzeichen"/>
          <w:rFonts w:eastAsiaTheme="minorEastAsia" w:cstheme="minorBidi"/>
          <w:b w:val="0"/>
          <w:bCs w:val="0"/>
          <w:iCs w:val="0"/>
          <w:lang w:val="en-GB" w:eastAsia="zh-CN"/>
        </w:rPr>
        <w:commentReference w:id="706"/>
      </w:r>
      <w:bookmarkEnd w:id="705"/>
    </w:p>
    <w:p w:rsidR="00A43A5D" w:rsidRPr="0071249C" w:rsidDel="00CF173C" w:rsidRDefault="002A1C2D" w:rsidP="0071249C">
      <w:pPr>
        <w:rPr>
          <w:lang w:val="en-US"/>
        </w:rPr>
      </w:pPr>
      <w:r>
        <w:rPr>
          <w:lang w:val="en-US"/>
        </w:rPr>
        <w:t xml:space="preserve">As compared to the previous deliverable of WP6, this document has changed in the following ways: </w:t>
      </w:r>
    </w:p>
    <w:p w:rsidR="00A43A5D" w:rsidRPr="007A4438" w:rsidRDefault="00A43A5D" w:rsidP="00A43A5D">
      <w:pPr>
        <w:numPr>
          <w:ilvl w:val="0"/>
          <w:numId w:val="8"/>
        </w:numPr>
        <w:spacing w:line="276" w:lineRule="auto"/>
        <w:ind w:hanging="359"/>
      </w:pPr>
      <w:r>
        <w:t xml:space="preserve"> </w:t>
      </w:r>
      <w:proofErr w:type="spellStart"/>
      <w:r>
        <w:rPr>
          <w:i/>
        </w:rPr>
        <w:t>InteractionReader</w:t>
      </w:r>
      <w:proofErr w:type="spellEnd"/>
      <w:r>
        <w:rPr>
          <w:i/>
        </w:rPr>
        <w:t xml:space="preserve">: </w:t>
      </w:r>
      <w:r w:rsidRPr="007A4438">
        <w:t xml:space="preserve"> </w:t>
      </w:r>
      <w:commentRangeStart w:id="707"/>
      <w:r>
        <w:t>The reader code can now read "non-continuous" fragments (which are common in the WP2 data), as well as non-continuous modifiers.</w:t>
      </w:r>
      <w:commentRangeEnd w:id="707"/>
      <w:r w:rsidR="00862D1A">
        <w:rPr>
          <w:rStyle w:val="Kommentarzeichen"/>
        </w:rPr>
        <w:commentReference w:id="707"/>
      </w:r>
    </w:p>
    <w:p w:rsidR="00A43A5D" w:rsidRPr="0071249C" w:rsidRDefault="00A43A5D" w:rsidP="00A43A5D">
      <w:pPr>
        <w:numPr>
          <w:ilvl w:val="0"/>
          <w:numId w:val="8"/>
        </w:numPr>
        <w:spacing w:line="276" w:lineRule="auto"/>
        <w:ind w:hanging="359"/>
        <w:rPr>
          <w:lang w:val="en-US"/>
        </w:rPr>
      </w:pPr>
      <w:r>
        <w:rPr>
          <w:i/>
          <w:lang w:val="en-US"/>
        </w:rPr>
        <w:t>Decomposition</w:t>
      </w:r>
      <w:r w:rsidRPr="008167E2">
        <w:rPr>
          <w:lang w:val="en-US"/>
        </w:rPr>
        <w:t xml:space="preserve">: </w:t>
      </w:r>
      <w:del w:id="708" w:author="Kathrin Eichler" w:date="2014-12-08T16:50:00Z">
        <w:r w:rsidDel="00815386">
          <w:delText xml:space="preserve">Improved </w:delText>
        </w:r>
      </w:del>
      <w:ins w:id="709" w:author="Kathrin Eichler" w:date="2014-12-08T16:50:00Z">
        <w:r w:rsidR="00815386">
          <w:t>We i</w:t>
        </w:r>
        <w:r w:rsidR="00815386">
          <w:t xml:space="preserve">mproved </w:t>
        </w:r>
      </w:ins>
      <w:r>
        <w:t xml:space="preserve">the existing and added new fragment </w:t>
      </w:r>
      <w:ins w:id="710" w:author="Kathrin Eichler" w:date="2014-12-08T16:50:00Z">
        <w:r w:rsidR="0071759F">
          <w:t xml:space="preserve">and modifier </w:t>
        </w:r>
      </w:ins>
      <w:r>
        <w:t>a</w:t>
      </w:r>
      <w:r>
        <w:t>n</w:t>
      </w:r>
      <w:r>
        <w:t xml:space="preserve">notators. </w:t>
      </w:r>
    </w:p>
    <w:p w:rsidR="00862D1A" w:rsidRDefault="00862D1A" w:rsidP="00A43A5D">
      <w:pPr>
        <w:numPr>
          <w:ilvl w:val="0"/>
          <w:numId w:val="8"/>
        </w:numPr>
        <w:spacing w:line="276" w:lineRule="auto"/>
        <w:ind w:hanging="359"/>
        <w:rPr>
          <w:lang w:val="en-US"/>
        </w:rPr>
      </w:pPr>
      <w:r>
        <w:rPr>
          <w:i/>
          <w:lang w:val="en-US"/>
        </w:rPr>
        <w:t>Composition Use Case 1</w:t>
      </w:r>
      <w:r w:rsidRPr="0071249C">
        <w:rPr>
          <w:lang w:val="en-US"/>
        </w:rPr>
        <w:t>:</w:t>
      </w:r>
      <w:r>
        <w:rPr>
          <w:lang w:val="en-US"/>
        </w:rPr>
        <w:t xml:space="preserve"> </w:t>
      </w:r>
    </w:p>
    <w:p w:rsidR="00862D1A" w:rsidRDefault="00862D1A" w:rsidP="0071249C">
      <w:pPr>
        <w:numPr>
          <w:ilvl w:val="0"/>
          <w:numId w:val="8"/>
        </w:numPr>
        <w:spacing w:line="276" w:lineRule="auto"/>
        <w:rPr>
          <w:lang w:val="en-US"/>
        </w:rPr>
      </w:pPr>
      <w:r w:rsidRPr="00D32414">
        <w:rPr>
          <w:lang w:val="en-US" w:eastAsia="de-DE"/>
        </w:rPr>
        <w:lastRenderedPageBreak/>
        <w:t>Based on a request made by one of the academic partners, we decided to r</w:t>
      </w:r>
      <w:r w:rsidRPr="00D32414">
        <w:rPr>
          <w:lang w:val="en-US" w:eastAsia="de-DE"/>
        </w:rPr>
        <w:t>e</w:t>
      </w:r>
      <w:r w:rsidRPr="00D32414">
        <w:rPr>
          <w:lang w:val="en-US" w:eastAsia="de-DE"/>
        </w:rPr>
        <w:t>name the module “</w:t>
      </w:r>
      <w:proofErr w:type="spellStart"/>
      <w:r w:rsidRPr="00D32414">
        <w:rPr>
          <w:lang w:val="en-US" w:eastAsia="de-DE"/>
        </w:rPr>
        <w:t>CollapsedGraphGenerator</w:t>
      </w:r>
      <w:proofErr w:type="spellEnd"/>
      <w:r w:rsidRPr="00D32414">
        <w:rPr>
          <w:lang w:val="en-US" w:eastAsia="de-DE"/>
        </w:rPr>
        <w:t>” to “</w:t>
      </w:r>
      <w:proofErr w:type="spellStart"/>
      <w:r w:rsidRPr="00D32414">
        <w:rPr>
          <w:lang w:val="en-US" w:eastAsia="de-DE"/>
        </w:rPr>
        <w:t>GraphOptimizer</w:t>
      </w:r>
      <w:proofErr w:type="spellEnd"/>
      <w:r w:rsidRPr="00D32414">
        <w:rPr>
          <w:lang w:val="en-US" w:eastAsia="de-DE"/>
        </w:rPr>
        <w:t>”, r</w:t>
      </w:r>
      <w:r w:rsidRPr="00CF173C">
        <w:rPr>
          <w:lang w:val="en-US" w:eastAsia="de-DE"/>
        </w:rPr>
        <w:t>eflecting in the name that the module actually does more than collapsing nodes</w:t>
      </w:r>
      <w:r w:rsidRPr="00D32414">
        <w:rPr>
          <w:lang w:val="en-US" w:eastAsia="de-DE"/>
        </w:rPr>
        <w:t xml:space="preserve"> (it also decides on edges to be kept in the output graph).</w:t>
      </w:r>
    </w:p>
    <w:p w:rsidR="00862D1A" w:rsidRDefault="001B3DCC" w:rsidP="0071249C">
      <w:pPr>
        <w:numPr>
          <w:ilvl w:val="0"/>
          <w:numId w:val="8"/>
        </w:numPr>
        <w:spacing w:line="276" w:lineRule="auto"/>
        <w:rPr>
          <w:lang w:val="en-US"/>
        </w:rPr>
      </w:pPr>
      <w:ins w:id="711" w:author="Kathrin Eichler" w:date="2014-12-08T16:50:00Z">
        <w:r>
          <w:rPr>
            <w:lang w:val="en-US"/>
          </w:rPr>
          <w:t>[TO BE EXTENDED]</w:t>
        </w:r>
      </w:ins>
      <w:del w:id="712" w:author="Kathrin Eichler" w:date="2014-12-08T16:50:00Z">
        <w:r w:rsidR="00862D1A" w:rsidDel="001B3DCC">
          <w:rPr>
            <w:lang w:val="en-US"/>
          </w:rPr>
          <w:delText>...</w:delText>
        </w:r>
      </w:del>
    </w:p>
    <w:p w:rsidR="00862D1A" w:rsidRDefault="00862D1A" w:rsidP="0071249C">
      <w:pPr>
        <w:numPr>
          <w:ilvl w:val="0"/>
          <w:numId w:val="8"/>
        </w:numPr>
        <w:spacing w:line="276" w:lineRule="auto"/>
        <w:ind w:hanging="359"/>
        <w:rPr>
          <w:lang w:val="en-US"/>
        </w:rPr>
      </w:pPr>
      <w:r>
        <w:rPr>
          <w:i/>
          <w:lang w:val="en-US"/>
        </w:rPr>
        <w:t>Composition Use Case 1</w:t>
      </w:r>
      <w:r w:rsidRPr="00E36FA1">
        <w:rPr>
          <w:lang w:val="en-US"/>
        </w:rPr>
        <w:t>:</w:t>
      </w:r>
      <w:r>
        <w:rPr>
          <w:lang w:val="en-US"/>
        </w:rPr>
        <w:t xml:space="preserve"> </w:t>
      </w:r>
    </w:p>
    <w:p w:rsidR="00862D1A" w:rsidRPr="0071249C" w:rsidRDefault="00862D1A" w:rsidP="0071249C">
      <w:pPr>
        <w:numPr>
          <w:ilvl w:val="0"/>
          <w:numId w:val="8"/>
        </w:numPr>
        <w:spacing w:line="276" w:lineRule="auto"/>
        <w:rPr>
          <w:lang w:val="en-US"/>
        </w:rPr>
      </w:pPr>
      <w:r w:rsidRPr="00D32414">
        <w:t>Based on a request made by one of the industrial partners, we added a module (</w:t>
      </w:r>
      <w:proofErr w:type="spellStart"/>
      <w:r w:rsidRPr="0071249C">
        <w:rPr>
          <w:i/>
        </w:rPr>
        <w:t>ConfidenceCalculator</w:t>
      </w:r>
      <w:proofErr w:type="spellEnd"/>
      <w:r w:rsidRPr="00D32414">
        <w:t>) for pre-calculating a fi</w:t>
      </w:r>
      <w:r w:rsidRPr="00E36FA1">
        <w:rPr>
          <w:rFonts w:cs="TimesNewRomanPSMT"/>
        </w:rPr>
        <w:t>nal confidence score per cate</w:t>
      </w:r>
      <w:r w:rsidRPr="00D32414">
        <w:t xml:space="preserve">gory on each node of the entailment graph and for adding this information to the graph. </w:t>
      </w:r>
      <w:proofErr w:type="spellStart"/>
      <w:r w:rsidRPr="00D32414">
        <w:t>Pr</w:t>
      </w:r>
      <w:r w:rsidRPr="00D32414">
        <w:t>e</w:t>
      </w:r>
      <w:r w:rsidRPr="00D32414">
        <w:t>calculating</w:t>
      </w:r>
      <w:proofErr w:type="spellEnd"/>
      <w:r w:rsidRPr="00D32414">
        <w:t xml:space="preserve"> these scores, we make the actually matching step more efficient and avoid redundancy in the calculation of combined confidence scores. As a result, the conf</w:t>
      </w:r>
      <w:r w:rsidRPr="00D32414">
        <w:t>i</w:t>
      </w:r>
      <w:r w:rsidRPr="00D32414">
        <w:t>dence calculation in the Category Annotator module has been simplified to combi</w:t>
      </w:r>
      <w:r w:rsidRPr="00D32414">
        <w:t>n</w:t>
      </w:r>
      <w:r w:rsidRPr="00D32414">
        <w:t>ing the final scores of different matching nodes. Unlike in the transduction layer pr</w:t>
      </w:r>
      <w:r w:rsidRPr="00D32414">
        <w:t>o</w:t>
      </w:r>
      <w:r w:rsidRPr="00D32414">
        <w:t>totype, the input fragment graph is now compared to the collapsed (not the raw) e</w:t>
      </w:r>
      <w:r w:rsidRPr="00E36FA1">
        <w:rPr>
          <w:rFonts w:cs="TimesNewRomanPSMT"/>
        </w:rPr>
        <w:t>n</w:t>
      </w:r>
      <w:r w:rsidRPr="00D32414">
        <w:t xml:space="preserve">tailment graph. </w:t>
      </w:r>
    </w:p>
    <w:p w:rsidR="00862D1A" w:rsidRPr="00862D1A" w:rsidRDefault="00862D1A" w:rsidP="0071249C">
      <w:pPr>
        <w:pStyle w:val="Listenabsatz"/>
        <w:numPr>
          <w:ilvl w:val="0"/>
          <w:numId w:val="8"/>
        </w:numPr>
        <w:spacing w:line="276" w:lineRule="auto"/>
        <w:rPr>
          <w:lang w:val="en-US"/>
        </w:rPr>
      </w:pPr>
      <w:r w:rsidRPr="00862D1A">
        <w:rPr>
          <w:lang w:val="en-US"/>
        </w:rPr>
        <w:t xml:space="preserve">We also added a new implementation of the </w:t>
      </w:r>
      <w:proofErr w:type="spellStart"/>
      <w:r w:rsidRPr="0071249C">
        <w:rPr>
          <w:i/>
          <w:lang w:val="en-US"/>
        </w:rPr>
        <w:t>NodeMatcher</w:t>
      </w:r>
      <w:proofErr w:type="spellEnd"/>
      <w:r w:rsidRPr="00862D1A">
        <w:rPr>
          <w:lang w:val="en-US"/>
        </w:rPr>
        <w:t xml:space="preserve"> module, which i</w:t>
      </w:r>
      <w:r w:rsidRPr="00862D1A">
        <w:rPr>
          <w:lang w:val="en-US"/>
        </w:rPr>
        <w:t>n</w:t>
      </w:r>
      <w:r w:rsidRPr="00862D1A">
        <w:rPr>
          <w:lang w:val="en-US"/>
        </w:rPr>
        <w:t xml:space="preserve">dexes the entailment graph nodes and matches an input fragment graph against the entailment graph by transforming the fragment graph into a query to the index. The module uses the </w:t>
      </w:r>
      <w:proofErr w:type="spellStart"/>
      <w:r w:rsidRPr="00862D1A">
        <w:rPr>
          <w:lang w:val="en-US"/>
        </w:rPr>
        <w:t>Lucene</w:t>
      </w:r>
      <w:proofErr w:type="spellEnd"/>
      <w:r w:rsidRPr="00862D1A">
        <w:rPr>
          <w:lang w:val="en-US"/>
        </w:rPr>
        <w:t xml:space="preserve"> library for indexing the entailment graph nodes and for qu</w:t>
      </w:r>
      <w:r w:rsidRPr="00862D1A">
        <w:rPr>
          <w:lang w:val="en-US"/>
        </w:rPr>
        <w:t>e</w:t>
      </w:r>
      <w:r w:rsidRPr="00862D1A">
        <w:rPr>
          <w:lang w:val="en-US"/>
        </w:rPr>
        <w:t>rying the index.</w:t>
      </w:r>
    </w:p>
    <w:p w:rsidR="0087709E" w:rsidRPr="00DE1B49" w:rsidRDefault="00145F97" w:rsidP="00145F97">
      <w:pPr>
        <w:spacing w:after="200" w:line="276" w:lineRule="auto"/>
        <w:rPr>
          <w:lang w:val="en-US"/>
        </w:rPr>
      </w:pPr>
      <w:r w:rsidRPr="00DE1B49">
        <w:rPr>
          <w:lang w:val="en-US"/>
        </w:rPr>
        <w:br w:type="page"/>
      </w:r>
    </w:p>
    <w:p w:rsidR="0087709E" w:rsidRPr="00DE1B49" w:rsidRDefault="0087709E" w:rsidP="0087709E">
      <w:pPr>
        <w:pStyle w:val="berschrift1"/>
        <w:rPr>
          <w:rFonts w:ascii="Georgia" w:hAnsi="Georgia"/>
        </w:rPr>
      </w:pPr>
      <w:bookmarkStart w:id="713" w:name="_Data_Flow_Overview"/>
      <w:bookmarkStart w:id="714" w:name="_Ref358637513"/>
      <w:bookmarkStart w:id="715" w:name="_Toc405809935"/>
      <w:bookmarkEnd w:id="713"/>
      <w:r w:rsidRPr="00DE1B49">
        <w:rPr>
          <w:rFonts w:ascii="Georgia" w:hAnsi="Georgia"/>
        </w:rPr>
        <w:lastRenderedPageBreak/>
        <w:t>Data Flow Overview</w:t>
      </w:r>
      <w:bookmarkEnd w:id="714"/>
      <w:bookmarkEnd w:id="715"/>
    </w:p>
    <w:p w:rsidR="0087709E" w:rsidRPr="00DE1B49" w:rsidRDefault="0087709E" w:rsidP="0087709E">
      <w:pPr>
        <w:rPr>
          <w:lang w:val="en-US"/>
        </w:rPr>
      </w:pPr>
      <w:r w:rsidRPr="00DE1B49">
        <w:rPr>
          <w:lang w:val="en-US"/>
        </w:rPr>
        <w:t xml:space="preserve">This section describes the main Transduction Layer data flows. It holds three subsections: </w:t>
      </w:r>
      <w:hyperlink w:anchor="_Decomposition">
        <w:r w:rsidRPr="00DE1B49">
          <w:rPr>
            <w:color w:val="1155CC"/>
            <w:u w:val="single"/>
            <w:lang w:val="en-US"/>
          </w:rPr>
          <w:t>Decomposition</w:t>
        </w:r>
      </w:hyperlink>
      <w:r w:rsidRPr="00DE1B49">
        <w:rPr>
          <w:lang w:val="en-US"/>
        </w:rPr>
        <w:t xml:space="preserve">, </w:t>
      </w:r>
      <w:hyperlink w:anchor="_Composition_Use_Case">
        <w:r w:rsidRPr="00DE1B49">
          <w:rPr>
            <w:color w:val="1155CC"/>
            <w:u w:val="single"/>
            <w:lang w:val="en-US"/>
          </w:rPr>
          <w:t>Composition Use Case 1</w:t>
        </w:r>
      </w:hyperlink>
      <w:r w:rsidR="00E96D6B">
        <w:rPr>
          <w:lang w:val="en-US"/>
        </w:rPr>
        <w:t xml:space="preserve">, </w:t>
      </w:r>
      <w:r w:rsidRPr="00DE1B49">
        <w:rPr>
          <w:lang w:val="en-US"/>
        </w:rPr>
        <w:t xml:space="preserve">and </w:t>
      </w:r>
      <w:hyperlink w:anchor="_Composition_Use_Case_1">
        <w:r w:rsidRPr="00DE1B49">
          <w:rPr>
            <w:color w:val="1155CC"/>
            <w:u w:val="single"/>
            <w:lang w:val="en-US"/>
          </w:rPr>
          <w:t>Composition Use Case 2</w:t>
        </w:r>
      </w:hyperlink>
      <w:r w:rsidRPr="00DE1B49">
        <w:rPr>
          <w:lang w:val="en-US"/>
        </w:rPr>
        <w:t>.</w:t>
      </w:r>
    </w:p>
    <w:p w:rsidR="0087709E" w:rsidRPr="00DE1B49" w:rsidRDefault="0087709E" w:rsidP="0087709E">
      <w:pPr>
        <w:pStyle w:val="berschrift2"/>
      </w:pPr>
      <w:bookmarkStart w:id="716" w:name="h.emu0ztxfohfk" w:colFirst="0" w:colLast="0"/>
      <w:bookmarkStart w:id="717" w:name="_Decomposition"/>
      <w:bookmarkStart w:id="718" w:name="_Toc405809936"/>
      <w:bookmarkEnd w:id="716"/>
      <w:bookmarkEnd w:id="717"/>
      <w:r w:rsidRPr="00DE1B49">
        <w:t>Decomposition</w:t>
      </w:r>
      <w:bookmarkEnd w:id="718"/>
      <w:r w:rsidRPr="00DE1B49">
        <w:t xml:space="preserve"> </w:t>
      </w:r>
    </w:p>
    <w:p w:rsidR="00090F4A" w:rsidRDefault="0087709E" w:rsidP="0087709E">
      <w:pPr>
        <w:rPr>
          <w:lang w:val="en-US"/>
        </w:rPr>
      </w:pPr>
      <w:r w:rsidRPr="00DE1B49">
        <w:rPr>
          <w:lang w:val="en-US"/>
        </w:rPr>
        <w:t xml:space="preserve">The following figure outlines the data flow </w:t>
      </w:r>
      <w:r w:rsidR="00F151FA">
        <w:rPr>
          <w:lang w:val="en-US"/>
        </w:rPr>
        <w:t>for</w:t>
      </w:r>
      <w:r w:rsidR="00F151FA" w:rsidRPr="00DE1B49">
        <w:rPr>
          <w:lang w:val="en-US"/>
        </w:rPr>
        <w:t xml:space="preserve"> </w:t>
      </w:r>
      <w:r w:rsidRPr="00DE1B49">
        <w:rPr>
          <w:lang w:val="en-US"/>
        </w:rPr>
        <w:t>the decomposition step and the modules that</w:t>
      </w:r>
      <w:r w:rsidR="00460B0F">
        <w:rPr>
          <w:lang w:val="en-US"/>
        </w:rPr>
        <w:t xml:space="preserve"> are part of this data flow. </w:t>
      </w:r>
      <w:r w:rsidR="00090F4A">
        <w:rPr>
          <w:lang w:val="en-US"/>
        </w:rPr>
        <w:t>In the decomposition step, the input provided by the user (e.g., WP7) is processed (possibly using LAP components provided by the EOP) and turned into a set of fragments graphs. The</w:t>
      </w:r>
      <w:r w:rsidR="00090F4A" w:rsidRPr="00DE1B49">
        <w:rPr>
          <w:lang w:val="en-US"/>
        </w:rPr>
        <w:t xml:space="preserve"> decomposition </w:t>
      </w:r>
      <w:r w:rsidR="00090F4A">
        <w:rPr>
          <w:lang w:val="en-US"/>
        </w:rPr>
        <w:t>step</w:t>
      </w:r>
      <w:r w:rsidR="00090F4A" w:rsidRPr="00DE1B49">
        <w:rPr>
          <w:lang w:val="en-US"/>
        </w:rPr>
        <w:t xml:space="preserve"> is relevant to both use cases</w:t>
      </w:r>
      <w:r w:rsidR="00090F4A">
        <w:rPr>
          <w:lang w:val="en-US"/>
        </w:rPr>
        <w:t>: In use case 1, it is required because fragment graphs are the data structures, from which entailment graphs are built. In use case 2, it is</w:t>
      </w:r>
      <w:r w:rsidR="005358E7">
        <w:rPr>
          <w:lang w:val="en-US"/>
        </w:rPr>
        <w:t xml:space="preserve"> required because an incoming email is annotated with categories by </w:t>
      </w:r>
      <w:r w:rsidR="00E96D6B">
        <w:rPr>
          <w:lang w:val="en-US"/>
        </w:rPr>
        <w:t>matching</w:t>
      </w:r>
      <w:r w:rsidR="005358E7">
        <w:rPr>
          <w:lang w:val="en-US"/>
        </w:rPr>
        <w:t xml:space="preserve"> the fragment graphs extracted from the email </w:t>
      </w:r>
      <w:r w:rsidR="00E96D6B">
        <w:rPr>
          <w:lang w:val="en-US"/>
        </w:rPr>
        <w:t>against</w:t>
      </w:r>
      <w:r w:rsidR="005358E7">
        <w:rPr>
          <w:lang w:val="en-US"/>
        </w:rPr>
        <w:t xml:space="preserve"> an existing entailment graph. </w:t>
      </w:r>
    </w:p>
    <w:p w:rsidR="0087709E" w:rsidRPr="00DE1B49" w:rsidRDefault="0087709E" w:rsidP="0087709E">
      <w:pPr>
        <w:rPr>
          <w:lang w:val="en-US"/>
        </w:rPr>
      </w:pPr>
    </w:p>
    <w:p w:rsidR="0087709E" w:rsidRPr="00DE1B49" w:rsidRDefault="0087709E" w:rsidP="0087709E">
      <w:r w:rsidRPr="00DE1B49">
        <w:rPr>
          <w:noProof/>
          <w:lang w:val="de-DE" w:eastAsia="de-DE"/>
        </w:rPr>
        <w:drawing>
          <wp:inline distT="0" distB="0" distL="0" distR="0" wp14:anchorId="08247320" wp14:editId="79613A09">
            <wp:extent cx="5774400" cy="4284000"/>
            <wp:effectExtent l="0" t="0" r="0" b="254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cstate="print"/>
                    <a:stretch>
                      <a:fillRect/>
                    </a:stretch>
                  </pic:blipFill>
                  <pic:spPr>
                    <a:xfrm>
                      <a:off x="0" y="0"/>
                      <a:ext cx="5774400" cy="42840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719" w:name="h.gxw68rqu1sl" w:colFirst="0" w:colLast="0"/>
      <w:bookmarkStart w:id="720" w:name="_Toc405809937"/>
      <w:bookmarkEnd w:id="719"/>
      <w:r w:rsidRPr="00DE1B49">
        <w:lastRenderedPageBreak/>
        <w:t xml:space="preserve">Data: Input </w:t>
      </w:r>
      <w:r w:rsidR="005F6601">
        <w:t>D</w:t>
      </w:r>
      <w:r w:rsidRPr="00DE1B49">
        <w:t>ata</w:t>
      </w:r>
      <w:bookmarkEnd w:id="720"/>
    </w:p>
    <w:p w:rsidR="0087709E" w:rsidRPr="00706473" w:rsidRDefault="00F151FA" w:rsidP="0087709E">
      <w:pPr>
        <w:rPr>
          <w:lang w:val="en-US"/>
        </w:rPr>
      </w:pPr>
      <w:r w:rsidRPr="00706473">
        <w:rPr>
          <w:lang w:val="en-US"/>
        </w:rPr>
        <w:t xml:space="preserve">The input from the upper layer – referred to here as “input” </w:t>
      </w:r>
      <w:r w:rsidR="00B77A1E">
        <w:rPr>
          <w:lang w:val="en-US"/>
        </w:rPr>
        <w:t>–</w:t>
      </w:r>
      <w:r w:rsidRPr="00706473">
        <w:rPr>
          <w:lang w:val="en-US"/>
        </w:rPr>
        <w:t xml:space="preserve"> can be one customer intera</w:t>
      </w:r>
      <w:r w:rsidRPr="00706473">
        <w:rPr>
          <w:lang w:val="en-US"/>
        </w:rPr>
        <w:t>c</w:t>
      </w:r>
      <w:r w:rsidRPr="00706473">
        <w:rPr>
          <w:lang w:val="en-US"/>
        </w:rPr>
        <w:t xml:space="preserve">tion (in use cases 1 and 2), or a category description (in use case 2). We make the assumption that this input consists of </w:t>
      </w:r>
      <w:r w:rsidRPr="00706473">
        <w:rPr>
          <w:i/>
          <w:iCs/>
          <w:lang w:val="en-US"/>
        </w:rPr>
        <w:t>text</w:t>
      </w:r>
      <w:r w:rsidRPr="00706473">
        <w:rPr>
          <w:lang w:val="en-US"/>
        </w:rPr>
        <w:t xml:space="preserve"> and</w:t>
      </w:r>
      <w:ins w:id="721" w:author="Kathrin Eichler" w:date="2014-12-08T16:51:00Z">
        <w:r w:rsidR="00C959C5">
          <w:rPr>
            <w:lang w:val="en-US"/>
          </w:rPr>
          <w:t xml:space="preserve"> (possibly)</w:t>
        </w:r>
      </w:ins>
      <w:r w:rsidRPr="00706473">
        <w:rPr>
          <w:lang w:val="en-US"/>
        </w:rPr>
        <w:t xml:space="preserve"> </w:t>
      </w:r>
      <w:r w:rsidRPr="00706473">
        <w:rPr>
          <w:i/>
          <w:iCs/>
          <w:lang w:val="en-US"/>
        </w:rPr>
        <w:t>assumed fragment</w:t>
      </w:r>
      <w:r w:rsidRPr="00706473">
        <w:rPr>
          <w:lang w:val="en-US"/>
        </w:rPr>
        <w:t xml:space="preserve"> annotations. </w:t>
      </w:r>
      <w:proofErr w:type="gramStart"/>
      <w:r w:rsidRPr="00706473">
        <w:rPr>
          <w:i/>
          <w:iCs/>
          <w:lang w:val="en-US"/>
        </w:rPr>
        <w:t>text</w:t>
      </w:r>
      <w:proofErr w:type="gramEnd"/>
      <w:r w:rsidRPr="00706473">
        <w:rPr>
          <w:i/>
          <w:iCs/>
          <w:lang w:val="en-US"/>
        </w:rPr>
        <w:t xml:space="preserve"> </w:t>
      </w:r>
      <w:ins w:id="722" w:author="Kathrin Eichler" w:date="2014-12-08T16:51:00Z">
        <w:r w:rsidR="000B040D">
          <w:rPr>
            <w:lang w:val="en-US"/>
          </w:rPr>
          <w:t>refers to</w:t>
        </w:r>
      </w:ins>
      <w:del w:id="723" w:author="Kathrin Eichler" w:date="2014-12-08T16:51:00Z">
        <w:r w:rsidRPr="00706473" w:rsidDel="000B040D">
          <w:rPr>
            <w:lang w:val="en-US"/>
          </w:rPr>
          <w:delText>is</w:delText>
        </w:r>
      </w:del>
      <w:r w:rsidRPr="00706473">
        <w:rPr>
          <w:lang w:val="en-US"/>
        </w:rPr>
        <w:t xml:space="preserve"> the actual</w:t>
      </w:r>
      <w:ins w:id="724" w:author="Kathrin Eichler" w:date="2014-12-08T16:51:00Z">
        <w:r w:rsidR="000B040D">
          <w:rPr>
            <w:lang w:val="en-US"/>
          </w:rPr>
          <w:t xml:space="preserve"> (complete)</w:t>
        </w:r>
      </w:ins>
      <w:r w:rsidRPr="00706473">
        <w:rPr>
          <w:lang w:val="en-US"/>
        </w:rPr>
        <w:t xml:space="preserve"> text of the interaction or category description. The </w:t>
      </w:r>
      <w:r w:rsidRPr="00706473">
        <w:rPr>
          <w:i/>
          <w:iCs/>
          <w:lang w:val="en-US"/>
        </w:rPr>
        <w:t xml:space="preserve">assumed fragments </w:t>
      </w:r>
      <w:r w:rsidRPr="00706473">
        <w:rPr>
          <w:lang w:val="en-US"/>
        </w:rPr>
        <w:t xml:space="preserve">are annotations that span portions of the </w:t>
      </w:r>
      <w:r w:rsidRPr="00706473">
        <w:rPr>
          <w:i/>
          <w:iCs/>
          <w:lang w:val="en-US"/>
        </w:rPr>
        <w:t xml:space="preserve">text, </w:t>
      </w:r>
      <w:r w:rsidRPr="00706473">
        <w:rPr>
          <w:lang w:val="en-US"/>
        </w:rPr>
        <w:t>w</w:t>
      </w:r>
      <w:r w:rsidR="00E96D6B">
        <w:rPr>
          <w:lang w:val="en-US"/>
        </w:rPr>
        <w:t>hich are considered to express relevant co</w:t>
      </w:r>
      <w:r w:rsidR="00E96D6B">
        <w:rPr>
          <w:lang w:val="en-US"/>
        </w:rPr>
        <w:t>n</w:t>
      </w:r>
      <w:r w:rsidR="00E96D6B">
        <w:rPr>
          <w:lang w:val="en-US"/>
        </w:rPr>
        <w:t>tent</w:t>
      </w:r>
      <w:r w:rsidRPr="00706473">
        <w:rPr>
          <w:lang w:val="en-US"/>
        </w:rPr>
        <w:t>. One input can have any number of assumed fragment annotations, including none.</w:t>
      </w:r>
    </w:p>
    <w:p w:rsidR="0087709E" w:rsidRPr="00DE1B49" w:rsidRDefault="0087709E" w:rsidP="0087709E">
      <w:pPr>
        <w:rPr>
          <w:lang w:val="en-US"/>
        </w:rPr>
      </w:pPr>
      <w:r w:rsidRPr="00706473">
        <w:rPr>
          <w:lang w:val="en-US"/>
        </w:rPr>
        <w:t xml:space="preserve">Within the </w:t>
      </w:r>
      <w:r w:rsidR="00460B0F" w:rsidRPr="00706473">
        <w:rPr>
          <w:lang w:val="en-US"/>
        </w:rPr>
        <w:t>Transduction L</w:t>
      </w:r>
      <w:r w:rsidRPr="00706473">
        <w:rPr>
          <w:lang w:val="en-US"/>
        </w:rPr>
        <w:t xml:space="preserve">ayer, </w:t>
      </w:r>
      <w:r w:rsidR="00F151FA" w:rsidRPr="00706473">
        <w:rPr>
          <w:lang w:val="en-US"/>
        </w:rPr>
        <w:t xml:space="preserve">the </w:t>
      </w:r>
      <w:r w:rsidRPr="00706473">
        <w:rPr>
          <w:lang w:val="en-US"/>
        </w:rPr>
        <w:t xml:space="preserve">input is represented as a UIMA CAS. The </w:t>
      </w:r>
      <w:r w:rsidRPr="00706473">
        <w:rPr>
          <w:i/>
          <w:lang w:val="en-US"/>
        </w:rPr>
        <w:t>text</w:t>
      </w:r>
      <w:r w:rsidRPr="00706473">
        <w:rPr>
          <w:lang w:val="en-US"/>
        </w:rPr>
        <w:t xml:space="preserve"> is given in </w:t>
      </w:r>
      <w:r w:rsidR="00F151FA" w:rsidRPr="00706473">
        <w:rPr>
          <w:lang w:val="en-US"/>
        </w:rPr>
        <w:t>the CAS's Sofa (Subject of Analysis)</w:t>
      </w:r>
      <w:r w:rsidRPr="00706473">
        <w:rPr>
          <w:lang w:val="en-US"/>
        </w:rPr>
        <w:t xml:space="preserve">, and each </w:t>
      </w:r>
      <w:r w:rsidRPr="00706473">
        <w:rPr>
          <w:i/>
          <w:lang w:val="en-US"/>
        </w:rPr>
        <w:t xml:space="preserve">assumed fragment </w:t>
      </w:r>
      <w:r w:rsidRPr="00706473">
        <w:rPr>
          <w:lang w:val="en-US"/>
        </w:rPr>
        <w:t>is given as a CAS annot</w:t>
      </w:r>
      <w:r w:rsidRPr="00706473">
        <w:rPr>
          <w:lang w:val="en-US"/>
        </w:rPr>
        <w:t>a</w:t>
      </w:r>
      <w:r w:rsidRPr="00706473">
        <w:rPr>
          <w:lang w:val="en-US"/>
        </w:rPr>
        <w:t xml:space="preserve">tion on the text. A specific type is </w:t>
      </w:r>
      <w:r w:rsidR="00F151FA" w:rsidRPr="00706473">
        <w:rPr>
          <w:lang w:val="en-US"/>
        </w:rPr>
        <w:t xml:space="preserve">used </w:t>
      </w:r>
      <w:r w:rsidRPr="00DE1B49">
        <w:rPr>
          <w:lang w:val="en-US"/>
        </w:rPr>
        <w:t xml:space="preserve">for this annotation.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caller (WP7) can directly prepare this CAS. WP6 provides some helper functions that enable users to annotate fragments and modifiers </w:t>
      </w:r>
      <w:r w:rsidR="00F151FA">
        <w:rPr>
          <w:lang w:val="en-US"/>
        </w:rPr>
        <w:t xml:space="preserve">(for details, refer to the following sections) </w:t>
      </w:r>
      <w:r w:rsidRPr="00DE1B49">
        <w:rPr>
          <w:lang w:val="en-US"/>
        </w:rPr>
        <w:t xml:space="preserve">without understanding the internals of CAS. </w:t>
      </w:r>
      <w:r w:rsidR="00F151FA">
        <w:rPr>
          <w:lang w:val="en-US"/>
        </w:rPr>
        <w:t>I</w:t>
      </w:r>
      <w:r w:rsidRPr="00DE1B49">
        <w:rPr>
          <w:lang w:val="en-US"/>
        </w:rPr>
        <w:t>f the WP7 input does not need to mark annot</w:t>
      </w:r>
      <w:r w:rsidRPr="00DE1B49">
        <w:rPr>
          <w:lang w:val="en-US"/>
        </w:rPr>
        <w:t>a</w:t>
      </w:r>
      <w:r w:rsidRPr="00DE1B49">
        <w:rPr>
          <w:lang w:val="en-US"/>
        </w:rPr>
        <w:t>tions (fragments or modifiers), the set of interactions can be passed in a simpler data type (String based List&lt;Interaction&gt;). For the actual interfaces, please see</w:t>
      </w:r>
      <w:r w:rsidR="00EE162A">
        <w:rPr>
          <w:lang w:val="en-US"/>
        </w:rPr>
        <w:t xml:space="preserve"> section </w:t>
      </w:r>
      <w:r w:rsidR="006C1AF3">
        <w:rPr>
          <w:lang w:val="en-US"/>
        </w:rPr>
        <w:fldChar w:fldCharType="begin"/>
      </w:r>
      <w:r w:rsidR="00EE162A">
        <w:rPr>
          <w:lang w:val="en-US"/>
        </w:rPr>
        <w:instrText xml:space="preserve"> REF _Ref359925839 \r \h </w:instrText>
      </w:r>
      <w:r w:rsidR="006C1AF3">
        <w:rPr>
          <w:lang w:val="en-US"/>
        </w:rPr>
      </w:r>
      <w:r w:rsidR="006C1AF3">
        <w:rPr>
          <w:lang w:val="en-US"/>
        </w:rPr>
        <w:fldChar w:fldCharType="separate"/>
      </w:r>
      <w:ins w:id="725" w:author="Kathrin Eichler" w:date="2014-12-08T17:31:00Z">
        <w:r w:rsidR="000F0841">
          <w:rPr>
            <w:lang w:val="en-US"/>
          </w:rPr>
          <w:t>5.3.2</w:t>
        </w:r>
      </w:ins>
      <w:del w:id="726" w:author="Kathrin Eichler" w:date="2014-12-08T13:50:00Z">
        <w:r w:rsidR="00D76112" w:rsidDel="00DB6FC0">
          <w:rPr>
            <w:lang w:val="en-US"/>
          </w:rPr>
          <w:delText>5.3.1</w:delText>
        </w:r>
      </w:del>
      <w:r w:rsidR="006C1AF3">
        <w:rPr>
          <w:lang w:val="en-US"/>
        </w:rPr>
        <w:fldChar w:fldCharType="end"/>
      </w:r>
      <w:r w:rsidR="00EE162A">
        <w:rPr>
          <w:lang w:val="en-US"/>
        </w:rPr>
        <w:t>.</w:t>
      </w:r>
      <w:r w:rsidRPr="00DE1B49">
        <w:rPr>
          <w:lang w:val="en-US"/>
        </w:rPr>
        <w:t xml:space="preserve"> </w:t>
      </w:r>
    </w:p>
    <w:p w:rsidR="0087709E" w:rsidRPr="00DE1B49" w:rsidRDefault="0087709E" w:rsidP="006C3E1B">
      <w:pPr>
        <w:pStyle w:val="berschrift3"/>
      </w:pPr>
      <w:bookmarkStart w:id="727" w:name="h.4g6bkj9b8e8m" w:colFirst="0" w:colLast="0"/>
      <w:bookmarkStart w:id="728" w:name="_Module:_Fragment_Annotator"/>
      <w:bookmarkStart w:id="729" w:name="_Ref359919794"/>
      <w:bookmarkStart w:id="730" w:name="_Toc405809938"/>
      <w:bookmarkEnd w:id="727"/>
      <w:bookmarkEnd w:id="728"/>
      <w:r w:rsidRPr="00DE1B49">
        <w:t>Module: Fragment Annotator</w:t>
      </w:r>
      <w:bookmarkEnd w:id="729"/>
      <w:bookmarkEnd w:id="730"/>
      <w:r w:rsidRPr="00DE1B49">
        <w:t xml:space="preserve"> </w:t>
      </w:r>
    </w:p>
    <w:p w:rsidR="00BB646E" w:rsidRPr="00706473" w:rsidRDefault="0087709E" w:rsidP="00BB646E">
      <w:pPr>
        <w:rPr>
          <w:lang w:val="en-US"/>
        </w:rPr>
      </w:pPr>
      <w:r w:rsidRPr="00706473">
        <w:rPr>
          <w:lang w:val="en-US"/>
        </w:rPr>
        <w:t>A Fragment Annotator is</w:t>
      </w:r>
      <w:r w:rsidR="00145F97" w:rsidRPr="00706473">
        <w:rPr>
          <w:lang w:val="en-US"/>
        </w:rPr>
        <w:t xml:space="preserve"> a module</w:t>
      </w:r>
      <w:r w:rsidRPr="00706473">
        <w:rPr>
          <w:lang w:val="en-US"/>
        </w:rPr>
        <w:t xml:space="preserve"> that generate</w:t>
      </w:r>
      <w:r w:rsidR="00BB646E" w:rsidRPr="00706473">
        <w:rPr>
          <w:lang w:val="en-US"/>
        </w:rPr>
        <w:t>s</w:t>
      </w:r>
      <w:r w:rsidRPr="00706473">
        <w:rPr>
          <w:lang w:val="en-US"/>
        </w:rPr>
        <w:t xml:space="preserve"> </w:t>
      </w:r>
      <w:r w:rsidR="00594EEA">
        <w:rPr>
          <w:i/>
          <w:lang w:val="en-US"/>
        </w:rPr>
        <w:t>determined</w:t>
      </w:r>
      <w:r w:rsidR="00594EEA" w:rsidRPr="00706473">
        <w:rPr>
          <w:i/>
          <w:lang w:val="en-US"/>
        </w:rPr>
        <w:t xml:space="preserve"> </w:t>
      </w:r>
      <w:r w:rsidRPr="00706473">
        <w:rPr>
          <w:i/>
          <w:lang w:val="en-US"/>
        </w:rPr>
        <w:t>fragment annotation</w:t>
      </w:r>
      <w:r w:rsidR="00BB646E" w:rsidRPr="00706473">
        <w:rPr>
          <w:i/>
          <w:lang w:val="en-US"/>
        </w:rPr>
        <w:t>s</w:t>
      </w:r>
      <w:r w:rsidRPr="00706473">
        <w:rPr>
          <w:lang w:val="en-US"/>
        </w:rPr>
        <w:t xml:space="preserve">. </w:t>
      </w:r>
      <w:r w:rsidR="00BB646E" w:rsidRPr="00706473">
        <w:rPr>
          <w:lang w:val="en-US"/>
        </w:rPr>
        <w:t>By “</w:t>
      </w:r>
      <w:r w:rsidR="00594EEA">
        <w:rPr>
          <w:lang w:val="en-US"/>
        </w:rPr>
        <w:t>determined</w:t>
      </w:r>
      <w:r w:rsidR="00BB646E" w:rsidRPr="00706473">
        <w:rPr>
          <w:lang w:val="en-US"/>
        </w:rPr>
        <w:t xml:space="preserve">” we mean fragment annotations </w:t>
      </w:r>
      <w:r w:rsidR="00594EEA">
        <w:rPr>
          <w:lang w:val="en-US"/>
        </w:rPr>
        <w:t xml:space="preserve">determined by this module </w:t>
      </w:r>
      <w:r w:rsidR="00BB646E" w:rsidRPr="00706473">
        <w:rPr>
          <w:lang w:val="en-US"/>
        </w:rPr>
        <w:t xml:space="preserve">that are used in </w:t>
      </w:r>
      <w:r w:rsidR="00594EEA">
        <w:rPr>
          <w:lang w:val="en-US"/>
        </w:rPr>
        <w:t>later TL</w:t>
      </w:r>
      <w:r w:rsidR="00BB646E" w:rsidRPr="00706473">
        <w:rPr>
          <w:lang w:val="en-US"/>
        </w:rPr>
        <w:t xml:space="preserve"> steps. </w:t>
      </w:r>
    </w:p>
    <w:p w:rsidR="00BB646E" w:rsidRPr="00706473" w:rsidRDefault="00BB646E" w:rsidP="00BB646E">
      <w:pPr>
        <w:rPr>
          <w:lang w:val="en-US"/>
        </w:rPr>
      </w:pPr>
    </w:p>
    <w:p w:rsidR="0087709E" w:rsidRPr="00706473" w:rsidRDefault="00BB646E" w:rsidP="0087709E">
      <w:pPr>
        <w:rPr>
          <w:lang w:val="en-US"/>
        </w:rPr>
      </w:pPr>
      <w:r w:rsidRPr="00706473">
        <w:rPr>
          <w:lang w:val="en-US"/>
        </w:rPr>
        <w:t xml:space="preserve">There are several reasons for performing this additional fragment annotation step: (i) </w:t>
      </w:r>
      <w:ins w:id="731" w:author="Kathrin Eichler" w:date="2014-12-08T16:51:00Z">
        <w:r w:rsidR="006958ED">
          <w:rPr>
            <w:lang w:val="en-US"/>
          </w:rPr>
          <w:t xml:space="preserve">If </w:t>
        </w:r>
      </w:ins>
      <w:r w:rsidRPr="00706473">
        <w:rPr>
          <w:lang w:val="en-US"/>
        </w:rPr>
        <w:t xml:space="preserve">there are no fragment annotations provided by the user; (ii) </w:t>
      </w:r>
      <w:ins w:id="732" w:author="Kathrin Eichler" w:date="2014-12-08T16:51:00Z">
        <w:r w:rsidR="006958ED">
          <w:rPr>
            <w:lang w:val="en-US"/>
          </w:rPr>
          <w:t xml:space="preserve">if </w:t>
        </w:r>
      </w:ins>
      <w:r w:rsidRPr="00706473">
        <w:rPr>
          <w:lang w:val="en-US"/>
        </w:rPr>
        <w:t>the fragment annotations pr</w:t>
      </w:r>
      <w:r w:rsidRPr="00706473">
        <w:rPr>
          <w:lang w:val="en-US"/>
        </w:rPr>
        <w:t>o</w:t>
      </w:r>
      <w:r w:rsidRPr="00706473">
        <w:rPr>
          <w:lang w:val="en-US"/>
        </w:rPr>
        <w:t>vided by th</w:t>
      </w:r>
      <w:r w:rsidR="00706473">
        <w:rPr>
          <w:lang w:val="en-US"/>
        </w:rPr>
        <w:t xml:space="preserve">e user are too broad, covering </w:t>
      </w:r>
      <w:r w:rsidRPr="00706473">
        <w:rPr>
          <w:lang w:val="en-US"/>
        </w:rPr>
        <w:t xml:space="preserve">coordinate, subordinate or complex clauses (e.g. “The food was bad and the leg room was too small”). If no fragment annotations are provided, the module performs its own analysis of the text, and produces </w:t>
      </w:r>
      <w:r w:rsidR="0040605B">
        <w:rPr>
          <w:i/>
          <w:iCs/>
          <w:lang w:val="en-US"/>
        </w:rPr>
        <w:t>determined</w:t>
      </w:r>
      <w:r w:rsidR="009A5EC0" w:rsidRPr="00706473">
        <w:rPr>
          <w:i/>
          <w:iCs/>
          <w:lang w:val="en-US"/>
        </w:rPr>
        <w:t xml:space="preserve"> </w:t>
      </w:r>
      <w:r w:rsidRPr="00706473">
        <w:rPr>
          <w:i/>
          <w:iCs/>
          <w:lang w:val="en-US"/>
        </w:rPr>
        <w:t>fragment ann</w:t>
      </w:r>
      <w:r w:rsidRPr="00706473">
        <w:rPr>
          <w:i/>
          <w:iCs/>
          <w:lang w:val="en-US"/>
        </w:rPr>
        <w:t>o</w:t>
      </w:r>
      <w:r w:rsidRPr="00706473">
        <w:rPr>
          <w:i/>
          <w:iCs/>
          <w:lang w:val="en-US"/>
        </w:rPr>
        <w:t>tations</w:t>
      </w:r>
      <w:r w:rsidRPr="00706473">
        <w:rPr>
          <w:lang w:val="en-US"/>
        </w:rPr>
        <w:t xml:space="preserve">. If </w:t>
      </w:r>
      <w:r w:rsidRPr="00706473">
        <w:rPr>
          <w:i/>
          <w:iCs/>
          <w:lang w:val="en-US"/>
        </w:rPr>
        <w:t>assumed fragments</w:t>
      </w:r>
      <w:r w:rsidRPr="00706473">
        <w:rPr>
          <w:lang w:val="en-US"/>
        </w:rPr>
        <w:t xml:space="preserve"> were given, the module iterates over them, and refines them if they are </w:t>
      </w:r>
      <w:r w:rsidR="00624D2F">
        <w:rPr>
          <w:lang w:val="en-US"/>
        </w:rPr>
        <w:t>found</w:t>
      </w:r>
      <w:r w:rsidRPr="00706473">
        <w:rPr>
          <w:lang w:val="en-US"/>
        </w:rPr>
        <w:t xml:space="preserve"> to be complex expressions to produce the </w:t>
      </w:r>
      <w:r w:rsidR="0040605B">
        <w:rPr>
          <w:i/>
          <w:iCs/>
          <w:lang w:val="en-US"/>
        </w:rPr>
        <w:t>determined</w:t>
      </w:r>
      <w:r w:rsidRPr="00706473">
        <w:rPr>
          <w:i/>
          <w:iCs/>
          <w:lang w:val="en-US"/>
        </w:rPr>
        <w:t xml:space="preserve"> fragment annotations</w:t>
      </w:r>
      <w:r w:rsidRPr="00706473">
        <w:rPr>
          <w:lang w:val="en-US"/>
        </w:rPr>
        <w:t xml:space="preserve">. The span of the </w:t>
      </w:r>
      <w:r w:rsidR="0040605B">
        <w:rPr>
          <w:lang w:val="en-US"/>
        </w:rPr>
        <w:t>determined</w:t>
      </w:r>
      <w:r w:rsidR="009A5EC0" w:rsidRPr="00706473">
        <w:rPr>
          <w:lang w:val="en-US"/>
        </w:rPr>
        <w:t xml:space="preserve"> </w:t>
      </w:r>
      <w:r w:rsidRPr="00706473">
        <w:rPr>
          <w:lang w:val="en-US"/>
        </w:rPr>
        <w:t>fragment annotations may coincide with a fragment annotation provided by the user, or can cover contiguous or non-contiguous portions of the user's ann</w:t>
      </w:r>
      <w:r w:rsidRPr="00706473">
        <w:rPr>
          <w:lang w:val="en-US"/>
        </w:rPr>
        <w:t>o</w:t>
      </w:r>
      <w:r w:rsidRPr="00706473">
        <w:rPr>
          <w:lang w:val="en-US"/>
        </w:rPr>
        <w:t>tation.</w:t>
      </w:r>
    </w:p>
    <w:p w:rsidR="0087709E" w:rsidRPr="00706473" w:rsidRDefault="0087709E" w:rsidP="0087709E">
      <w:pPr>
        <w:rPr>
          <w:lang w:val="en-US"/>
        </w:rPr>
      </w:pPr>
    </w:p>
    <w:p w:rsidR="0087709E" w:rsidRPr="00706473" w:rsidRDefault="00BB646E" w:rsidP="0087709E">
      <w:pPr>
        <w:rPr>
          <w:lang w:val="en-US"/>
        </w:rPr>
      </w:pPr>
      <w:r w:rsidRPr="00706473">
        <w:rPr>
          <w:lang w:val="en-US"/>
        </w:rPr>
        <w:t>The annotations produced are added to the input CAS, enriching the text's representation.</w:t>
      </w:r>
    </w:p>
    <w:p w:rsidR="00EE162A" w:rsidRDefault="00EE162A" w:rsidP="0087709E">
      <w:pPr>
        <w:rPr>
          <w:lang w:val="en-US"/>
        </w:rPr>
      </w:pPr>
    </w:p>
    <w:p w:rsidR="0087709E" w:rsidRPr="00706473" w:rsidRDefault="00A171A4" w:rsidP="0087709E">
      <w:pPr>
        <w:rPr>
          <w:lang w:val="en-US"/>
        </w:rPr>
      </w:pPr>
      <w:r>
        <w:rPr>
          <w:lang w:val="en-US"/>
        </w:rPr>
        <w:lastRenderedPageBreak/>
        <w:t xml:space="preserve">This module is </w:t>
      </w:r>
      <w:proofErr w:type="gramStart"/>
      <w:r>
        <w:rPr>
          <w:lang w:val="en-US"/>
        </w:rPr>
        <w:t>application-</w:t>
      </w:r>
      <w:r w:rsidR="00624D2F">
        <w:rPr>
          <w:lang w:val="en-US"/>
        </w:rPr>
        <w:t xml:space="preserve"> and language-</w:t>
      </w:r>
      <w:r>
        <w:rPr>
          <w:lang w:val="en-US"/>
        </w:rPr>
        <w:t>specific</w:t>
      </w:r>
      <w:proofErr w:type="gramEnd"/>
      <w:r w:rsidR="0087709E" w:rsidRPr="00706473">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module may (need to) call </w:t>
      </w:r>
      <w:r w:rsidR="001A1BFD">
        <w:rPr>
          <w:lang w:val="en-US"/>
        </w:rPr>
        <w:t xml:space="preserve">an </w:t>
      </w:r>
      <w:r w:rsidRPr="00DE1B49">
        <w:rPr>
          <w:lang w:val="en-US"/>
        </w:rPr>
        <w:t>LAP</w:t>
      </w:r>
      <w:r w:rsidR="001A1BFD">
        <w:rPr>
          <w:lang w:val="en-US"/>
        </w:rPr>
        <w:t>, depending</w:t>
      </w:r>
      <w:r w:rsidRPr="00DE1B49">
        <w:rPr>
          <w:lang w:val="en-US"/>
        </w:rPr>
        <w:t xml:space="preserve"> on the implementation. If it calls </w:t>
      </w:r>
      <w:ins w:id="733" w:author="Kathrin Eichler" w:date="2014-12-08T16:51:00Z">
        <w:r w:rsidR="00063F8E">
          <w:rPr>
            <w:lang w:val="en-US"/>
          </w:rPr>
          <w:t xml:space="preserve">an </w:t>
        </w:r>
      </w:ins>
      <w:r w:rsidRPr="00DE1B49">
        <w:rPr>
          <w:lang w:val="en-US"/>
        </w:rPr>
        <w:t xml:space="preserve">LAP, it must consider future steps and try to minimize the need of future LAP calling. </w:t>
      </w:r>
    </w:p>
    <w:p w:rsidR="0087709E" w:rsidRPr="00706473" w:rsidRDefault="0087709E" w:rsidP="006C3E1B">
      <w:pPr>
        <w:pStyle w:val="berschrift3"/>
      </w:pPr>
      <w:bookmarkStart w:id="734" w:name="h.2xmv8aeoctxq" w:colFirst="0" w:colLast="0"/>
      <w:bookmarkStart w:id="735" w:name="_Module:_Modifier_Annotator"/>
      <w:bookmarkStart w:id="736" w:name="_Ref359919896"/>
      <w:bookmarkStart w:id="737" w:name="_Toc405809939"/>
      <w:bookmarkEnd w:id="734"/>
      <w:bookmarkEnd w:id="735"/>
      <w:commentRangeStart w:id="738"/>
      <w:r w:rsidRPr="00DE1B49">
        <w:t>Module: Modifier</w:t>
      </w:r>
      <w:r w:rsidRPr="00706473">
        <w:t xml:space="preserve"> Annotator</w:t>
      </w:r>
      <w:bookmarkEnd w:id="736"/>
      <w:bookmarkEnd w:id="737"/>
      <w:commentRangeEnd w:id="738"/>
      <w:r w:rsidR="00846BF2">
        <w:rPr>
          <w:rStyle w:val="Kommentarzeichen"/>
          <w:rFonts w:eastAsiaTheme="minorEastAsia" w:cstheme="minorBidi"/>
          <w:b w:val="0"/>
          <w:bCs w:val="0"/>
          <w:lang w:val="en-GB" w:eastAsia="zh-CN"/>
        </w:rPr>
        <w:commentReference w:id="738"/>
      </w:r>
    </w:p>
    <w:p w:rsidR="0087709E" w:rsidRPr="00706473" w:rsidRDefault="002D0F38" w:rsidP="0087709E">
      <w:pPr>
        <w:rPr>
          <w:lang w:val="en-US"/>
        </w:rPr>
      </w:pPr>
      <w:r w:rsidRPr="00706473">
        <w:rPr>
          <w:lang w:val="en-US"/>
        </w:rPr>
        <w:t>After obtaining fragment annotations</w:t>
      </w:r>
      <w:r w:rsidR="0087709E" w:rsidRPr="00706473">
        <w:rPr>
          <w:lang w:val="en-US"/>
        </w:rPr>
        <w:t>, the next step is to identify all modifiers</w:t>
      </w:r>
      <w:r w:rsidR="00DF27CA" w:rsidRPr="00706473">
        <w:rPr>
          <w:lang w:val="en-US"/>
        </w:rPr>
        <w:t xml:space="preserve"> within these fragments</w:t>
      </w:r>
      <w:r w:rsidR="0087709E" w:rsidRPr="00706473">
        <w:rPr>
          <w:lang w:val="en-US"/>
        </w:rPr>
        <w:t xml:space="preserve">. </w:t>
      </w:r>
      <w:r w:rsidR="00DF27CA" w:rsidRPr="00706473">
        <w:rPr>
          <w:lang w:val="en-US"/>
        </w:rPr>
        <w:t>The identified modifiers are</w:t>
      </w:r>
      <w:r w:rsidR="0087709E" w:rsidRPr="00706473">
        <w:rPr>
          <w:lang w:val="en-US"/>
        </w:rPr>
        <w:t xml:space="preserve"> annotated with a specific </w:t>
      </w:r>
      <w:r w:rsidR="0087709E" w:rsidRPr="00706473">
        <w:rPr>
          <w:i/>
          <w:lang w:val="en-US"/>
        </w:rPr>
        <w:t xml:space="preserve">modifier annotation </w:t>
      </w:r>
      <w:r w:rsidR="0087709E" w:rsidRPr="001A1BFD">
        <w:rPr>
          <w:i/>
          <w:lang w:val="en-US"/>
        </w:rPr>
        <w:t>type.</w:t>
      </w:r>
      <w:r w:rsidR="0087709E" w:rsidRPr="00706473">
        <w:rPr>
          <w:lang w:val="en-US"/>
        </w:rPr>
        <w:t xml:space="preserve"> The words in a fragment that are not annotated as </w:t>
      </w:r>
      <w:proofErr w:type="gramStart"/>
      <w:r w:rsidR="0087709E" w:rsidRPr="00706473">
        <w:rPr>
          <w:i/>
          <w:lang w:val="en-US"/>
        </w:rPr>
        <w:t>modifier</w:t>
      </w:r>
      <w:r w:rsidR="0087709E" w:rsidRPr="00706473">
        <w:rPr>
          <w:lang w:val="en-US"/>
        </w:rPr>
        <w:t>,</w:t>
      </w:r>
      <w:proofErr w:type="gramEnd"/>
      <w:r w:rsidR="0087709E" w:rsidRPr="00706473">
        <w:rPr>
          <w:lang w:val="en-US"/>
        </w:rPr>
        <w:t xml:space="preserve"> </w:t>
      </w:r>
      <w:r w:rsidR="001009AA" w:rsidRPr="00706473">
        <w:rPr>
          <w:lang w:val="en-US"/>
        </w:rPr>
        <w:t xml:space="preserve">form </w:t>
      </w:r>
      <w:r w:rsidR="0087709E" w:rsidRPr="00706473">
        <w:rPr>
          <w:lang w:val="en-US"/>
        </w:rPr>
        <w:t xml:space="preserve">the </w:t>
      </w:r>
      <w:r w:rsidR="0087709E" w:rsidRPr="00706473">
        <w:rPr>
          <w:i/>
          <w:lang w:val="en-US"/>
        </w:rPr>
        <w:t xml:space="preserve">base statement </w:t>
      </w:r>
      <w:r w:rsidR="0087709E" w:rsidRPr="00706473">
        <w:rPr>
          <w:lang w:val="en-US"/>
        </w:rPr>
        <w:t xml:space="preserve">(also called </w:t>
      </w:r>
      <w:r w:rsidR="0087709E" w:rsidRPr="00706473">
        <w:rPr>
          <w:i/>
          <w:lang w:val="en-US"/>
        </w:rPr>
        <w:t>base predicate</w:t>
      </w:r>
      <w:r w:rsidR="0087709E" w:rsidRPr="00706473">
        <w:rPr>
          <w:lang w:val="en-US"/>
        </w:rPr>
        <w:t xml:space="preserve"> in WP2 terms). We simply keep one modifier annotation type, but no base statement annotation (non-modifier) type. </w:t>
      </w:r>
    </w:p>
    <w:p w:rsidR="0087709E" w:rsidRPr="00706473" w:rsidRDefault="0087709E" w:rsidP="0087709E">
      <w:pPr>
        <w:rPr>
          <w:lang w:val="en-US"/>
        </w:rPr>
      </w:pPr>
    </w:p>
    <w:p w:rsidR="0087709E" w:rsidRPr="00706473" w:rsidRDefault="0087709E" w:rsidP="0087709E">
      <w:pPr>
        <w:rPr>
          <w:lang w:val="en-US"/>
        </w:rPr>
      </w:pPr>
      <w:r w:rsidRPr="00706473">
        <w:rPr>
          <w:lang w:val="en-US"/>
        </w:rPr>
        <w:t>An implementation of this module mark</w:t>
      </w:r>
      <w:r w:rsidR="00094C59" w:rsidRPr="00706473">
        <w:rPr>
          <w:lang w:val="en-US"/>
        </w:rPr>
        <w:t>s</w:t>
      </w:r>
      <w:r w:rsidRPr="00706473">
        <w:rPr>
          <w:lang w:val="en-US"/>
        </w:rPr>
        <w:t xml:space="preserve"> all modifiers in the fragments. The module adds annotations to the given CAS, and does not generate any independent data. </w:t>
      </w:r>
    </w:p>
    <w:p w:rsidR="0087709E" w:rsidRPr="00706473" w:rsidRDefault="0087709E" w:rsidP="0087709E">
      <w:pPr>
        <w:rPr>
          <w:lang w:val="en-US"/>
        </w:rPr>
      </w:pPr>
    </w:p>
    <w:p w:rsidR="00094C59" w:rsidRPr="00706473" w:rsidRDefault="00094C59" w:rsidP="00094C59">
      <w:pPr>
        <w:rPr>
          <w:lang w:val="en-US"/>
        </w:rPr>
      </w:pPr>
      <w:r w:rsidRPr="00706473">
        <w:rPr>
          <w:lang w:val="en-US"/>
        </w:rPr>
        <w:t>We expect the modifier identification to be language specific, and thus language specific i</w:t>
      </w:r>
      <w:r w:rsidRPr="00706473">
        <w:rPr>
          <w:lang w:val="en-US"/>
        </w:rPr>
        <w:t>m</w:t>
      </w:r>
      <w:r w:rsidRPr="00706473">
        <w:rPr>
          <w:lang w:val="en-US"/>
        </w:rPr>
        <w:t>plementations of this module to be necessary.</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The module may (need to) call </w:t>
      </w:r>
      <w:r w:rsidR="001A1BFD">
        <w:rPr>
          <w:lang w:val="en-US"/>
        </w:rPr>
        <w:t xml:space="preserve">an </w:t>
      </w:r>
      <w:r w:rsidRPr="00706473">
        <w:rPr>
          <w:lang w:val="en-US"/>
        </w:rPr>
        <w:t>LAP, since detecting modifier</w:t>
      </w:r>
      <w:r w:rsidR="00460B0F" w:rsidRPr="00706473">
        <w:rPr>
          <w:lang w:val="en-US"/>
        </w:rPr>
        <w:t>s</w:t>
      </w:r>
      <w:r w:rsidRPr="00706473">
        <w:rPr>
          <w:lang w:val="en-US"/>
        </w:rPr>
        <w:t xml:space="preserve"> (probably) needs info</w:t>
      </w:r>
      <w:r w:rsidRPr="00706473">
        <w:rPr>
          <w:lang w:val="en-US"/>
        </w:rPr>
        <w:t>r</w:t>
      </w:r>
      <w:r w:rsidRPr="00706473">
        <w:rPr>
          <w:lang w:val="en-US"/>
        </w:rPr>
        <w:t>mation of POS tags or more. When it calls LAP, it must consider future steps and try to mi</w:t>
      </w:r>
      <w:r w:rsidRPr="00706473">
        <w:rPr>
          <w:lang w:val="en-US"/>
        </w:rPr>
        <w:t>n</w:t>
      </w:r>
      <w:r w:rsidRPr="00706473">
        <w:rPr>
          <w:lang w:val="en-US"/>
        </w:rPr>
        <w:t xml:space="preserve">imize the need of future LAP calling. </w:t>
      </w:r>
    </w:p>
    <w:p w:rsidR="0087709E" w:rsidRPr="00DE1B49" w:rsidRDefault="0087709E" w:rsidP="006C3E1B">
      <w:pPr>
        <w:pStyle w:val="berschrift3"/>
      </w:pPr>
      <w:bookmarkStart w:id="739" w:name="h.57eoae3zscam" w:colFirst="0" w:colLast="0"/>
      <w:bookmarkStart w:id="740" w:name="_Toc405809940"/>
      <w:bookmarkEnd w:id="739"/>
      <w:r w:rsidRPr="00706473">
        <w:t>Module: Fragmen</w:t>
      </w:r>
      <w:r w:rsidRPr="00DE1B49">
        <w:t>t Graph Generator</w:t>
      </w:r>
      <w:bookmarkEnd w:id="740"/>
      <w:r w:rsidRPr="00DE1B49">
        <w:t xml:space="preserve"> </w:t>
      </w:r>
    </w:p>
    <w:p w:rsidR="0087709E" w:rsidRPr="00DE1B49" w:rsidRDefault="0087709E" w:rsidP="0087709E">
      <w:pPr>
        <w:rPr>
          <w:lang w:val="en-US"/>
        </w:rPr>
      </w:pPr>
      <w:r w:rsidRPr="00DE1B49">
        <w:rPr>
          <w:lang w:val="en-US"/>
        </w:rPr>
        <w:t xml:space="preserve">This module consumes one CAS, and generates one or more </w:t>
      </w:r>
      <w:r w:rsidR="00460B0F" w:rsidRPr="00460B0F">
        <w:rPr>
          <w:i/>
          <w:lang w:val="en-US"/>
        </w:rPr>
        <w:t>fragment g</w:t>
      </w:r>
      <w:r w:rsidRPr="00460B0F">
        <w:rPr>
          <w:i/>
          <w:lang w:val="en-US"/>
        </w:rPr>
        <w:t>raphs</w:t>
      </w:r>
      <w:r w:rsidRPr="00DE1B49">
        <w:rPr>
          <w:lang w:val="en-US"/>
        </w:rPr>
        <w:t xml:space="preserve"> (one fragment graph for each </w:t>
      </w:r>
      <w:r w:rsidR="001A1BFD">
        <w:rPr>
          <w:lang w:val="en-US"/>
        </w:rPr>
        <w:t>determined</w:t>
      </w:r>
      <w:r w:rsidRPr="00DE1B49">
        <w:rPr>
          <w:lang w:val="en-US"/>
        </w:rPr>
        <w:t xml:space="preserve"> fragment). </w:t>
      </w:r>
    </w:p>
    <w:p w:rsidR="0087709E" w:rsidRPr="00DE1B49" w:rsidRDefault="0087709E" w:rsidP="0087709E">
      <w:pPr>
        <w:rPr>
          <w:lang w:val="en-US"/>
        </w:rPr>
      </w:pPr>
      <w:r w:rsidRPr="00DE1B49">
        <w:rPr>
          <w:lang w:val="en-US"/>
        </w:rPr>
        <w:t xml:space="preserve">The input CAS of this module has the following annotations at this stage. </w:t>
      </w:r>
    </w:p>
    <w:p w:rsidR="0087709E" w:rsidRPr="00DE1B49" w:rsidRDefault="0087709E" w:rsidP="0087709E">
      <w:pPr>
        <w:rPr>
          <w:lang w:val="en-US"/>
        </w:rPr>
      </w:pPr>
    </w:p>
    <w:p w:rsidR="0087709E" w:rsidRPr="00DE1B49" w:rsidRDefault="0087709E" w:rsidP="00675094">
      <w:pPr>
        <w:numPr>
          <w:ilvl w:val="0"/>
          <w:numId w:val="85"/>
        </w:numPr>
        <w:spacing w:line="276" w:lineRule="auto"/>
        <w:ind w:hanging="359"/>
        <w:rPr>
          <w:lang w:val="en-US"/>
        </w:rPr>
      </w:pPr>
      <w:r w:rsidRPr="00DE1B49">
        <w:rPr>
          <w:i/>
          <w:lang w:val="en-US"/>
        </w:rPr>
        <w:t>[Group A]</w:t>
      </w:r>
      <w:r w:rsidRPr="00DE1B49">
        <w:rPr>
          <w:lang w:val="en-US"/>
        </w:rPr>
        <w:t xml:space="preserve"> </w:t>
      </w:r>
      <w:r w:rsidR="001A1BFD">
        <w:rPr>
          <w:lang w:val="en-US"/>
        </w:rPr>
        <w:t>Determined</w:t>
      </w:r>
      <w:r w:rsidRPr="00DE1B49">
        <w:rPr>
          <w:lang w:val="en-US"/>
        </w:rPr>
        <w:t xml:space="preserve"> fragment annotation, modifier annotation </w:t>
      </w:r>
    </w:p>
    <w:p w:rsidR="001A1BFD" w:rsidRDefault="0087709E" w:rsidP="00BD4B8B">
      <w:pPr>
        <w:numPr>
          <w:ilvl w:val="0"/>
          <w:numId w:val="85"/>
        </w:numPr>
        <w:spacing w:line="276" w:lineRule="auto"/>
        <w:ind w:hanging="359"/>
        <w:rPr>
          <w:lang w:val="en-US"/>
        </w:rPr>
      </w:pPr>
      <w:r w:rsidRPr="006D237C">
        <w:rPr>
          <w:i/>
          <w:lang w:val="en-US"/>
        </w:rPr>
        <w:t>[Group B]</w:t>
      </w:r>
      <w:r w:rsidRPr="00BD4B8B">
        <w:rPr>
          <w:lang w:val="en-US"/>
        </w:rPr>
        <w:t xml:space="preserve"> Linguistic annotations from LAP, Metadata from the user</w:t>
      </w:r>
      <w:r w:rsidR="006D237C" w:rsidRPr="00F570E9">
        <w:rPr>
          <w:lang w:val="en-US"/>
        </w:rPr>
        <w:t xml:space="preserve"> </w:t>
      </w:r>
    </w:p>
    <w:p w:rsidR="0087709E" w:rsidRPr="00F570E9" w:rsidRDefault="0087709E" w:rsidP="00BD4B8B">
      <w:pPr>
        <w:numPr>
          <w:ilvl w:val="0"/>
          <w:numId w:val="85"/>
        </w:numPr>
        <w:spacing w:line="276" w:lineRule="auto"/>
        <w:ind w:hanging="359"/>
        <w:rPr>
          <w:lang w:val="en-US"/>
        </w:rPr>
      </w:pPr>
      <w:r w:rsidRPr="006D237C">
        <w:rPr>
          <w:i/>
          <w:lang w:val="en-US"/>
        </w:rPr>
        <w:t>[Others</w:t>
      </w:r>
      <w:r w:rsidRPr="00BD4B8B">
        <w:rPr>
          <w:i/>
          <w:lang w:val="en-US"/>
        </w:rPr>
        <w:t>]</w:t>
      </w:r>
      <w:r w:rsidRPr="00F570E9">
        <w:rPr>
          <w:lang w:val="en-US"/>
        </w:rPr>
        <w:t xml:space="preserve"> Assumed fragment annotation from the user</w:t>
      </w:r>
    </w:p>
    <w:p w:rsidR="0087709E" w:rsidRPr="00706473" w:rsidRDefault="0087709E" w:rsidP="0087709E">
      <w:pPr>
        <w:rPr>
          <w:lang w:val="en-US"/>
        </w:rPr>
      </w:pPr>
    </w:p>
    <w:p w:rsidR="00060657" w:rsidRDefault="00060657" w:rsidP="00060657">
      <w:pPr>
        <w:rPr>
          <w:lang w:val="en-US"/>
        </w:rPr>
      </w:pPr>
      <w:r w:rsidRPr="00060657">
        <w:rPr>
          <w:lang w:val="en-US"/>
        </w:rPr>
        <w:t>Note that the input CAS holds metadata from the interaction XML. This</w:t>
      </w:r>
      <w:r w:rsidR="001A1BFD">
        <w:rPr>
          <w:lang w:val="en-US"/>
        </w:rPr>
        <w:t xml:space="preserve"> </w:t>
      </w:r>
      <w:r w:rsidRPr="00060657">
        <w:rPr>
          <w:lang w:val="en-US"/>
        </w:rPr>
        <w:t>includes la</w:t>
      </w:r>
      <w:r w:rsidR="001A1BFD">
        <w:rPr>
          <w:lang w:val="en-US"/>
        </w:rPr>
        <w:t xml:space="preserve">nguage, channel, provider, date, </w:t>
      </w:r>
      <w:r w:rsidR="009477BA">
        <w:rPr>
          <w:lang w:val="en-US"/>
        </w:rPr>
        <w:t xml:space="preserve">category, </w:t>
      </w:r>
      <w:r w:rsidRPr="00060657">
        <w:rPr>
          <w:lang w:val="en-US"/>
        </w:rPr>
        <w:t>etc. To see the full</w:t>
      </w:r>
      <w:r w:rsidR="001A1BFD">
        <w:rPr>
          <w:lang w:val="en-US"/>
        </w:rPr>
        <w:t xml:space="preserve"> </w:t>
      </w:r>
      <w:r w:rsidRPr="00060657">
        <w:rPr>
          <w:lang w:val="en-US"/>
        </w:rPr>
        <w:t xml:space="preserve">list </w:t>
      </w:r>
      <w:r w:rsidR="00723C2D">
        <w:rPr>
          <w:lang w:val="en-US"/>
        </w:rPr>
        <w:t xml:space="preserve">of metadata, please check the </w:t>
      </w:r>
      <w:r w:rsidR="001A1BFD">
        <w:rPr>
          <w:lang w:val="en-US"/>
        </w:rPr>
        <w:t>M</w:t>
      </w:r>
      <w:r w:rsidRPr="00060657">
        <w:rPr>
          <w:lang w:val="en-US"/>
        </w:rPr>
        <w:t>etadata type definition (</w:t>
      </w:r>
      <w:r w:rsidR="001A1BFD">
        <w:rPr>
          <w:lang w:val="en-US"/>
        </w:rPr>
        <w:t xml:space="preserve">section </w:t>
      </w:r>
      <w:r w:rsidR="006C1AF3">
        <w:rPr>
          <w:lang w:val="en-US"/>
        </w:rPr>
        <w:fldChar w:fldCharType="begin"/>
      </w:r>
      <w:r w:rsidR="001A1BFD">
        <w:rPr>
          <w:lang w:val="en-US"/>
        </w:rPr>
        <w:instrText xml:space="preserve"> REF _Ref359918813 \r \h </w:instrText>
      </w:r>
      <w:r w:rsidR="006C1AF3">
        <w:rPr>
          <w:lang w:val="en-US"/>
        </w:rPr>
      </w:r>
      <w:r w:rsidR="006C1AF3">
        <w:rPr>
          <w:lang w:val="en-US"/>
        </w:rPr>
        <w:fldChar w:fldCharType="separate"/>
      </w:r>
      <w:r w:rsidR="000F0841">
        <w:rPr>
          <w:lang w:val="en-US"/>
        </w:rPr>
        <w:t>4.2.1</w:t>
      </w:r>
      <w:r w:rsidR="006C1AF3">
        <w:rPr>
          <w:lang w:val="en-US"/>
        </w:rPr>
        <w:fldChar w:fldCharType="end"/>
      </w:r>
      <w:r w:rsidRPr="00060657">
        <w:rPr>
          <w:lang w:val="en-US"/>
        </w:rPr>
        <w:t>). Please note that</w:t>
      </w:r>
      <w:r w:rsidR="001A1BFD">
        <w:rPr>
          <w:lang w:val="en-US"/>
        </w:rPr>
        <w:t xml:space="preserve"> the </w:t>
      </w:r>
      <w:r w:rsidRPr="00060657">
        <w:rPr>
          <w:lang w:val="en-US"/>
        </w:rPr>
        <w:t>language of the CAS is a special metadata and</w:t>
      </w:r>
      <w:r w:rsidR="001A1BFD">
        <w:rPr>
          <w:lang w:val="en-US"/>
        </w:rPr>
        <w:t xml:space="preserve"> </w:t>
      </w:r>
      <w:r w:rsidRPr="00060657">
        <w:rPr>
          <w:lang w:val="en-US"/>
        </w:rPr>
        <w:t xml:space="preserve">stored in the CAS itself. </w:t>
      </w:r>
      <w:r w:rsidR="001A1BFD">
        <w:rPr>
          <w:lang w:val="en-US"/>
        </w:rPr>
        <w:t xml:space="preserve">It can be accessed using </w:t>
      </w:r>
      <w:proofErr w:type="spellStart"/>
      <w:proofErr w:type="gramStart"/>
      <w:r w:rsidR="00EE162A">
        <w:rPr>
          <w:lang w:val="en-US"/>
        </w:rPr>
        <w:t>a</w:t>
      </w:r>
      <w:r w:rsidR="001A1BFD" w:rsidRPr="00F73AD2">
        <w:rPr>
          <w:i/>
          <w:lang w:val="en-US"/>
        </w:rPr>
        <w:t>JCas.setDocumentLanguage</w:t>
      </w:r>
      <w:proofErr w:type="spellEnd"/>
      <w:r w:rsidR="001A1BFD" w:rsidRPr="00F73AD2">
        <w:rPr>
          <w:i/>
          <w:lang w:val="en-US"/>
        </w:rPr>
        <w:t>(</w:t>
      </w:r>
      <w:proofErr w:type="gramEnd"/>
      <w:r w:rsidR="001A1BFD" w:rsidRPr="00F73AD2">
        <w:rPr>
          <w:i/>
          <w:lang w:val="en-US"/>
        </w:rPr>
        <w:t>)</w:t>
      </w:r>
      <w:r w:rsidRPr="00060657">
        <w:rPr>
          <w:lang w:val="en-US"/>
        </w:rPr>
        <w:t xml:space="preserve"> and</w:t>
      </w:r>
      <w:r w:rsidR="00EE162A">
        <w:rPr>
          <w:lang w:val="en-US"/>
        </w:rPr>
        <w:t xml:space="preserve"> </w:t>
      </w:r>
      <w:proofErr w:type="spellStart"/>
      <w:r w:rsidR="0018410F" w:rsidRPr="00F73AD2">
        <w:rPr>
          <w:i/>
          <w:lang w:val="en-US"/>
        </w:rPr>
        <w:t>aJCas</w:t>
      </w:r>
      <w:r w:rsidR="001A1BFD" w:rsidRPr="00F73AD2">
        <w:rPr>
          <w:i/>
          <w:lang w:val="en-US"/>
        </w:rPr>
        <w:t>.getDocumentLanguage</w:t>
      </w:r>
      <w:proofErr w:type="spellEnd"/>
      <w:r w:rsidR="001A1BFD" w:rsidRPr="00F73AD2">
        <w:rPr>
          <w:i/>
          <w:lang w:val="en-US"/>
        </w:rPr>
        <w:t>()</w:t>
      </w:r>
      <w:r w:rsidR="001A1BFD">
        <w:rPr>
          <w:lang w:val="en-US"/>
        </w:rPr>
        <w:t>, respectively.</w:t>
      </w:r>
    </w:p>
    <w:p w:rsidR="0087709E" w:rsidRPr="00706473" w:rsidRDefault="00094C59" w:rsidP="00060657">
      <w:pPr>
        <w:rPr>
          <w:lang w:val="en-US"/>
        </w:rPr>
      </w:pPr>
      <w:r w:rsidRPr="00706473">
        <w:rPr>
          <w:lang w:val="en-US"/>
        </w:rPr>
        <w:lastRenderedPageBreak/>
        <w:t>The fragment graphs are built based on the fragment and</w:t>
      </w:r>
      <w:r w:rsidR="009477BA">
        <w:rPr>
          <w:lang w:val="en-US"/>
        </w:rPr>
        <w:t xml:space="preserve"> modifier annotations (group A). T</w:t>
      </w:r>
      <w:r w:rsidRPr="00706473">
        <w:rPr>
          <w:lang w:val="en-US"/>
        </w:rPr>
        <w:t>he fragment graph corresponding to a fragment is built by producing as nodes all combin</w:t>
      </w:r>
      <w:r w:rsidRPr="00706473">
        <w:rPr>
          <w:lang w:val="en-US"/>
        </w:rPr>
        <w:t>a</w:t>
      </w:r>
      <w:r w:rsidRPr="00706473">
        <w:rPr>
          <w:lang w:val="en-US"/>
        </w:rPr>
        <w:t>tions of base statement and modifiers, with entailment relation between nodes based on su</w:t>
      </w:r>
      <w:r w:rsidRPr="00706473">
        <w:rPr>
          <w:lang w:val="en-US"/>
        </w:rPr>
        <w:t>b</w:t>
      </w:r>
      <w:r w:rsidRPr="00706473">
        <w:rPr>
          <w:lang w:val="en-US"/>
        </w:rPr>
        <w:t xml:space="preserve">sumption of the corresponding sets of covered modifiers. The annotations from group B are used to provide additional information that is stored in each node of a fragment graph, to be available in successive annotation steps. </w:t>
      </w:r>
      <w:r w:rsidR="0087709E" w:rsidRPr="00706473">
        <w:rPr>
          <w:lang w:val="en-US"/>
        </w:rPr>
        <w:t xml:space="preserve"> Other annotations (like assumed fragmentation) </w:t>
      </w:r>
      <w:r w:rsidR="00D32CBC">
        <w:rPr>
          <w:lang w:val="en-US"/>
        </w:rPr>
        <w:t>are not</w:t>
      </w:r>
      <w:r w:rsidR="00847460" w:rsidRPr="00706473">
        <w:rPr>
          <w:lang w:val="en-US"/>
        </w:rPr>
        <w:t xml:space="preserve"> used</w:t>
      </w:r>
      <w:r w:rsidR="0087709E" w:rsidRPr="00706473">
        <w:rPr>
          <w:lang w:val="en-US"/>
        </w:rPr>
        <w:t xml:space="preserve">. </w:t>
      </w:r>
    </w:p>
    <w:p w:rsidR="0087709E" w:rsidRPr="00706473" w:rsidRDefault="0087709E" w:rsidP="0087709E">
      <w:pPr>
        <w:rPr>
          <w:lang w:val="en-US"/>
        </w:rPr>
      </w:pPr>
    </w:p>
    <w:p w:rsidR="0089146E" w:rsidRPr="00706473" w:rsidRDefault="0089146E" w:rsidP="0089146E">
      <w:pPr>
        <w:rPr>
          <w:lang w:val="en-US"/>
        </w:rPr>
      </w:pPr>
      <w:r w:rsidRPr="00706473">
        <w:rPr>
          <w:lang w:val="en-US"/>
        </w:rPr>
        <w:t>Each fragment graph is represented as a specifically designed Java objec</w:t>
      </w:r>
      <w:r w:rsidR="00706473">
        <w:rPr>
          <w:lang w:val="en-US"/>
        </w:rPr>
        <w:t xml:space="preserve">t. </w:t>
      </w:r>
      <w:r w:rsidRPr="00706473">
        <w:rPr>
          <w:lang w:val="en-US"/>
        </w:rPr>
        <w:t>This represent</w:t>
      </w:r>
      <w:r w:rsidRPr="00706473">
        <w:rPr>
          <w:lang w:val="en-US"/>
        </w:rPr>
        <w:t>a</w:t>
      </w:r>
      <w:r w:rsidRPr="00706473">
        <w:rPr>
          <w:lang w:val="en-US"/>
        </w:rPr>
        <w:t>tion is detailed in section</w:t>
      </w:r>
      <w:r w:rsidR="009477BA">
        <w:rPr>
          <w:lang w:val="en-US"/>
        </w:rPr>
        <w:t xml:space="preserve"> </w:t>
      </w:r>
      <w:r w:rsidR="006C1AF3">
        <w:rPr>
          <w:lang w:val="en-US"/>
        </w:rPr>
        <w:fldChar w:fldCharType="begin"/>
      </w:r>
      <w:r w:rsidR="009477BA">
        <w:rPr>
          <w:lang w:val="en-US"/>
        </w:rPr>
        <w:instrText xml:space="preserve"> REF _Ref359918917 \r \h </w:instrText>
      </w:r>
      <w:r w:rsidR="006C1AF3">
        <w:rPr>
          <w:lang w:val="en-US"/>
        </w:rPr>
      </w:r>
      <w:r w:rsidR="006C1AF3">
        <w:rPr>
          <w:lang w:val="en-US"/>
        </w:rPr>
        <w:fldChar w:fldCharType="separate"/>
      </w:r>
      <w:r w:rsidR="000F0841">
        <w:rPr>
          <w:lang w:val="en-US"/>
        </w:rPr>
        <w:t>3.3.1</w:t>
      </w:r>
      <w:r w:rsidR="006C1AF3">
        <w:rPr>
          <w:lang w:val="en-US"/>
        </w:rPr>
        <w:fldChar w:fldCharType="end"/>
      </w:r>
      <w:r w:rsidRPr="00706473">
        <w:rPr>
          <w:lang w:val="en-US"/>
        </w:rPr>
        <w:t xml:space="preserve">. </w:t>
      </w:r>
      <w:r w:rsidR="00CE37B9">
        <w:rPr>
          <w:lang w:val="en-US"/>
        </w:rPr>
        <w:t>As</w:t>
      </w:r>
      <w:r w:rsidRPr="00706473">
        <w:rPr>
          <w:lang w:val="en-US"/>
        </w:rPr>
        <w:t xml:space="preserve"> the input CAS may contain more </w:t>
      </w:r>
      <w:r w:rsidR="00706473">
        <w:rPr>
          <w:lang w:val="en-US"/>
        </w:rPr>
        <w:t>than</w:t>
      </w:r>
      <w:r w:rsidRPr="00706473">
        <w:rPr>
          <w:lang w:val="en-US"/>
        </w:rPr>
        <w:t xml:space="preserve"> one </w:t>
      </w:r>
      <w:r w:rsidR="009477BA">
        <w:rPr>
          <w:lang w:val="en-US"/>
        </w:rPr>
        <w:t>determined</w:t>
      </w:r>
      <w:r w:rsidRPr="00706473">
        <w:rPr>
          <w:lang w:val="en-US"/>
        </w:rPr>
        <w:t xml:space="preserve"> fragment annotations, the output of this module </w:t>
      </w:r>
      <w:r w:rsidR="00CE37B9">
        <w:rPr>
          <w:lang w:val="en-US"/>
        </w:rPr>
        <w:t>is</w:t>
      </w:r>
      <w:r w:rsidRPr="00706473">
        <w:rPr>
          <w:lang w:val="en-US"/>
        </w:rPr>
        <w:t xml:space="preserve"> a set of fragment graphs</w:t>
      </w:r>
      <w:r w:rsidR="009477BA">
        <w:rPr>
          <w:lang w:val="en-US"/>
        </w:rPr>
        <w:t xml:space="preserve"> (one per dete</w:t>
      </w:r>
      <w:r w:rsidR="009477BA">
        <w:rPr>
          <w:lang w:val="en-US"/>
        </w:rPr>
        <w:t>r</w:t>
      </w:r>
      <w:r w:rsidR="009477BA">
        <w:rPr>
          <w:lang w:val="en-US"/>
        </w:rPr>
        <w:t>mined fragment)</w:t>
      </w:r>
      <w:r w:rsidRPr="00706473">
        <w:rPr>
          <w:lang w:val="en-US"/>
        </w:rPr>
        <w:t>.</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When the CAS is consumed and the associated fragment graph(s) are built, one cycle of the decomposition flow is finished. </w:t>
      </w:r>
    </w:p>
    <w:p w:rsidR="0087709E" w:rsidRPr="00706473" w:rsidRDefault="0087709E" w:rsidP="0087709E">
      <w:pPr>
        <w:rPr>
          <w:lang w:val="en-US"/>
        </w:rPr>
      </w:pPr>
    </w:p>
    <w:p w:rsidR="0087709E" w:rsidRPr="00DE1B49" w:rsidRDefault="0087709E" w:rsidP="0087709E">
      <w:pPr>
        <w:pStyle w:val="berschrift2"/>
      </w:pPr>
      <w:bookmarkStart w:id="741" w:name="h.tgo5jvri2xha" w:colFirst="0" w:colLast="0"/>
      <w:bookmarkStart w:id="742" w:name="_Composition_Use_Case"/>
      <w:bookmarkStart w:id="743" w:name="_Toc405809941"/>
      <w:bookmarkEnd w:id="741"/>
      <w:bookmarkEnd w:id="742"/>
      <w:r w:rsidRPr="00DE1B49">
        <w:t>Composition Use Case 1</w:t>
      </w:r>
      <w:bookmarkEnd w:id="743"/>
    </w:p>
    <w:p w:rsidR="0087709E" w:rsidRPr="00DE1B49" w:rsidRDefault="0087709E" w:rsidP="0087709E">
      <w:pPr>
        <w:rPr>
          <w:lang w:val="en-US"/>
        </w:rPr>
      </w:pPr>
      <w:r w:rsidRPr="00DE1B49">
        <w:rPr>
          <w:lang w:val="en-US"/>
        </w:rPr>
        <w:t>The following figure outlines the data flow of the composition step for use cas</w:t>
      </w:r>
      <w:r w:rsidR="00460B0F">
        <w:rPr>
          <w:lang w:val="en-US"/>
        </w:rPr>
        <w:t>e 1 (entailment graph building)</w:t>
      </w:r>
      <w:r w:rsidRPr="00DE1B49">
        <w:rPr>
          <w:lang w:val="en-US"/>
        </w:rPr>
        <w:t xml:space="preserve"> and the modules that work for this data flow. </w:t>
      </w:r>
      <w:r w:rsidR="00064D82">
        <w:rPr>
          <w:lang w:val="en-US"/>
        </w:rPr>
        <w:t>In this composition step, the fragment graphs created from the input data in the decomposition step are merged into a</w:t>
      </w:r>
      <w:ins w:id="744" w:author="Kathrin Eichler" w:date="2014-12-08T16:52:00Z">
        <w:r w:rsidR="00846BF2">
          <w:rPr>
            <w:lang w:val="en-US"/>
          </w:rPr>
          <w:t xml:space="preserve"> raw</w:t>
        </w:r>
      </w:ins>
      <w:del w:id="745" w:author="Kathrin Eichler" w:date="2014-12-08T16:52:00Z">
        <w:r w:rsidR="00064D82" w:rsidDel="00846BF2">
          <w:rPr>
            <w:lang w:val="en-US"/>
          </w:rPr>
          <w:delText>n</w:delText>
        </w:r>
      </w:del>
      <w:r w:rsidR="00064D82">
        <w:rPr>
          <w:lang w:val="en-US"/>
        </w:rPr>
        <w:t xml:space="preserve"> entailment graph (possibly calling LAP components and EDAs provided by the EOP) and collapsed to the final output (a collapsed graph).</w:t>
      </w:r>
    </w:p>
    <w:p w:rsidR="0087709E" w:rsidRPr="00DE1B49" w:rsidRDefault="009C279A" w:rsidP="0087709E">
      <w:pPr>
        <w:rPr>
          <w:lang w:val="en-US"/>
        </w:rPr>
      </w:pPr>
      <w:ins w:id="746" w:author="Kathrin Eichler" w:date="2014-12-08T16:53:00Z">
        <w:r>
          <w:rPr>
            <w:lang w:val="en-US"/>
          </w:rPr>
          <w:t xml:space="preserve">For details about the Java objects representing the different graph types, see section </w:t>
        </w:r>
        <w:r>
          <w:rPr>
            <w:lang w:val="en-US"/>
          </w:rPr>
          <w:fldChar w:fldCharType="begin"/>
        </w:r>
        <w:r>
          <w:rPr>
            <w:lang w:val="en-US"/>
          </w:rPr>
          <w:instrText xml:space="preserve"> REF _Ref405820936 \r \h </w:instrText>
        </w:r>
        <w:r>
          <w:rPr>
            <w:lang w:val="en-US"/>
          </w:rPr>
        </w:r>
      </w:ins>
      <w:r>
        <w:rPr>
          <w:lang w:val="en-US"/>
        </w:rPr>
        <w:fldChar w:fldCharType="separate"/>
      </w:r>
      <w:ins w:id="747" w:author="Kathrin Eichler" w:date="2014-12-08T17:31:00Z">
        <w:r w:rsidR="000F0841">
          <w:rPr>
            <w:lang w:val="en-US"/>
          </w:rPr>
          <w:t>3.3</w:t>
        </w:r>
      </w:ins>
      <w:ins w:id="748" w:author="Kathrin Eichler" w:date="2014-12-08T16:53:00Z">
        <w:r>
          <w:rPr>
            <w:lang w:val="en-US"/>
          </w:rPr>
          <w:fldChar w:fldCharType="end"/>
        </w:r>
        <w:r>
          <w:rPr>
            <w:lang w:val="en-US"/>
          </w:rPr>
          <w:t>.</w:t>
        </w:r>
      </w:ins>
    </w:p>
    <w:p w:rsidR="0087709E" w:rsidRPr="00DE1B49" w:rsidRDefault="0087709E" w:rsidP="0087709E">
      <w:r w:rsidRPr="00DE1B49">
        <w:rPr>
          <w:noProof/>
          <w:lang w:val="de-DE" w:eastAsia="de-DE"/>
        </w:rPr>
        <w:lastRenderedPageBreak/>
        <w:drawing>
          <wp:inline distT="0" distB="0" distL="0" distR="0" wp14:anchorId="4A961423" wp14:editId="7A8F585B">
            <wp:extent cx="5462400" cy="4096800"/>
            <wp:effectExtent l="0" t="0" r="5080" b="0"/>
            <wp:docPr id="7" name="image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png"/>
                    <pic:cNvPicPr/>
                  </pic:nvPicPr>
                  <pic:blipFill>
                    <a:blip r:embed="rId14">
                      <a:extLst>
                        <a:ext uri="{28A0092B-C50C-407E-A947-70E740481C1C}">
                          <a14:useLocalDpi xmlns:a14="http://schemas.microsoft.com/office/drawing/2010/main" val="0"/>
                        </a:ext>
                      </a:extLst>
                    </a:blip>
                    <a:stretch>
                      <a:fillRect/>
                    </a:stretch>
                  </pic:blipFill>
                  <pic:spPr>
                    <a:xfrm>
                      <a:off x="0" y="0"/>
                      <a:ext cx="5462400" cy="40968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749" w:name="h.8kk64zs8asgt" w:colFirst="0" w:colLast="0"/>
      <w:bookmarkStart w:id="750" w:name="id.x9m7c65lo92x" w:colFirst="0" w:colLast="0"/>
      <w:bookmarkStart w:id="751" w:name="_Ref359919965"/>
      <w:bookmarkStart w:id="752" w:name="_Toc405809942"/>
      <w:bookmarkEnd w:id="749"/>
      <w:bookmarkEnd w:id="750"/>
      <w:r w:rsidRPr="00DE1B49">
        <w:t>Module: Graph Merger</w:t>
      </w:r>
      <w:bookmarkEnd w:id="751"/>
      <w:bookmarkEnd w:id="752"/>
    </w:p>
    <w:p w:rsidR="007F21ED" w:rsidRPr="00706473" w:rsidRDefault="007F21ED" w:rsidP="007F21ED">
      <w:pPr>
        <w:rPr>
          <w:lang w:val="en-US"/>
        </w:rPr>
      </w:pPr>
      <w:r w:rsidRPr="00706473">
        <w:rPr>
          <w:lang w:val="en-US"/>
        </w:rPr>
        <w:t xml:space="preserve">This module builds or </w:t>
      </w:r>
      <w:del w:id="753" w:author="Kathrin Eichler" w:date="2014-12-08T16:53:00Z">
        <w:r w:rsidRPr="00706473" w:rsidDel="008D3F8B">
          <w:rPr>
            <w:lang w:val="en-US"/>
          </w:rPr>
          <w:delText xml:space="preserve">grows </w:delText>
        </w:r>
      </w:del>
      <w:ins w:id="754" w:author="Kathrin Eichler" w:date="2014-12-08T16:53:00Z">
        <w:r w:rsidR="008D3F8B">
          <w:rPr>
            <w:lang w:val="en-US"/>
          </w:rPr>
          <w:t>extends</w:t>
        </w:r>
        <w:r w:rsidR="008D3F8B" w:rsidRPr="00706473">
          <w:rPr>
            <w:lang w:val="en-US"/>
          </w:rPr>
          <w:t xml:space="preserve"> </w:t>
        </w:r>
      </w:ins>
      <w:r w:rsidRPr="00706473">
        <w:rPr>
          <w:lang w:val="en-US"/>
        </w:rPr>
        <w:t xml:space="preserve">a raw entailment graph (also referred to as </w:t>
      </w:r>
      <w:r w:rsidRPr="00706473">
        <w:rPr>
          <w:i/>
          <w:iCs/>
          <w:lang w:val="en-US"/>
        </w:rPr>
        <w:t>raw graph</w:t>
      </w:r>
      <w:r w:rsidRPr="00706473">
        <w:rPr>
          <w:lang w:val="en-US"/>
        </w:rPr>
        <w:t xml:space="preserve">), by merging fragment graphs. It receives as input a raw graph (possibly empty), and a set of fragment graphs that are gradually added to </w:t>
      </w:r>
      <w:r w:rsidR="00706473">
        <w:rPr>
          <w:lang w:val="en-US"/>
        </w:rPr>
        <w:t>the input raw graph. The result</w:t>
      </w:r>
      <w:r w:rsidRPr="00706473">
        <w:rPr>
          <w:lang w:val="en-US"/>
        </w:rPr>
        <w:t xml:space="preserve"> of this pr</w:t>
      </w:r>
      <w:r w:rsidRPr="00706473">
        <w:rPr>
          <w:lang w:val="en-US"/>
        </w:rPr>
        <w:t>o</w:t>
      </w:r>
      <w:r w:rsidRPr="00706473">
        <w:rPr>
          <w:lang w:val="en-US"/>
        </w:rPr>
        <w:t>cessing is a bi</w:t>
      </w:r>
      <w:r w:rsidRPr="00706473">
        <w:rPr>
          <w:lang w:val="en-US"/>
        </w:rPr>
        <w:t>g</w:t>
      </w:r>
      <w:r w:rsidRPr="00706473">
        <w:rPr>
          <w:lang w:val="en-US"/>
        </w:rPr>
        <w:t>ger, richer, version of the input raw entailment graph. For one instance of an industrial a</w:t>
      </w:r>
      <w:r w:rsidRPr="00706473">
        <w:rPr>
          <w:lang w:val="en-US"/>
        </w:rPr>
        <w:t>p</w:t>
      </w:r>
      <w:r w:rsidRPr="00706473">
        <w:rPr>
          <w:lang w:val="en-US"/>
        </w:rPr>
        <w:t xml:space="preserve">plication there exists only one raw entailment graph, </w:t>
      </w:r>
      <w:r w:rsidR="00706473">
        <w:rPr>
          <w:lang w:val="en-US"/>
        </w:rPr>
        <w:t>which</w:t>
      </w:r>
      <w:r w:rsidRPr="00706473">
        <w:rPr>
          <w:lang w:val="en-US"/>
        </w:rPr>
        <w:t xml:space="preserve"> grows with each run of the Graph Merger module. </w:t>
      </w:r>
    </w:p>
    <w:p w:rsidR="0087709E" w:rsidRPr="00706473" w:rsidRDefault="0087709E" w:rsidP="0087709E">
      <w:pPr>
        <w:rPr>
          <w:lang w:val="en-US"/>
        </w:rPr>
      </w:pPr>
    </w:p>
    <w:p w:rsidR="00460B0F" w:rsidRPr="00DE1B49" w:rsidRDefault="00460B0F" w:rsidP="00460B0F">
      <w:pPr>
        <w:rPr>
          <w:lang w:val="en-US"/>
        </w:rPr>
      </w:pPr>
      <w:r w:rsidRPr="00706473">
        <w:rPr>
          <w:lang w:val="en-US"/>
        </w:rPr>
        <w:t xml:space="preserve">Each raw graph </w:t>
      </w:r>
      <w:r w:rsidR="007F21ED" w:rsidRPr="00706473">
        <w:rPr>
          <w:lang w:val="en-US"/>
        </w:rPr>
        <w:t>is</w:t>
      </w:r>
      <w:r w:rsidRPr="00706473">
        <w:rPr>
          <w:lang w:val="en-US"/>
        </w:rPr>
        <w:t xml:space="preserve"> represented </w:t>
      </w:r>
      <w:r w:rsidR="007F21ED" w:rsidRPr="00706473">
        <w:rPr>
          <w:lang w:val="en-US"/>
        </w:rPr>
        <w:t>through a specially designed</w:t>
      </w:r>
      <w:r w:rsidRPr="00706473">
        <w:rPr>
          <w:lang w:val="en-US"/>
        </w:rPr>
        <w:t xml:space="preserve"> Java object. For this, see section</w:t>
      </w:r>
      <w:r w:rsidR="00945B1C">
        <w:rPr>
          <w:lang w:val="en-US"/>
        </w:rPr>
        <w:t xml:space="preserve"> </w:t>
      </w:r>
      <w:r w:rsidR="006C1AF3">
        <w:rPr>
          <w:lang w:val="en-US"/>
        </w:rPr>
        <w:fldChar w:fldCharType="begin"/>
      </w:r>
      <w:r w:rsidR="00945B1C">
        <w:rPr>
          <w:lang w:val="en-US"/>
        </w:rPr>
        <w:instrText xml:space="preserve"> REF _Ref359918978 \r \h </w:instrText>
      </w:r>
      <w:r w:rsidR="006C1AF3">
        <w:rPr>
          <w:lang w:val="en-US"/>
        </w:rPr>
      </w:r>
      <w:r w:rsidR="006C1AF3">
        <w:rPr>
          <w:lang w:val="en-US"/>
        </w:rPr>
        <w:fldChar w:fldCharType="separate"/>
      </w:r>
      <w:r w:rsidR="000F0841">
        <w:rPr>
          <w:lang w:val="en-US"/>
        </w:rPr>
        <w:t>3.3.2</w:t>
      </w:r>
      <w:r w:rsidR="006C1AF3">
        <w:rPr>
          <w:lang w:val="en-US"/>
        </w:rPr>
        <w:fldChar w:fldCharType="end"/>
      </w:r>
      <w:r w:rsidRPr="00DE1B49">
        <w:rPr>
          <w:lang w:val="en-US"/>
        </w:rPr>
        <w:t xml:space="preserve">. </w:t>
      </w:r>
    </w:p>
    <w:p w:rsidR="00460B0F" w:rsidRPr="00DE1B49" w:rsidRDefault="00460B0F" w:rsidP="0087709E">
      <w:pPr>
        <w:rPr>
          <w:lang w:val="en-US"/>
        </w:rPr>
      </w:pPr>
    </w:p>
    <w:p w:rsidR="0087709E" w:rsidRPr="00706473" w:rsidRDefault="0074746C" w:rsidP="0087709E">
      <w:pPr>
        <w:rPr>
          <w:lang w:val="en-US"/>
        </w:rPr>
      </w:pPr>
      <w:r w:rsidRPr="00706473">
        <w:rPr>
          <w:lang w:val="en-US"/>
        </w:rPr>
        <w:t>To merge fragment graphs into the raw graph, the Graph Merger module uses the entailment decision capability of the EXCITEMENT open platform (EOP)</w:t>
      </w:r>
      <w:r w:rsidR="0087709E" w:rsidRPr="00706473">
        <w:rPr>
          <w:lang w:val="en-US"/>
        </w:rPr>
        <w:t xml:space="preserve">. For more information about the EOP, please see the EOP specification. </w:t>
      </w:r>
    </w:p>
    <w:p w:rsidR="0087709E" w:rsidRPr="00DE1B49" w:rsidRDefault="0087709E" w:rsidP="0087709E">
      <w:pPr>
        <w:rPr>
          <w:lang w:val="en-US"/>
        </w:rPr>
      </w:pPr>
    </w:p>
    <w:p w:rsidR="008A0363" w:rsidRPr="00706473" w:rsidRDefault="008A0363" w:rsidP="008A0363">
      <w:pPr>
        <w:rPr>
          <w:lang w:val="en-US"/>
        </w:rPr>
      </w:pPr>
      <w:r w:rsidRPr="00706473">
        <w:rPr>
          <w:lang w:val="en-US"/>
        </w:rPr>
        <w:lastRenderedPageBreak/>
        <w:t xml:space="preserve">We expect this module to be application-independent. This means that </w:t>
      </w:r>
      <w:proofErr w:type="gramStart"/>
      <w:r w:rsidRPr="00706473">
        <w:rPr>
          <w:lang w:val="en-US"/>
        </w:rPr>
        <w:t>the  unique</w:t>
      </w:r>
      <w:proofErr w:type="gramEnd"/>
      <w:r w:rsidRPr="00706473">
        <w:rPr>
          <w:lang w:val="en-US"/>
        </w:rPr>
        <w:t xml:space="preserve"> module implementation must provide a sound way of choosing the most fitting entailment decision algorithm (EDA) from the EOP.</w:t>
      </w:r>
    </w:p>
    <w:p w:rsidR="0087709E" w:rsidRPr="00DE1B49" w:rsidRDefault="0087709E" w:rsidP="0087709E">
      <w:pPr>
        <w:rPr>
          <w:lang w:val="en-US"/>
        </w:rPr>
      </w:pPr>
    </w:p>
    <w:p w:rsidR="008A0363" w:rsidRPr="00706473" w:rsidRDefault="008A0363" w:rsidP="008A0363">
      <w:pPr>
        <w:rPr>
          <w:lang w:val="en-US"/>
        </w:rPr>
      </w:pPr>
      <w:r w:rsidRPr="00706473">
        <w:rPr>
          <w:lang w:val="en-US"/>
        </w:rPr>
        <w:t xml:space="preserve">To produce input data for the chosen EDA in an efficient manner (avoiding unnecessary LAP calls and creation of CAS objects), this module </w:t>
      </w:r>
      <w:r w:rsidR="00CE37B9">
        <w:rPr>
          <w:lang w:val="en-US"/>
        </w:rPr>
        <w:t>should</w:t>
      </w:r>
      <w:r w:rsidRPr="00706473">
        <w:rPr>
          <w:lang w:val="en-US"/>
        </w:rPr>
        <w:t xml:space="preserve"> try to reuse as much of the LAP ann</w:t>
      </w:r>
      <w:r w:rsidRPr="00706473">
        <w:rPr>
          <w:lang w:val="en-US"/>
        </w:rPr>
        <w:t>o</w:t>
      </w:r>
      <w:r w:rsidRPr="00706473">
        <w:rPr>
          <w:lang w:val="en-US"/>
        </w:rPr>
        <w:t xml:space="preserve">tations already attached to the nodes of the raw graph as possible. </w:t>
      </w:r>
    </w:p>
    <w:p w:rsidR="0087709E" w:rsidRPr="00DE1B49" w:rsidRDefault="0087709E" w:rsidP="006C3E1B">
      <w:pPr>
        <w:pStyle w:val="berschrift3"/>
      </w:pPr>
      <w:bookmarkStart w:id="755" w:name="h.os0etgfd0ug7" w:colFirst="0" w:colLast="0"/>
      <w:bookmarkStart w:id="756" w:name="id.fjifjxzazwyd" w:colFirst="0" w:colLast="0"/>
      <w:bookmarkStart w:id="757" w:name="_Ref359920012"/>
      <w:bookmarkStart w:id="758" w:name="_Toc405809943"/>
      <w:bookmarkEnd w:id="755"/>
      <w:bookmarkEnd w:id="756"/>
      <w:r w:rsidRPr="00DE1B49">
        <w:t xml:space="preserve">Module: </w:t>
      </w:r>
      <w:bookmarkEnd w:id="757"/>
      <w:r w:rsidR="00BB1926">
        <w:t>Graph Optimizer</w:t>
      </w:r>
      <w:bookmarkEnd w:id="758"/>
    </w:p>
    <w:p w:rsidR="00E455B8" w:rsidRPr="00706473" w:rsidRDefault="00E455B8" w:rsidP="00E455B8">
      <w:pPr>
        <w:rPr>
          <w:lang w:val="en-US"/>
        </w:rPr>
      </w:pPr>
      <w:r>
        <w:rPr>
          <w:lang w:val="en-US"/>
        </w:rPr>
        <w:t>This module t</w:t>
      </w:r>
      <w:r w:rsidRPr="00706473">
        <w:rPr>
          <w:lang w:val="en-US"/>
        </w:rPr>
        <w:t>rims an input raw graph</w:t>
      </w:r>
      <w:r w:rsidR="00706473">
        <w:rPr>
          <w:lang w:val="en-US"/>
        </w:rPr>
        <w:t xml:space="preserve"> (</w:t>
      </w:r>
      <w:r w:rsidRPr="00706473">
        <w:rPr>
          <w:lang w:val="en-US"/>
        </w:rPr>
        <w:t>by selecting edges, creating equivalence classes, etc</w:t>
      </w:r>
      <w:r w:rsidR="00706473">
        <w:rPr>
          <w:lang w:val="en-US"/>
        </w:rPr>
        <w:t>.) in order to produce</w:t>
      </w:r>
      <w:r w:rsidRPr="00706473">
        <w:rPr>
          <w:lang w:val="en-US"/>
        </w:rPr>
        <w:t xml:space="preserve"> a special version of the entailment graph – we call it </w:t>
      </w:r>
      <w:r w:rsidRPr="00706473">
        <w:rPr>
          <w:i/>
          <w:iCs/>
          <w:lang w:val="en-US"/>
        </w:rPr>
        <w:t xml:space="preserve">collapsed </w:t>
      </w:r>
      <w:r w:rsidRPr="00706473">
        <w:rPr>
          <w:lang w:val="en-US"/>
        </w:rPr>
        <w:t xml:space="preserve">graph – that is useful for the application scenario. </w:t>
      </w:r>
    </w:p>
    <w:p w:rsidR="0087709E" w:rsidRPr="00706473" w:rsidRDefault="0087709E" w:rsidP="0087709E">
      <w:pPr>
        <w:rPr>
          <w:lang w:val="en-US"/>
        </w:rPr>
      </w:pPr>
    </w:p>
    <w:p w:rsidR="0087709E" w:rsidRPr="00DE1B49" w:rsidRDefault="0087709E" w:rsidP="00264E61">
      <w:pPr>
        <w:rPr>
          <w:lang w:val="en-US"/>
        </w:rPr>
      </w:pPr>
      <w:r w:rsidRPr="00706473">
        <w:rPr>
          <w:lang w:val="en-US"/>
        </w:rPr>
        <w:t xml:space="preserve">The raw graph </w:t>
      </w:r>
      <w:r w:rsidR="00EF7834" w:rsidRPr="00706473">
        <w:rPr>
          <w:lang w:val="en-US"/>
        </w:rPr>
        <w:t xml:space="preserve">essentially </w:t>
      </w:r>
      <w:r w:rsidRPr="00706473">
        <w:rPr>
          <w:lang w:val="en-US"/>
        </w:rPr>
        <w:t>represents all Transduction Layer’s knowledge about the entai</w:t>
      </w:r>
      <w:r w:rsidRPr="00706473">
        <w:rPr>
          <w:lang w:val="en-US"/>
        </w:rPr>
        <w:t>l</w:t>
      </w:r>
      <w:r w:rsidRPr="00DE1B49">
        <w:rPr>
          <w:lang w:val="en-US"/>
        </w:rPr>
        <w:t xml:space="preserve">ment relations between its nodes. The </w:t>
      </w:r>
      <w:r w:rsidR="00EF7834">
        <w:rPr>
          <w:lang w:val="en-US"/>
        </w:rPr>
        <w:t>purpose</w:t>
      </w:r>
      <w:r w:rsidR="00EF7834" w:rsidRPr="00DE1B49">
        <w:rPr>
          <w:lang w:val="en-US"/>
        </w:rPr>
        <w:t xml:space="preserve"> </w:t>
      </w:r>
      <w:r w:rsidRPr="00DE1B49">
        <w:rPr>
          <w:lang w:val="en-US"/>
        </w:rPr>
        <w:t xml:space="preserve">of the </w:t>
      </w:r>
      <w:r w:rsidR="00264E61">
        <w:rPr>
          <w:lang w:val="en-US"/>
        </w:rPr>
        <w:t>optimization</w:t>
      </w:r>
      <w:r w:rsidR="00264E61" w:rsidRPr="00DE1B49">
        <w:rPr>
          <w:lang w:val="en-US"/>
        </w:rPr>
        <w:t xml:space="preserve"> </w:t>
      </w:r>
      <w:r w:rsidRPr="00DE1B49">
        <w:rPr>
          <w:lang w:val="en-US"/>
        </w:rPr>
        <w:t>procedure is to make final decisions on whether an entailment relation holds or not between the nodes, resolve trans</w:t>
      </w:r>
      <w:r w:rsidRPr="00DE1B49">
        <w:rPr>
          <w:lang w:val="en-US"/>
        </w:rPr>
        <w:t>i</w:t>
      </w:r>
      <w:r w:rsidRPr="00DE1B49">
        <w:rPr>
          <w:lang w:val="en-US"/>
        </w:rPr>
        <w:t>tivity violations and compress paraphrasing statements into equivalence class nodes.</w:t>
      </w:r>
    </w:p>
    <w:p w:rsidR="0087709E" w:rsidRDefault="0087709E" w:rsidP="0087709E">
      <w:pPr>
        <w:rPr>
          <w:lang w:val="en-US"/>
        </w:rPr>
      </w:pPr>
    </w:p>
    <w:p w:rsidR="00B526CF" w:rsidRPr="00DE1B49" w:rsidRDefault="00881095" w:rsidP="00B526CF">
      <w:pPr>
        <w:rPr>
          <w:lang w:val="en-US"/>
        </w:rPr>
      </w:pPr>
      <w:r w:rsidRPr="00706473">
        <w:rPr>
          <w:lang w:val="en-US"/>
        </w:rPr>
        <w:t>Each collapsed graph is represented through a specially designed Java object</w:t>
      </w:r>
      <w:r w:rsidR="00B526CF" w:rsidRPr="00706473">
        <w:rPr>
          <w:lang w:val="en-US"/>
        </w:rPr>
        <w:t xml:space="preserve">. For this, see </w:t>
      </w:r>
      <w:r w:rsidR="00EE162A">
        <w:rPr>
          <w:lang w:val="en-US"/>
        </w:rPr>
        <w:t xml:space="preserve">section </w:t>
      </w:r>
      <w:r w:rsidR="006C1AF3">
        <w:rPr>
          <w:lang w:val="en-US"/>
        </w:rPr>
        <w:fldChar w:fldCharType="begin"/>
      </w:r>
      <w:r w:rsidR="00EE162A">
        <w:rPr>
          <w:lang w:val="en-US"/>
        </w:rPr>
        <w:instrText xml:space="preserve"> REF _Ref359925892 \r \h </w:instrText>
      </w:r>
      <w:r w:rsidR="006C1AF3">
        <w:rPr>
          <w:lang w:val="en-US"/>
        </w:rPr>
      </w:r>
      <w:r w:rsidR="006C1AF3">
        <w:rPr>
          <w:lang w:val="en-US"/>
        </w:rPr>
        <w:fldChar w:fldCharType="separate"/>
      </w:r>
      <w:r w:rsidR="000F0841">
        <w:rPr>
          <w:lang w:val="en-US"/>
        </w:rPr>
        <w:t>3.3.3</w:t>
      </w:r>
      <w:r w:rsidR="006C1AF3">
        <w:rPr>
          <w:lang w:val="en-US"/>
        </w:rPr>
        <w:fldChar w:fldCharType="end"/>
      </w:r>
      <w:r w:rsidR="00B526CF" w:rsidRPr="00DE1B49">
        <w:rPr>
          <w:lang w:val="en-US"/>
        </w:rPr>
        <w:t xml:space="preserve">. </w:t>
      </w:r>
    </w:p>
    <w:p w:rsidR="00B526CF" w:rsidRPr="00DE1B49" w:rsidRDefault="00B526CF" w:rsidP="0087709E">
      <w:pPr>
        <w:rPr>
          <w:lang w:val="en-US"/>
        </w:rPr>
      </w:pPr>
    </w:p>
    <w:p w:rsidR="00881095" w:rsidRPr="00706473" w:rsidRDefault="00881095" w:rsidP="00881095">
      <w:pPr>
        <w:rPr>
          <w:lang w:val="en-US"/>
        </w:rPr>
      </w:pPr>
      <w:r w:rsidRPr="00706473">
        <w:rPr>
          <w:lang w:val="en-US"/>
        </w:rPr>
        <w:t>The module is self-contained – it transforms the input raw graph into a collapsed graph without relying on external modules (such as the EOP) or data. A confidence threshold may be provided as an additional input parameter (e.g., by an industrial system), to customize the resulting collapsed graph by filtering entailment relations from the input raw graph based on their strength.</w:t>
      </w:r>
    </w:p>
    <w:p w:rsidR="00423F9C" w:rsidRPr="00706473" w:rsidRDefault="00423F9C" w:rsidP="0087709E">
      <w:pPr>
        <w:rPr>
          <w:lang w:val="en-US"/>
        </w:rPr>
      </w:pPr>
    </w:p>
    <w:p w:rsidR="0087709E" w:rsidRPr="00DE1B49" w:rsidRDefault="0087709E" w:rsidP="0087709E">
      <w:pPr>
        <w:pStyle w:val="berschrift2"/>
      </w:pPr>
      <w:bookmarkStart w:id="759" w:name="h.dg6g3pfpp164" w:colFirst="0" w:colLast="0"/>
      <w:bookmarkStart w:id="760" w:name="id.n0ub5gtaq8cp" w:colFirst="0" w:colLast="0"/>
      <w:bookmarkStart w:id="761" w:name="_Composition_Use_Case_1"/>
      <w:bookmarkStart w:id="762" w:name="_Toc405809944"/>
      <w:bookmarkEnd w:id="759"/>
      <w:bookmarkEnd w:id="760"/>
      <w:bookmarkEnd w:id="761"/>
      <w:r w:rsidRPr="00DE1B49">
        <w:t>Composition Use Case 2</w:t>
      </w:r>
      <w:bookmarkEnd w:id="762"/>
    </w:p>
    <w:p w:rsidR="0087709E" w:rsidRPr="00DE1B49" w:rsidRDefault="0087709E" w:rsidP="0087709E">
      <w:pPr>
        <w:rPr>
          <w:lang w:val="en-US"/>
        </w:rPr>
      </w:pPr>
      <w:r w:rsidRPr="00DE1B49">
        <w:rPr>
          <w:lang w:val="en-US"/>
        </w:rPr>
        <w:t xml:space="preserve">The following figure outlines the data flow of the composition step for use case 2 (category annotation), and the modules </w:t>
      </w:r>
      <w:r w:rsidR="005933D4">
        <w:rPr>
          <w:lang w:val="en-US"/>
        </w:rPr>
        <w:t>used</w:t>
      </w:r>
      <w:r w:rsidRPr="00DE1B49">
        <w:rPr>
          <w:lang w:val="en-US"/>
        </w:rPr>
        <w:t xml:space="preserve"> for this data flow.</w:t>
      </w:r>
      <w:r w:rsidR="00064D82">
        <w:rPr>
          <w:lang w:val="en-US"/>
        </w:rPr>
        <w:t xml:space="preserve"> In this composition step, the fragment graphs created from an incoming email are matched against an existing entailment graph. Extracting and combining category information from the match</w:t>
      </w:r>
      <w:ins w:id="763" w:author="Kathrin Eichler" w:date="2014-12-08T16:53:00Z">
        <w:r w:rsidR="00BD79C1">
          <w:rPr>
            <w:lang w:val="en-US"/>
          </w:rPr>
          <w:t xml:space="preserve">ing </w:t>
        </w:r>
      </w:ins>
      <w:ins w:id="764" w:author="Kathrin Eichler" w:date="2014-12-08T16:54:00Z">
        <w:r w:rsidR="00BD79C1">
          <w:rPr>
            <w:lang w:val="en-US"/>
          </w:rPr>
          <w:t xml:space="preserve">graph </w:t>
        </w:r>
      </w:ins>
      <w:ins w:id="765" w:author="Kathrin Eichler" w:date="2014-12-08T16:53:00Z">
        <w:r w:rsidR="00BD79C1">
          <w:rPr>
            <w:lang w:val="en-US"/>
          </w:rPr>
          <w:t>nod</w:t>
        </w:r>
      </w:ins>
      <w:r w:rsidR="00064D82">
        <w:rPr>
          <w:lang w:val="en-US"/>
        </w:rPr>
        <w:t>es, the inco</w:t>
      </w:r>
      <w:r w:rsidR="00064D82">
        <w:rPr>
          <w:lang w:val="en-US"/>
        </w:rPr>
        <w:t>m</w:t>
      </w:r>
      <w:r w:rsidR="00064D82">
        <w:rPr>
          <w:lang w:val="en-US"/>
        </w:rPr>
        <w:t xml:space="preserve">ing email is then enriched with matching categories and </w:t>
      </w:r>
      <w:ins w:id="766" w:author="Kathrin Eichler" w:date="2014-12-08T16:54:00Z">
        <w:r w:rsidR="00992B00">
          <w:rPr>
            <w:lang w:val="en-US"/>
          </w:rPr>
          <w:t xml:space="preserve">their </w:t>
        </w:r>
      </w:ins>
      <w:r w:rsidR="00064D82">
        <w:rPr>
          <w:lang w:val="en-US"/>
        </w:rPr>
        <w:t xml:space="preserve">associated confidence scores. </w:t>
      </w:r>
    </w:p>
    <w:p w:rsidR="007D05D9" w:rsidRPr="00DE1B49" w:rsidRDefault="007D05D9" w:rsidP="0087709E">
      <w:pPr>
        <w:rPr>
          <w:lang w:val="en-US"/>
        </w:rPr>
      </w:pPr>
    </w:p>
    <w:p w:rsidR="0087709E" w:rsidRPr="00DE1B49" w:rsidRDefault="0087709E" w:rsidP="00145F97">
      <w:r w:rsidRPr="00DE1B49">
        <w:rPr>
          <w:lang w:val="en-US"/>
        </w:rPr>
        <w:lastRenderedPageBreak/>
        <w:t xml:space="preserve"> </w:t>
      </w:r>
      <w:bookmarkStart w:id="767" w:name="h.5m26ohoo98ha" w:colFirst="0" w:colLast="0"/>
      <w:bookmarkEnd w:id="767"/>
      <w:r w:rsidR="00EF226F" w:rsidRPr="0071249C">
        <w:rPr>
          <w:noProof/>
          <w:lang w:val="de-DE" w:eastAsia="de-DE"/>
        </w:rPr>
        <w:drawing>
          <wp:inline distT="0" distB="0" distL="0" distR="0" wp14:anchorId="683D8C7F" wp14:editId="1C43E4A4">
            <wp:extent cx="5731510" cy="4298950"/>
            <wp:effectExtent l="0" t="0" r="254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duction Layer_ modules, data flow, and core data structur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436383" w:rsidRDefault="007368D3" w:rsidP="0071249C">
      <w:pPr>
        <w:pStyle w:val="berschrift3"/>
      </w:pPr>
      <w:bookmarkStart w:id="768" w:name="h.h3hima8ubkxd" w:colFirst="0" w:colLast="0"/>
      <w:bookmarkStart w:id="769" w:name="_Ref368993250"/>
      <w:bookmarkStart w:id="770" w:name="_Ref359920069"/>
      <w:bookmarkStart w:id="771" w:name="_Toc405809945"/>
      <w:bookmarkEnd w:id="768"/>
      <w:r w:rsidRPr="00DE1B49">
        <w:t xml:space="preserve">Module: </w:t>
      </w:r>
      <w:r>
        <w:t>Confidence Calculator</w:t>
      </w:r>
      <w:bookmarkEnd w:id="769"/>
      <w:bookmarkEnd w:id="771"/>
    </w:p>
    <w:p w:rsidR="00436383" w:rsidRDefault="006C1AF3" w:rsidP="0071249C">
      <w:pPr>
        <w:pStyle w:val="Normal2"/>
      </w:pPr>
      <w:r w:rsidRPr="0071249C">
        <w:t xml:space="preserve">This module reads category confidence scores stored in a collapsed </w:t>
      </w:r>
      <w:proofErr w:type="gramStart"/>
      <w:r w:rsidRPr="0071249C">
        <w:t>graph,</w:t>
      </w:r>
      <w:proofErr w:type="gramEnd"/>
      <w:r w:rsidRPr="0071249C">
        <w:t xml:space="preserve"> combines them to a final score per category per node and adds this information to the graph. </w:t>
      </w:r>
      <w:r w:rsidR="007368D3">
        <w:t xml:space="preserve">It takes as input a collapsed graph containing category confidence scores and adds the combined confidence scores as additional information to the input graph. </w:t>
      </w:r>
    </w:p>
    <w:p w:rsidR="00436383" w:rsidRPr="0071249C" w:rsidRDefault="007368D3" w:rsidP="0071249C">
      <w:pPr>
        <w:rPr>
          <w:lang w:val="en-US"/>
        </w:rPr>
      </w:pPr>
      <w:r>
        <w:rPr>
          <w:lang w:val="en-US"/>
        </w:rPr>
        <w:t>This module is</w:t>
      </w:r>
      <w:r w:rsidRPr="00706473">
        <w:rPr>
          <w:lang w:val="en-US"/>
        </w:rPr>
        <w:t xml:space="preserve"> application</w:t>
      </w:r>
      <w:r>
        <w:rPr>
          <w:lang w:val="en-US"/>
        </w:rPr>
        <w:t>-specific</w:t>
      </w:r>
      <w:r w:rsidRPr="00706473">
        <w:rPr>
          <w:lang w:val="en-US"/>
        </w:rPr>
        <w:t xml:space="preserve">, </w:t>
      </w:r>
      <w:r>
        <w:rPr>
          <w:lang w:val="en-US"/>
        </w:rPr>
        <w:t>as it depends on the algorithm used for combining cat</w:t>
      </w:r>
      <w:r>
        <w:rPr>
          <w:lang w:val="en-US"/>
        </w:rPr>
        <w:t>e</w:t>
      </w:r>
      <w:r>
        <w:rPr>
          <w:lang w:val="en-US"/>
        </w:rPr>
        <w:t>gory confidence scores to a single score. T</w:t>
      </w:r>
      <w:r w:rsidRPr="00706473">
        <w:rPr>
          <w:lang w:val="en-US"/>
        </w:rPr>
        <w:t>hus</w:t>
      </w:r>
      <w:r>
        <w:rPr>
          <w:lang w:val="en-US"/>
        </w:rPr>
        <w:t>,</w:t>
      </w:r>
      <w:r w:rsidRPr="00706473">
        <w:rPr>
          <w:lang w:val="en-US"/>
        </w:rPr>
        <w:t xml:space="preserve"> several implementations </w:t>
      </w:r>
      <w:r>
        <w:rPr>
          <w:lang w:val="en-US"/>
        </w:rPr>
        <w:t>may be</w:t>
      </w:r>
      <w:r w:rsidRPr="00706473">
        <w:rPr>
          <w:lang w:val="en-US"/>
        </w:rPr>
        <w:t xml:space="preserve"> necessary. It does not need calls on external modules (like LAP or EOP), or stored data, other than </w:t>
      </w:r>
      <w:r w:rsidRPr="00DE1B49">
        <w:rPr>
          <w:lang w:val="en-US"/>
        </w:rPr>
        <w:t xml:space="preserve">the </w:t>
      </w:r>
      <w:r>
        <w:rPr>
          <w:lang w:val="en-US"/>
        </w:rPr>
        <w:t>collapsed graph itself.</w:t>
      </w:r>
    </w:p>
    <w:p w:rsidR="0087709E" w:rsidRPr="00DE1B49" w:rsidRDefault="0087709E" w:rsidP="006C3E1B">
      <w:pPr>
        <w:pStyle w:val="berschrift3"/>
      </w:pPr>
      <w:bookmarkStart w:id="772" w:name="_Toc405809946"/>
      <w:r w:rsidRPr="00DE1B49">
        <w:t>Module: Node Matcher</w:t>
      </w:r>
      <w:bookmarkEnd w:id="770"/>
      <w:bookmarkEnd w:id="772"/>
    </w:p>
    <w:p w:rsidR="004C5A1F" w:rsidRPr="00DE1B49" w:rsidRDefault="0087709E" w:rsidP="0087709E">
      <w:pPr>
        <w:rPr>
          <w:lang w:val="en-US"/>
        </w:rPr>
      </w:pPr>
      <w:r w:rsidRPr="00DE1B49">
        <w:rPr>
          <w:lang w:val="en-US"/>
        </w:rPr>
        <w:t>This module match</w:t>
      </w:r>
      <w:r w:rsidR="005933D4">
        <w:rPr>
          <w:lang w:val="en-US"/>
        </w:rPr>
        <w:t>es</w:t>
      </w:r>
      <w:r w:rsidRPr="00DE1B49">
        <w:rPr>
          <w:lang w:val="en-US"/>
        </w:rPr>
        <w:t xml:space="preserve"> a given fragment graph </w:t>
      </w:r>
      <w:r w:rsidRPr="00706473">
        <w:rPr>
          <w:i/>
          <w:lang w:val="en-US"/>
        </w:rPr>
        <w:t>F</w:t>
      </w:r>
      <w:r w:rsidRPr="00DE1B49">
        <w:rPr>
          <w:lang w:val="en-US"/>
        </w:rPr>
        <w:t xml:space="preserve"> against a given </w:t>
      </w:r>
      <w:del w:id="773" w:author="Kathrin Eichler" w:date="2014-12-08T16:54:00Z">
        <w:r w:rsidRPr="00DE1B49" w:rsidDel="009F1ED0">
          <w:rPr>
            <w:lang w:val="en-US"/>
          </w:rPr>
          <w:delText xml:space="preserve">raw </w:delText>
        </w:r>
      </w:del>
      <w:ins w:id="774" w:author="Kathrin Eichler" w:date="2014-12-08T16:54:00Z">
        <w:r w:rsidR="009F1ED0">
          <w:rPr>
            <w:lang w:val="en-US"/>
          </w:rPr>
          <w:t>collapsed</w:t>
        </w:r>
        <w:r w:rsidR="009F1ED0" w:rsidRPr="00DE1B49">
          <w:rPr>
            <w:lang w:val="en-US"/>
          </w:rPr>
          <w:t xml:space="preserve"> </w:t>
        </w:r>
      </w:ins>
      <w:r w:rsidRPr="00DE1B49">
        <w:rPr>
          <w:lang w:val="en-US"/>
        </w:rPr>
        <w:t xml:space="preserve">entailment graph </w:t>
      </w:r>
      <w:del w:id="775" w:author="Kathrin Eichler" w:date="2014-12-08T16:54:00Z">
        <w:r w:rsidRPr="00706473" w:rsidDel="009F1ED0">
          <w:rPr>
            <w:i/>
            <w:lang w:val="en-US"/>
          </w:rPr>
          <w:delText>R</w:delText>
        </w:r>
      </w:del>
      <w:ins w:id="776" w:author="Kathrin Eichler" w:date="2014-12-08T16:54:00Z">
        <w:r w:rsidR="009F1ED0">
          <w:rPr>
            <w:i/>
            <w:lang w:val="en-US"/>
          </w:rPr>
          <w:t>C</w:t>
        </w:r>
      </w:ins>
      <w:r w:rsidRPr="00DE1B49">
        <w:rPr>
          <w:lang w:val="en-US"/>
        </w:rPr>
        <w:t xml:space="preserve">. </w:t>
      </w:r>
      <w:r w:rsidR="005933D4">
        <w:rPr>
          <w:lang w:val="en-US"/>
        </w:rPr>
        <w:t>It</w:t>
      </w:r>
      <w:r w:rsidR="004C5A1F">
        <w:rPr>
          <w:lang w:val="en-US"/>
        </w:rPr>
        <w:t xml:space="preserve"> r</w:t>
      </w:r>
      <w:r w:rsidR="004C5A1F">
        <w:rPr>
          <w:lang w:val="en-US"/>
        </w:rPr>
        <w:t>e</w:t>
      </w:r>
      <w:r w:rsidR="004C5A1F">
        <w:rPr>
          <w:lang w:val="en-US"/>
        </w:rPr>
        <w:t>turn</w:t>
      </w:r>
      <w:r w:rsidR="005933D4">
        <w:rPr>
          <w:lang w:val="en-US"/>
        </w:rPr>
        <w:t>s</w:t>
      </w:r>
      <w:r w:rsidR="004C5A1F">
        <w:rPr>
          <w:lang w:val="en-US"/>
        </w:rPr>
        <w:t xml:space="preserve"> a set of </w:t>
      </w:r>
      <w:r w:rsidRPr="004C5A1F">
        <w:rPr>
          <w:i/>
          <w:lang w:val="en-US"/>
        </w:rPr>
        <w:t>node matches</w:t>
      </w:r>
      <w:r w:rsidRPr="00DE1B49">
        <w:rPr>
          <w:lang w:val="en-US"/>
        </w:rPr>
        <w:t xml:space="preserve">, where each node match holds </w:t>
      </w:r>
      <w:r w:rsidR="00BF7E34">
        <w:rPr>
          <w:lang w:val="en-US"/>
        </w:rPr>
        <w:t>a node</w:t>
      </w:r>
      <w:r w:rsidRPr="00DE1B49">
        <w:rPr>
          <w:lang w:val="en-US"/>
        </w:rPr>
        <w:t xml:space="preserve"> </w:t>
      </w:r>
      <w:r w:rsidRPr="00706473">
        <w:rPr>
          <w:i/>
          <w:lang w:val="en-US"/>
        </w:rPr>
        <w:t>M</w:t>
      </w:r>
      <w:r w:rsidRPr="00DE1B49">
        <w:rPr>
          <w:lang w:val="en-US"/>
        </w:rPr>
        <w:t xml:space="preserve"> (one of the nodes in </w:t>
      </w:r>
      <w:r w:rsidR="00706473" w:rsidRPr="00706473">
        <w:rPr>
          <w:i/>
          <w:lang w:val="en-US"/>
        </w:rPr>
        <w:t>F</w:t>
      </w:r>
      <w:r w:rsidRPr="00DE1B49">
        <w:rPr>
          <w:lang w:val="en-US"/>
        </w:rPr>
        <w:t>) associated to</w:t>
      </w:r>
      <w:r w:rsidR="004C5A1F">
        <w:rPr>
          <w:lang w:val="en-US"/>
        </w:rPr>
        <w:t xml:space="preserve"> a set of </w:t>
      </w:r>
      <w:r w:rsidR="004C5A1F" w:rsidRPr="004C5A1F">
        <w:rPr>
          <w:i/>
          <w:lang w:val="en-US"/>
        </w:rPr>
        <w:t>per node scores</w:t>
      </w:r>
      <w:r w:rsidR="004C5A1F">
        <w:rPr>
          <w:lang w:val="en-US"/>
        </w:rPr>
        <w:t>. Each per node score</w:t>
      </w:r>
      <w:r w:rsidRPr="00DE1B49">
        <w:rPr>
          <w:lang w:val="en-US"/>
        </w:rPr>
        <w:t xml:space="preserve"> is a tuple &lt;</w:t>
      </w:r>
      <w:proofErr w:type="spellStart"/>
      <w:r w:rsidRPr="00706473">
        <w:rPr>
          <w:i/>
          <w:lang w:val="en-US"/>
        </w:rPr>
        <w:t>E</w:t>
      </w:r>
      <w:r w:rsidRPr="00DE1B49">
        <w:rPr>
          <w:lang w:val="en-US"/>
        </w:rPr>
        <w:t>,</w:t>
      </w:r>
      <w:r w:rsidR="00706473">
        <w:rPr>
          <w:i/>
          <w:lang w:val="en-US"/>
        </w:rPr>
        <w:t>p</w:t>
      </w:r>
      <w:proofErr w:type="spellEnd"/>
      <w:r w:rsidRPr="00DE1B49">
        <w:rPr>
          <w:lang w:val="en-US"/>
        </w:rPr>
        <w:t xml:space="preserve">&gt;, where </w:t>
      </w:r>
      <w:r w:rsidRPr="00706473">
        <w:rPr>
          <w:i/>
          <w:lang w:val="en-US"/>
        </w:rPr>
        <w:t>E</w:t>
      </w:r>
      <w:r w:rsidRPr="00DE1B49">
        <w:rPr>
          <w:lang w:val="en-US"/>
        </w:rPr>
        <w:t xml:space="preserve"> d</w:t>
      </w:r>
      <w:r w:rsidRPr="00DE1B49">
        <w:rPr>
          <w:lang w:val="en-US"/>
        </w:rPr>
        <w:t>e</w:t>
      </w:r>
      <w:r w:rsidRPr="00DE1B49">
        <w:rPr>
          <w:lang w:val="en-US"/>
        </w:rPr>
        <w:t xml:space="preserve">notes a node in </w:t>
      </w:r>
      <w:ins w:id="777" w:author="Kathrin Eichler" w:date="2014-12-08T16:54:00Z">
        <w:r w:rsidR="009F1ED0" w:rsidRPr="009F1ED0">
          <w:rPr>
            <w:i/>
            <w:lang w:val="en-US"/>
            <w:rPrChange w:id="778" w:author="Kathrin Eichler" w:date="2014-12-08T16:54:00Z">
              <w:rPr>
                <w:lang w:val="en-US"/>
              </w:rPr>
            </w:rPrChange>
          </w:rPr>
          <w:t>C</w:t>
        </w:r>
      </w:ins>
      <w:del w:id="779" w:author="Kathrin Eichler" w:date="2014-12-08T16:54:00Z">
        <w:r w:rsidRPr="00706473" w:rsidDel="009F1ED0">
          <w:rPr>
            <w:i/>
            <w:lang w:val="en-US"/>
          </w:rPr>
          <w:delText>R</w:delText>
        </w:r>
      </w:del>
      <w:r w:rsidRPr="00DE1B49">
        <w:rPr>
          <w:lang w:val="en-US"/>
        </w:rPr>
        <w:t xml:space="preserve"> and </w:t>
      </w:r>
      <w:r w:rsidR="00706473" w:rsidRPr="00706473">
        <w:rPr>
          <w:i/>
          <w:lang w:val="en-US"/>
        </w:rPr>
        <w:t>p</w:t>
      </w:r>
      <w:r w:rsidRPr="00DE1B49">
        <w:rPr>
          <w:lang w:val="en-US"/>
        </w:rPr>
        <w:t xml:space="preserve"> denotes the confidence of </w:t>
      </w:r>
      <w:r w:rsidRPr="00706473">
        <w:rPr>
          <w:i/>
          <w:lang w:val="en-US"/>
        </w:rPr>
        <w:t>M</w:t>
      </w:r>
      <w:r w:rsidRPr="00DE1B49">
        <w:rPr>
          <w:lang w:val="en-US"/>
        </w:rPr>
        <w:t xml:space="preserve"> matching </w:t>
      </w:r>
      <w:r w:rsidRPr="00706473">
        <w:rPr>
          <w:i/>
          <w:lang w:val="en-US"/>
        </w:rPr>
        <w:t>E</w:t>
      </w:r>
      <w:r w:rsidRPr="00DE1B49">
        <w:rPr>
          <w:lang w:val="en-US"/>
        </w:rPr>
        <w:t xml:space="preserve">. </w:t>
      </w:r>
      <w:r w:rsidR="00BF7E34">
        <w:rPr>
          <w:lang w:val="en-US"/>
        </w:rPr>
        <w:t xml:space="preserve">Node matches and per </w:t>
      </w:r>
      <w:r w:rsidR="00BF7E34">
        <w:rPr>
          <w:lang w:val="en-US"/>
        </w:rPr>
        <w:lastRenderedPageBreak/>
        <w:t xml:space="preserve">node scores are represented through specially designed Java objects. For details, refer to sections </w:t>
      </w:r>
      <w:r w:rsidR="006C1AF3">
        <w:rPr>
          <w:lang w:val="en-US"/>
        </w:rPr>
        <w:fldChar w:fldCharType="begin"/>
      </w:r>
      <w:r w:rsidR="00BF7E34">
        <w:rPr>
          <w:lang w:val="en-US"/>
        </w:rPr>
        <w:instrText xml:space="preserve"> REF _Ref359919075 \r \h </w:instrText>
      </w:r>
      <w:r w:rsidR="006C1AF3">
        <w:rPr>
          <w:lang w:val="en-US"/>
        </w:rPr>
      </w:r>
      <w:r w:rsidR="006C1AF3">
        <w:rPr>
          <w:lang w:val="en-US"/>
        </w:rPr>
        <w:fldChar w:fldCharType="separate"/>
      </w:r>
      <w:ins w:id="780" w:author="Kathrin Eichler" w:date="2014-12-08T17:31:00Z">
        <w:r w:rsidR="000F0841">
          <w:rPr>
            <w:lang w:val="en-US"/>
          </w:rPr>
          <w:t>5.2.4.1.3.1</w:t>
        </w:r>
      </w:ins>
      <w:del w:id="781" w:author="Kathrin Eichler" w:date="2014-12-08T13:50:00Z">
        <w:r w:rsidR="00D76112" w:rsidDel="00DB6FC0">
          <w:rPr>
            <w:lang w:val="en-US"/>
          </w:rPr>
          <w:delText>5.2.3.3.1</w:delText>
        </w:r>
      </w:del>
      <w:r w:rsidR="006C1AF3">
        <w:rPr>
          <w:lang w:val="en-US"/>
        </w:rPr>
        <w:fldChar w:fldCharType="end"/>
      </w:r>
      <w:r w:rsidR="00BF7E34">
        <w:rPr>
          <w:lang w:val="en-US"/>
        </w:rPr>
        <w:t xml:space="preserve"> and </w:t>
      </w:r>
      <w:r w:rsidR="006C1AF3">
        <w:rPr>
          <w:lang w:val="en-US"/>
        </w:rPr>
        <w:fldChar w:fldCharType="begin"/>
      </w:r>
      <w:r w:rsidR="00BF7E34">
        <w:rPr>
          <w:lang w:val="en-US"/>
        </w:rPr>
        <w:instrText xml:space="preserve"> REF _Ref359919078 \r \h </w:instrText>
      </w:r>
      <w:r w:rsidR="006C1AF3">
        <w:rPr>
          <w:lang w:val="en-US"/>
        </w:rPr>
      </w:r>
      <w:r w:rsidR="006C1AF3">
        <w:rPr>
          <w:lang w:val="en-US"/>
        </w:rPr>
        <w:fldChar w:fldCharType="separate"/>
      </w:r>
      <w:ins w:id="782" w:author="Kathrin Eichler" w:date="2014-12-08T17:31:00Z">
        <w:r w:rsidR="000F0841">
          <w:rPr>
            <w:lang w:val="en-US"/>
          </w:rPr>
          <w:t>5.2.4.1.3.2</w:t>
        </w:r>
      </w:ins>
      <w:del w:id="783" w:author="Kathrin Eichler" w:date="2014-12-08T13:50:00Z">
        <w:r w:rsidR="00D76112" w:rsidDel="00DB6FC0">
          <w:rPr>
            <w:lang w:val="en-US"/>
          </w:rPr>
          <w:delText>5.2.3.3.2</w:delText>
        </w:r>
      </w:del>
      <w:r w:rsidR="006C1AF3">
        <w:rPr>
          <w:lang w:val="en-US"/>
        </w:rPr>
        <w:fldChar w:fldCharType="end"/>
      </w:r>
    </w:p>
    <w:p w:rsidR="004C5A1F" w:rsidRPr="00DE1B49" w:rsidRDefault="004C5A1F" w:rsidP="0087709E">
      <w:pPr>
        <w:rPr>
          <w:lang w:val="en-US"/>
        </w:rPr>
      </w:pPr>
    </w:p>
    <w:p w:rsidR="0087709E" w:rsidRPr="00DE1B49" w:rsidRDefault="0087709E" w:rsidP="0087709E">
      <w:pPr>
        <w:rPr>
          <w:lang w:val="en-US"/>
        </w:rPr>
      </w:pPr>
      <w:r w:rsidRPr="00DE1B49">
        <w:rPr>
          <w:lang w:val="en-US"/>
        </w:rPr>
        <w:t>The module aim</w:t>
      </w:r>
      <w:r w:rsidR="005933D4">
        <w:rPr>
          <w:lang w:val="en-US"/>
        </w:rPr>
        <w:t>s</w:t>
      </w:r>
      <w:r w:rsidRPr="00DE1B49">
        <w:rPr>
          <w:lang w:val="en-US"/>
        </w:rPr>
        <w:t xml:space="preserve"> for a fast (search-engine like) matching to produce results in near-real-time. </w:t>
      </w:r>
    </w:p>
    <w:p w:rsidR="0087709E" w:rsidRPr="00DE1B49" w:rsidRDefault="0087709E" w:rsidP="0087709E">
      <w:pPr>
        <w:rPr>
          <w:lang w:val="en-US"/>
        </w:rPr>
      </w:pPr>
    </w:p>
    <w:p w:rsidR="0087709E" w:rsidRPr="00DE1B49" w:rsidRDefault="004C057A">
      <w:pPr>
        <w:rPr>
          <w:lang w:val="en-US"/>
        </w:rPr>
      </w:pPr>
      <w:r>
        <w:rPr>
          <w:lang w:val="en-US"/>
        </w:rPr>
        <w:t>We expect this module to be</w:t>
      </w:r>
      <w:r w:rsidR="005933D4" w:rsidRPr="00706473">
        <w:rPr>
          <w:lang w:val="en-US"/>
        </w:rPr>
        <w:t xml:space="preserve"> language</w:t>
      </w:r>
      <w:r>
        <w:rPr>
          <w:lang w:val="en-US"/>
        </w:rPr>
        <w:t>-</w:t>
      </w:r>
      <w:r w:rsidR="005933D4" w:rsidRPr="00706473">
        <w:rPr>
          <w:lang w:val="en-US"/>
        </w:rPr>
        <w:t xml:space="preserve"> and application</w:t>
      </w:r>
      <w:r>
        <w:rPr>
          <w:lang w:val="en-US"/>
        </w:rPr>
        <w:t>-specific</w:t>
      </w:r>
      <w:r w:rsidR="005933D4" w:rsidRPr="00706473">
        <w:rPr>
          <w:lang w:val="en-US"/>
        </w:rPr>
        <w:t>, thus several implement</w:t>
      </w:r>
      <w:r w:rsidR="005933D4" w:rsidRPr="00706473">
        <w:rPr>
          <w:lang w:val="en-US"/>
        </w:rPr>
        <w:t>a</w:t>
      </w:r>
      <w:r w:rsidR="005933D4" w:rsidRPr="00706473">
        <w:rPr>
          <w:lang w:val="en-US"/>
        </w:rPr>
        <w:t xml:space="preserve">tions </w:t>
      </w:r>
      <w:r>
        <w:rPr>
          <w:lang w:val="en-US"/>
        </w:rPr>
        <w:t>may be</w:t>
      </w:r>
      <w:r w:rsidR="005933D4" w:rsidRPr="00706473">
        <w:rPr>
          <w:lang w:val="en-US"/>
        </w:rPr>
        <w:t xml:space="preserve"> necessary. It </w:t>
      </w:r>
      <w:r w:rsidR="0087709E" w:rsidRPr="00706473">
        <w:rPr>
          <w:lang w:val="en-US"/>
        </w:rPr>
        <w:t xml:space="preserve">does not need calls on external modules (like LAP or EOP), or stored data, other than </w:t>
      </w:r>
      <w:r w:rsidR="0087709E" w:rsidRPr="00DE1B49">
        <w:rPr>
          <w:lang w:val="en-US"/>
        </w:rPr>
        <w:t xml:space="preserve">the fragment graph and the raw graph itself. </w:t>
      </w:r>
    </w:p>
    <w:p w:rsidR="0087709E" w:rsidRPr="00DE1B49" w:rsidRDefault="0087709E" w:rsidP="006C3E1B">
      <w:pPr>
        <w:pStyle w:val="berschrift3"/>
      </w:pPr>
      <w:bookmarkStart w:id="784" w:name="h.lb2stsbybitc" w:colFirst="0" w:colLast="0"/>
      <w:bookmarkStart w:id="785" w:name="_Ref359920174"/>
      <w:bookmarkStart w:id="786" w:name="_Toc405809947"/>
      <w:bookmarkEnd w:id="784"/>
      <w:r w:rsidRPr="00DE1B49">
        <w:t>Module: Category Annotator</w:t>
      </w:r>
      <w:bookmarkEnd w:id="785"/>
      <w:bookmarkEnd w:id="786"/>
    </w:p>
    <w:p w:rsidR="0087709E" w:rsidRPr="00DE1B49" w:rsidRDefault="0087709E" w:rsidP="0087709E">
      <w:pPr>
        <w:rPr>
          <w:lang w:val="en-US"/>
        </w:rPr>
      </w:pPr>
      <w:r w:rsidRPr="00DE1B49">
        <w:rPr>
          <w:lang w:val="en-US"/>
        </w:rPr>
        <w:t>This module add</w:t>
      </w:r>
      <w:r w:rsidR="007B467F">
        <w:rPr>
          <w:lang w:val="en-US"/>
        </w:rPr>
        <w:t>s</w:t>
      </w:r>
      <w:r w:rsidRPr="00DE1B49">
        <w:rPr>
          <w:lang w:val="en-US"/>
        </w:rPr>
        <w:t xml:space="preserve"> category annotation to a given input CAS. In addition to the input CAS, it takes </w:t>
      </w:r>
      <w:r w:rsidR="007B467F">
        <w:rPr>
          <w:lang w:val="en-US"/>
        </w:rPr>
        <w:t xml:space="preserve">as input </w:t>
      </w:r>
      <w:r w:rsidRPr="00DE1B49">
        <w:rPr>
          <w:lang w:val="en-US"/>
        </w:rPr>
        <w:t>the output of the Node Matcher module, i.e. a set of node matches for a parti</w:t>
      </w:r>
      <w:r w:rsidRPr="00DE1B49">
        <w:rPr>
          <w:lang w:val="en-US"/>
        </w:rPr>
        <w:t>c</w:t>
      </w:r>
      <w:r w:rsidRPr="00DE1B49">
        <w:rPr>
          <w:lang w:val="en-US"/>
        </w:rPr>
        <w:t xml:space="preserve">ular fragment. </w:t>
      </w:r>
      <w:r w:rsidR="0058125D">
        <w:rPr>
          <w:lang w:val="en-US"/>
        </w:rPr>
        <w:t>From these node matches, i</w:t>
      </w:r>
      <w:r w:rsidR="0058125D" w:rsidRPr="00DE1B49">
        <w:rPr>
          <w:lang w:val="en-US"/>
        </w:rPr>
        <w:t xml:space="preserve">t </w:t>
      </w:r>
      <w:r w:rsidRPr="00DE1B49">
        <w:rPr>
          <w:lang w:val="en-US"/>
        </w:rPr>
        <w:t xml:space="preserve">extracts </w:t>
      </w:r>
      <w:r w:rsidR="0058125D">
        <w:rPr>
          <w:lang w:val="en-US"/>
        </w:rPr>
        <w:t xml:space="preserve">the </w:t>
      </w:r>
      <w:r w:rsidRPr="00DE1B49">
        <w:rPr>
          <w:lang w:val="en-US"/>
        </w:rPr>
        <w:t xml:space="preserve">category </w:t>
      </w:r>
      <w:r w:rsidR="0058125D">
        <w:rPr>
          <w:lang w:val="en-US"/>
        </w:rPr>
        <w:t xml:space="preserve">confidence scores </w:t>
      </w:r>
      <w:ins w:id="787" w:author="Kathrin Eichler" w:date="2014-12-08T17:02:00Z">
        <w:r w:rsidR="00844274">
          <w:rPr>
            <w:lang w:val="en-US"/>
          </w:rPr>
          <w:t>(</w:t>
        </w:r>
      </w:ins>
      <w:r w:rsidR="0058125D">
        <w:rPr>
          <w:lang w:val="en-US"/>
        </w:rPr>
        <w:t>compu</w:t>
      </w:r>
      <w:r w:rsidR="0058125D">
        <w:rPr>
          <w:lang w:val="en-US"/>
        </w:rPr>
        <w:t>t</w:t>
      </w:r>
      <w:r w:rsidR="0058125D">
        <w:rPr>
          <w:lang w:val="en-US"/>
        </w:rPr>
        <w:t xml:space="preserve">ed </w:t>
      </w:r>
      <w:del w:id="788" w:author="Kathrin Eichler" w:date="2014-12-08T17:02:00Z">
        <w:r w:rsidR="0058125D" w:rsidDel="00844274">
          <w:rPr>
            <w:lang w:val="en-US"/>
          </w:rPr>
          <w:delText xml:space="preserve">in </w:delText>
        </w:r>
      </w:del>
      <w:ins w:id="789" w:author="Kathrin Eichler" w:date="2014-12-08T17:02:00Z">
        <w:r w:rsidR="00844274">
          <w:rPr>
            <w:lang w:val="en-US"/>
          </w:rPr>
          <w:t>using</w:t>
        </w:r>
        <w:r w:rsidR="00844274">
          <w:rPr>
            <w:lang w:val="en-US"/>
          </w:rPr>
          <w:t xml:space="preserve"> </w:t>
        </w:r>
      </w:ins>
      <w:r w:rsidR="0058125D">
        <w:rPr>
          <w:lang w:val="en-US"/>
        </w:rPr>
        <w:t>the Confidence Calculator module</w:t>
      </w:r>
      <w:ins w:id="790" w:author="Kathrin Eichler" w:date="2014-12-08T17:02:00Z">
        <w:r w:rsidR="00844274">
          <w:rPr>
            <w:lang w:val="en-US"/>
          </w:rPr>
          <w:t>)</w:t>
        </w:r>
      </w:ins>
      <w:ins w:id="791" w:author="Kathrin Eichler" w:date="2014-12-08T17:01:00Z">
        <w:r w:rsidR="00844274">
          <w:rPr>
            <w:lang w:val="en-US"/>
          </w:rPr>
          <w:t xml:space="preserve">, </w:t>
        </w:r>
      </w:ins>
      <w:del w:id="792" w:author="Kathrin Eichler" w:date="2014-12-08T16:58:00Z">
        <w:r w:rsidRPr="00DE1B49" w:rsidDel="00844274">
          <w:rPr>
            <w:lang w:val="en-US"/>
          </w:rPr>
          <w:delText xml:space="preserve">, and uses this information to </w:delText>
        </w:r>
      </w:del>
      <w:del w:id="793" w:author="Kathrin Eichler" w:date="2014-12-08T17:01:00Z">
        <w:r w:rsidRPr="00DE1B49" w:rsidDel="00844274">
          <w:rPr>
            <w:lang w:val="en-US"/>
          </w:rPr>
          <w:delText xml:space="preserve">compute </w:delText>
        </w:r>
        <w:r w:rsidR="0058125D" w:rsidDel="00844274">
          <w:rPr>
            <w:lang w:val="en-US"/>
          </w:rPr>
          <w:delText xml:space="preserve">a </w:delText>
        </w:r>
      </w:del>
      <w:r w:rsidR="0058125D">
        <w:rPr>
          <w:lang w:val="en-US"/>
        </w:rPr>
        <w:t>combine</w:t>
      </w:r>
      <w:ins w:id="794" w:author="Kathrin Eichler" w:date="2014-12-08T17:01:00Z">
        <w:r w:rsidR="00844274">
          <w:rPr>
            <w:lang w:val="en-US"/>
          </w:rPr>
          <w:t>s the</w:t>
        </w:r>
      </w:ins>
      <w:del w:id="795" w:author="Kathrin Eichler" w:date="2014-12-08T17:01:00Z">
        <w:r w:rsidR="0058125D" w:rsidDel="00844274">
          <w:rPr>
            <w:lang w:val="en-US"/>
          </w:rPr>
          <w:delText>d</w:delText>
        </w:r>
      </w:del>
      <w:r w:rsidR="0058125D">
        <w:rPr>
          <w:lang w:val="en-US"/>
        </w:rPr>
        <w:t xml:space="preserve"> </w:t>
      </w:r>
      <w:del w:id="796" w:author="Kathrin Eichler" w:date="2014-12-08T17:02:00Z">
        <w:r w:rsidRPr="00DE1B49" w:rsidDel="00844274">
          <w:rPr>
            <w:lang w:val="en-US"/>
          </w:rPr>
          <w:delText xml:space="preserve">confidence </w:delText>
        </w:r>
      </w:del>
      <w:r w:rsidRPr="00DE1B49">
        <w:rPr>
          <w:lang w:val="en-US"/>
        </w:rPr>
        <w:t>score</w:t>
      </w:r>
      <w:ins w:id="797" w:author="Kathrin Eichler" w:date="2014-12-08T17:01:00Z">
        <w:r w:rsidR="00844274">
          <w:rPr>
            <w:lang w:val="en-US"/>
          </w:rPr>
          <w:t>s if needed, and</w:t>
        </w:r>
      </w:ins>
      <w:r w:rsidRPr="00DE1B49">
        <w:rPr>
          <w:lang w:val="en-US"/>
        </w:rPr>
        <w:t xml:space="preserve"> </w:t>
      </w:r>
      <w:del w:id="798" w:author="Kathrin Eichler" w:date="2014-12-08T17:01:00Z">
        <w:r w:rsidRPr="00DE1B49" w:rsidDel="00844274">
          <w:rPr>
            <w:lang w:val="en-US"/>
          </w:rPr>
          <w:delText xml:space="preserve">for </w:delText>
        </w:r>
        <w:r w:rsidR="0058125D" w:rsidDel="00844274">
          <w:rPr>
            <w:lang w:val="en-US"/>
          </w:rPr>
          <w:delText>each</w:delText>
        </w:r>
        <w:r w:rsidR="0058125D" w:rsidRPr="00DE1B49" w:rsidDel="00844274">
          <w:rPr>
            <w:lang w:val="en-US"/>
          </w:rPr>
          <w:delText xml:space="preserve"> </w:delText>
        </w:r>
        <w:r w:rsidRPr="00DE1B49" w:rsidDel="00844274">
          <w:rPr>
            <w:lang w:val="en-US"/>
          </w:rPr>
          <w:delText>categor</w:delText>
        </w:r>
        <w:r w:rsidR="0058125D" w:rsidDel="00844274">
          <w:rPr>
            <w:lang w:val="en-US"/>
          </w:rPr>
          <w:delText>y</w:delText>
        </w:r>
        <w:r w:rsidR="004C057A" w:rsidDel="00844274">
          <w:rPr>
            <w:lang w:val="en-US"/>
          </w:rPr>
          <w:delText xml:space="preserve"> in the node matches</w:delText>
        </w:r>
        <w:r w:rsidRPr="00DE1B49" w:rsidDel="00844274">
          <w:rPr>
            <w:lang w:val="en-US"/>
          </w:rPr>
          <w:delText xml:space="preserve">. It then </w:delText>
        </w:r>
      </w:del>
      <w:r w:rsidRPr="00DE1B49">
        <w:rPr>
          <w:lang w:val="en-US"/>
        </w:rPr>
        <w:t xml:space="preserve">adds </w:t>
      </w:r>
      <w:del w:id="799" w:author="Kathrin Eichler" w:date="2014-12-08T17:01:00Z">
        <w:r w:rsidRPr="00DE1B49" w:rsidDel="00844274">
          <w:rPr>
            <w:lang w:val="en-US"/>
          </w:rPr>
          <w:delText xml:space="preserve">this </w:delText>
        </w:r>
      </w:del>
      <w:ins w:id="800" w:author="Kathrin Eichler" w:date="2014-12-08T17:02:00Z">
        <w:r w:rsidR="00844274">
          <w:rPr>
            <w:lang w:val="en-US"/>
          </w:rPr>
          <w:t>the</w:t>
        </w:r>
      </w:ins>
      <w:ins w:id="801" w:author="Kathrin Eichler" w:date="2014-12-08T17:01:00Z">
        <w:r w:rsidR="00844274" w:rsidRPr="00DE1B49">
          <w:rPr>
            <w:lang w:val="en-US"/>
          </w:rPr>
          <w:t xml:space="preserve"> </w:t>
        </w:r>
      </w:ins>
      <w:r w:rsidRPr="00DE1B49">
        <w:rPr>
          <w:lang w:val="en-US"/>
        </w:rPr>
        <w:t>category confidence</w:t>
      </w:r>
      <w:r w:rsidR="0058125D">
        <w:rPr>
          <w:lang w:val="en-US"/>
        </w:rPr>
        <w:t xml:space="preserve"> scores</w:t>
      </w:r>
      <w:r w:rsidRPr="00DE1B49">
        <w:rPr>
          <w:lang w:val="en-US"/>
        </w:rPr>
        <w:t xml:space="preserve"> as new ann</w:t>
      </w:r>
      <w:r w:rsidRPr="00DE1B49">
        <w:rPr>
          <w:lang w:val="en-US"/>
        </w:rPr>
        <w:t>o</w:t>
      </w:r>
      <w:r w:rsidRPr="00DE1B49">
        <w:rPr>
          <w:lang w:val="en-US"/>
        </w:rPr>
        <w:t xml:space="preserve">tation to the </w:t>
      </w:r>
      <w:r w:rsidR="0058125D">
        <w:rPr>
          <w:lang w:val="en-US"/>
        </w:rPr>
        <w:t xml:space="preserve">fragment in the </w:t>
      </w:r>
      <w:r w:rsidRPr="00DE1B49">
        <w:rPr>
          <w:lang w:val="en-US"/>
        </w:rPr>
        <w:t xml:space="preserve">input CAS. </w:t>
      </w:r>
    </w:p>
    <w:p w:rsidR="0087709E" w:rsidRPr="00DE1B49" w:rsidRDefault="0087709E" w:rsidP="0087709E">
      <w:pPr>
        <w:rPr>
          <w:lang w:val="en-US"/>
        </w:rPr>
      </w:pPr>
    </w:p>
    <w:p w:rsidR="007B467F" w:rsidRPr="00706473" w:rsidRDefault="007B467F" w:rsidP="007B467F">
      <w:pPr>
        <w:rPr>
          <w:lang w:val="en-US"/>
        </w:rPr>
      </w:pPr>
      <w:r w:rsidRPr="00706473">
        <w:rPr>
          <w:lang w:val="en-US"/>
        </w:rPr>
        <w:t>This module is application-specific.</w:t>
      </w:r>
    </w:p>
    <w:p w:rsidR="0087709E" w:rsidRPr="00DE1B49" w:rsidRDefault="0087709E" w:rsidP="0087709E">
      <w:pPr>
        <w:rPr>
          <w:lang w:val="en-US"/>
        </w:rPr>
      </w:pPr>
    </w:p>
    <w:p w:rsidR="00145F97" w:rsidRPr="00DE1B49" w:rsidRDefault="0087709E" w:rsidP="0087709E">
      <w:pPr>
        <w:rPr>
          <w:lang w:val="en-US"/>
        </w:rPr>
      </w:pPr>
      <w:r w:rsidRPr="00DE1B49">
        <w:rPr>
          <w:lang w:val="en-US"/>
        </w:rPr>
        <w:t xml:space="preserve">There are no external dependencies expected for this module. </w:t>
      </w:r>
    </w:p>
    <w:p w:rsidR="0087709E" w:rsidRPr="00DE1B49" w:rsidRDefault="00145F97" w:rsidP="00145F97">
      <w:pPr>
        <w:spacing w:after="200" w:line="276" w:lineRule="auto"/>
        <w:rPr>
          <w:lang w:val="en-US"/>
        </w:rPr>
      </w:pPr>
      <w:r w:rsidRPr="00DE1B49">
        <w:rPr>
          <w:lang w:val="en-US"/>
        </w:rPr>
        <w:br w:type="page"/>
      </w:r>
    </w:p>
    <w:p w:rsidR="0087709E" w:rsidRDefault="0087709E" w:rsidP="0087709E">
      <w:pPr>
        <w:pStyle w:val="berschrift1"/>
        <w:rPr>
          <w:rFonts w:ascii="Georgia" w:hAnsi="Georgia"/>
        </w:rPr>
      </w:pPr>
      <w:bookmarkStart w:id="802" w:name="h.9bniucmto05n" w:colFirst="0" w:colLast="0"/>
      <w:bookmarkStart w:id="803" w:name="_Ref358705208"/>
      <w:bookmarkStart w:id="804" w:name="_Toc405809948"/>
      <w:bookmarkEnd w:id="802"/>
      <w:r w:rsidRPr="00DE1B49">
        <w:rPr>
          <w:rFonts w:ascii="Georgia" w:hAnsi="Georgia"/>
        </w:rPr>
        <w:lastRenderedPageBreak/>
        <w:t xml:space="preserve">Core </w:t>
      </w:r>
      <w:r w:rsidR="005E31BF">
        <w:rPr>
          <w:rFonts w:ascii="Georgia" w:hAnsi="Georgia"/>
        </w:rPr>
        <w:t>D</w:t>
      </w:r>
      <w:r w:rsidRPr="00DE1B49">
        <w:rPr>
          <w:rFonts w:ascii="Georgia" w:hAnsi="Georgia"/>
        </w:rPr>
        <w:t xml:space="preserve">ata </w:t>
      </w:r>
      <w:r w:rsidR="005E31BF">
        <w:rPr>
          <w:rFonts w:ascii="Georgia" w:hAnsi="Georgia"/>
        </w:rPr>
        <w:t>S</w:t>
      </w:r>
      <w:r w:rsidRPr="00DE1B49">
        <w:rPr>
          <w:rFonts w:ascii="Georgia" w:hAnsi="Georgia"/>
        </w:rPr>
        <w:t>tructures</w:t>
      </w:r>
      <w:bookmarkEnd w:id="803"/>
      <w:bookmarkEnd w:id="804"/>
      <w:r w:rsidR="00862D1A">
        <w:rPr>
          <w:rFonts w:ascii="Georgia" w:hAnsi="Georgia"/>
        </w:rPr>
        <w:t xml:space="preserve"> </w:t>
      </w:r>
    </w:p>
    <w:p w:rsidR="00C046A8" w:rsidRDefault="00DF7E93" w:rsidP="007D429F">
      <w:r>
        <w:rPr>
          <w:lang w:val="en-US" w:eastAsia="de-DE" w:bidi="he-IL"/>
        </w:rPr>
        <w:t xml:space="preserve">This chapter introduces the core data structures used in the </w:t>
      </w:r>
      <w:r w:rsidR="004C057A">
        <w:rPr>
          <w:lang w:val="en-US" w:eastAsia="de-DE" w:bidi="he-IL"/>
        </w:rPr>
        <w:t>T</w:t>
      </w:r>
      <w:r>
        <w:rPr>
          <w:lang w:val="en-US" w:eastAsia="de-DE" w:bidi="he-IL"/>
        </w:rPr>
        <w:t xml:space="preserve">ransduction </w:t>
      </w:r>
      <w:r w:rsidR="004C057A">
        <w:rPr>
          <w:lang w:val="en-US" w:eastAsia="de-DE" w:bidi="he-IL"/>
        </w:rPr>
        <w:t>L</w:t>
      </w:r>
      <w:r>
        <w:rPr>
          <w:lang w:val="en-US" w:eastAsia="de-DE" w:bidi="he-IL"/>
        </w:rPr>
        <w:t>ayer</w:t>
      </w:r>
      <w:r w:rsidR="007231F5">
        <w:rPr>
          <w:lang w:val="en-US" w:eastAsia="de-DE" w:bidi="he-IL"/>
        </w:rPr>
        <w:t xml:space="preserve"> (TL)</w:t>
      </w:r>
      <w:r>
        <w:rPr>
          <w:lang w:val="en-US" w:eastAsia="de-DE" w:bidi="he-IL"/>
        </w:rPr>
        <w:t xml:space="preserve">: First, the data structure </w:t>
      </w:r>
      <w:r w:rsidR="00181B67" w:rsidRPr="007D429F">
        <w:rPr>
          <w:i/>
          <w:lang w:val="en-US" w:eastAsia="de-DE" w:bidi="he-IL"/>
        </w:rPr>
        <w:t>Interaction</w:t>
      </w:r>
      <w:r>
        <w:rPr>
          <w:lang w:val="en-US" w:eastAsia="de-DE" w:bidi="he-IL"/>
        </w:rPr>
        <w:t>, which holds the input provided by the user, and, second, the graph data structures required for building entailment graphs.</w:t>
      </w:r>
    </w:p>
    <w:p w:rsidR="00DF7E93" w:rsidRDefault="00DF7E93" w:rsidP="0087709E">
      <w:pPr>
        <w:pStyle w:val="berschrift2"/>
      </w:pPr>
      <w:bookmarkStart w:id="805" w:name="h.qdaajp547v9n" w:colFirst="0" w:colLast="0"/>
      <w:bookmarkStart w:id="806" w:name="_Toc405809949"/>
      <w:bookmarkEnd w:id="805"/>
      <w:r>
        <w:t>Interaction</w:t>
      </w:r>
      <w:bookmarkEnd w:id="806"/>
    </w:p>
    <w:p w:rsidR="00C046A8" w:rsidRPr="007D429F" w:rsidRDefault="00D802ED" w:rsidP="006C3E1B">
      <w:pPr>
        <w:pStyle w:val="Appendix3"/>
        <w:rPr>
          <w:rFonts w:cstheme="minorBidi"/>
          <w:sz w:val="22"/>
          <w:szCs w:val="22"/>
        </w:rPr>
      </w:pPr>
      <w:bookmarkStart w:id="807" w:name="_Toc405809950"/>
      <w:r w:rsidRPr="00D802ED">
        <w:t>class Interaction (</w:t>
      </w:r>
      <w:proofErr w:type="spellStart"/>
      <w:r w:rsidRPr="00D802ED">
        <w:t>eu.excitementproject.tl.structure</w:t>
      </w:r>
      <w:proofErr w:type="spellEnd"/>
      <w:r w:rsidRPr="00D802ED">
        <w:t>)</w:t>
      </w:r>
      <w:bookmarkEnd w:id="807"/>
    </w:p>
    <w:p w:rsidR="00C046A8" w:rsidRDefault="00D802ED" w:rsidP="007D429F">
      <w:pPr>
        <w:pStyle w:val="Normal2"/>
      </w:pPr>
      <w:r w:rsidRPr="00D802ED">
        <w:t>This section describes the Interaction class, which represents one</w:t>
      </w:r>
      <w:r>
        <w:t xml:space="preserve"> </w:t>
      </w:r>
      <w:r w:rsidRPr="00D802ED">
        <w:t>un-annotated interaction text and its metadata. Note that this data</w:t>
      </w:r>
      <w:r>
        <w:t xml:space="preserve"> </w:t>
      </w:r>
      <w:r w:rsidRPr="00D802ED">
        <w:t>structure is a "boundary" data structure that is d</w:t>
      </w:r>
      <w:r w:rsidRPr="00D802ED">
        <w:t>e</w:t>
      </w:r>
      <w:r w:rsidRPr="00D802ED">
        <w:t>signed to get</w:t>
      </w:r>
      <w:r>
        <w:t xml:space="preserve"> </w:t>
      </w:r>
      <w:r w:rsidRPr="00D802ED">
        <w:t>external</w:t>
      </w:r>
      <w:r w:rsidR="004C057A">
        <w:t xml:space="preserve"> input and translate it to the input CAS</w:t>
      </w:r>
      <w:r w:rsidRPr="00D802ED">
        <w:t xml:space="preserve"> data</w:t>
      </w:r>
      <w:r>
        <w:t xml:space="preserve"> </w:t>
      </w:r>
      <w:r w:rsidRPr="00D802ED">
        <w:t>type. The data type itself is not the main target of processing:</w:t>
      </w:r>
      <w:r>
        <w:t xml:space="preserve"> </w:t>
      </w:r>
      <w:r w:rsidRPr="00D802ED">
        <w:t>actual processing like annotations and fragment graph building is</w:t>
      </w:r>
      <w:r>
        <w:t xml:space="preserve"> </w:t>
      </w:r>
      <w:r w:rsidRPr="00D802ED">
        <w:t xml:space="preserve">always happening on </w:t>
      </w:r>
      <w:r w:rsidR="004C057A">
        <w:t>the i</w:t>
      </w:r>
      <w:r w:rsidRPr="00D802ED">
        <w:t xml:space="preserve">nput CAS level. </w:t>
      </w:r>
    </w:p>
    <w:p w:rsidR="00C046A8" w:rsidRDefault="006E3BA1" w:rsidP="007D429F">
      <w:pPr>
        <w:pStyle w:val="Normal2"/>
        <w:numPr>
          <w:ilvl w:val="0"/>
          <w:numId w:val="96"/>
        </w:numPr>
      </w:pPr>
      <w:r>
        <w:rPr>
          <w:rFonts w:cstheme="minorBidi"/>
        </w:rPr>
        <w:t>Attributes:</w:t>
      </w:r>
    </w:p>
    <w:p w:rsidR="00C046A8" w:rsidRDefault="00D802ED" w:rsidP="007D429F">
      <w:pPr>
        <w:pStyle w:val="Normal2"/>
        <w:numPr>
          <w:ilvl w:val="1"/>
          <w:numId w:val="96"/>
        </w:numPr>
      </w:pPr>
      <w:r w:rsidRPr="00D802ED">
        <w:t xml:space="preserve"> </w:t>
      </w:r>
      <w:proofErr w:type="spellStart"/>
      <w:r w:rsidRPr="00D802ED">
        <w:t>interactionString</w:t>
      </w:r>
      <w:proofErr w:type="spellEnd"/>
      <w:r w:rsidRPr="00D802ED">
        <w:t xml:space="preserve">: holds </w:t>
      </w:r>
      <w:r w:rsidR="004C057A">
        <w:t xml:space="preserve">the </w:t>
      </w:r>
      <w:r w:rsidRPr="00D802ED">
        <w:t xml:space="preserve">interaction </w:t>
      </w:r>
      <w:r w:rsidR="004C057A">
        <w:t xml:space="preserve">text </w:t>
      </w:r>
      <w:r w:rsidRPr="00D802ED">
        <w:t xml:space="preserve">itself as one string </w:t>
      </w:r>
    </w:p>
    <w:p w:rsidR="00C046A8" w:rsidRDefault="00D802ED" w:rsidP="007D429F">
      <w:pPr>
        <w:pStyle w:val="Normal2"/>
        <w:numPr>
          <w:ilvl w:val="1"/>
          <w:numId w:val="96"/>
        </w:numPr>
      </w:pPr>
      <w:proofErr w:type="spellStart"/>
      <w:r w:rsidRPr="00D802ED">
        <w:t>lang</w:t>
      </w:r>
      <w:proofErr w:type="spellEnd"/>
      <w:r w:rsidRPr="00D802ED">
        <w:t xml:space="preserve">: metadata language ID </w:t>
      </w:r>
    </w:p>
    <w:p w:rsidR="00C046A8" w:rsidRDefault="00D802ED" w:rsidP="007D429F">
      <w:pPr>
        <w:pStyle w:val="Normal2"/>
        <w:numPr>
          <w:ilvl w:val="1"/>
          <w:numId w:val="96"/>
        </w:numPr>
      </w:pPr>
      <w:proofErr w:type="spellStart"/>
      <w:r w:rsidRPr="00D802ED">
        <w:t>interactionID</w:t>
      </w:r>
      <w:proofErr w:type="spellEnd"/>
      <w:r w:rsidRPr="00D802ED">
        <w:t xml:space="preserve">: the id of the interaction </w:t>
      </w:r>
    </w:p>
    <w:p w:rsidR="00C046A8" w:rsidRDefault="00D802ED" w:rsidP="007D429F">
      <w:pPr>
        <w:pStyle w:val="Normal2"/>
        <w:numPr>
          <w:ilvl w:val="1"/>
          <w:numId w:val="96"/>
        </w:numPr>
      </w:pPr>
      <w:r w:rsidRPr="00D802ED">
        <w:t xml:space="preserve">channel: metadata channel </w:t>
      </w:r>
    </w:p>
    <w:p w:rsidR="00C046A8" w:rsidRDefault="00D802ED" w:rsidP="007D429F">
      <w:pPr>
        <w:pStyle w:val="Normal2"/>
        <w:numPr>
          <w:ilvl w:val="1"/>
          <w:numId w:val="96"/>
        </w:numPr>
      </w:pPr>
      <w:r w:rsidRPr="00D802ED">
        <w:t xml:space="preserve">provider: metadata provider </w:t>
      </w:r>
    </w:p>
    <w:p w:rsidR="00C046A8" w:rsidRDefault="00D802ED" w:rsidP="007D429F">
      <w:pPr>
        <w:pStyle w:val="Normal2"/>
        <w:numPr>
          <w:ilvl w:val="1"/>
          <w:numId w:val="96"/>
        </w:numPr>
      </w:pPr>
      <w:r w:rsidRPr="00D802ED">
        <w:t xml:space="preserve">category: metadata category </w:t>
      </w:r>
    </w:p>
    <w:p w:rsidR="00C046A8" w:rsidRDefault="00C046A8" w:rsidP="007D429F">
      <w:pPr>
        <w:pStyle w:val="Normal2"/>
      </w:pPr>
    </w:p>
    <w:p w:rsidR="00C046A8" w:rsidRDefault="00D802ED" w:rsidP="007D429F">
      <w:pPr>
        <w:pStyle w:val="Normal2"/>
        <w:numPr>
          <w:ilvl w:val="0"/>
          <w:numId w:val="96"/>
        </w:numPr>
      </w:pPr>
      <w:r w:rsidRPr="00D802ED">
        <w:t>Constructors</w:t>
      </w:r>
      <w:r w:rsidR="006E3BA1">
        <w:t>:</w:t>
      </w:r>
      <w:r w:rsidRPr="00D802ED">
        <w:t xml:space="preserve"> </w:t>
      </w:r>
    </w:p>
    <w:p w:rsidR="0090674B" w:rsidRDefault="00D802ED" w:rsidP="00EE162A">
      <w:pPr>
        <w:pStyle w:val="Normal2"/>
        <w:ind w:left="1440"/>
      </w:pPr>
      <w:proofErr w:type="gramStart"/>
      <w:r w:rsidRPr="0090674B">
        <w:rPr>
          <w:i/>
        </w:rPr>
        <w:t>Interaction(</w:t>
      </w:r>
      <w:proofErr w:type="gramEnd"/>
      <w:r w:rsidRPr="0090674B">
        <w:rPr>
          <w:i/>
        </w:rPr>
        <w:t xml:space="preserve">String </w:t>
      </w:r>
      <w:proofErr w:type="spellStart"/>
      <w:r w:rsidRPr="0090674B">
        <w:rPr>
          <w:i/>
        </w:rPr>
        <w:t>interactionString</w:t>
      </w:r>
      <w:proofErr w:type="spellEnd"/>
      <w:r w:rsidRPr="0090674B">
        <w:rPr>
          <w:i/>
        </w:rPr>
        <w:t xml:space="preserve">, String </w:t>
      </w:r>
      <w:proofErr w:type="spellStart"/>
      <w:r w:rsidRPr="0090674B">
        <w:rPr>
          <w:i/>
        </w:rPr>
        <w:t>langID</w:t>
      </w:r>
      <w:proofErr w:type="spellEnd"/>
      <w:r w:rsidRPr="0090674B">
        <w:rPr>
          <w:i/>
        </w:rPr>
        <w:t>, String</w:t>
      </w:r>
      <w:r w:rsidR="006E3BA1" w:rsidRPr="0090674B">
        <w:rPr>
          <w:i/>
        </w:rPr>
        <w:t xml:space="preserve"> </w:t>
      </w:r>
      <w:proofErr w:type="spellStart"/>
      <w:r w:rsidRPr="0090674B">
        <w:rPr>
          <w:i/>
        </w:rPr>
        <w:t>interactionId</w:t>
      </w:r>
      <w:proofErr w:type="spellEnd"/>
      <w:r w:rsidRPr="0090674B">
        <w:rPr>
          <w:i/>
        </w:rPr>
        <w:t>, String category, String channel, String</w:t>
      </w:r>
      <w:r w:rsidR="006E3BA1" w:rsidRPr="0090674B">
        <w:rPr>
          <w:i/>
        </w:rPr>
        <w:t xml:space="preserve"> </w:t>
      </w:r>
      <w:r w:rsidRPr="0090674B">
        <w:rPr>
          <w:i/>
        </w:rPr>
        <w:t>provider)</w:t>
      </w:r>
      <w:r w:rsidR="0090674B">
        <w:t xml:space="preserve"> </w:t>
      </w:r>
    </w:p>
    <w:p w:rsidR="00C046A8" w:rsidDel="00C577A5" w:rsidRDefault="00D802ED" w:rsidP="0090674B">
      <w:pPr>
        <w:pStyle w:val="Normal2"/>
        <w:ind w:left="1440"/>
        <w:rPr>
          <w:del w:id="808" w:author="Kathrin Eichler" w:date="2014-12-08T17:03:00Z"/>
        </w:rPr>
      </w:pPr>
      <w:r w:rsidRPr="00D802ED">
        <w:t>This is the full constructor that gets everything. You can set</w:t>
      </w:r>
      <w:r w:rsidR="006E3BA1">
        <w:t xml:space="preserve"> </w:t>
      </w:r>
      <w:r w:rsidRPr="00D802ED">
        <w:t>null on metadata. But you can never set null on</w:t>
      </w:r>
      <w:r w:rsidR="006E3BA1">
        <w:t xml:space="preserve"> </w:t>
      </w:r>
      <w:proofErr w:type="spellStart"/>
      <w:r w:rsidRPr="0090674B">
        <w:rPr>
          <w:i/>
        </w:rPr>
        <w:t>interactionString</w:t>
      </w:r>
      <w:proofErr w:type="spellEnd"/>
      <w:r w:rsidRPr="00D802ED">
        <w:t xml:space="preserve"> and </w:t>
      </w:r>
      <w:proofErr w:type="spellStart"/>
      <w:r w:rsidRPr="0090674B">
        <w:rPr>
          <w:i/>
        </w:rPr>
        <w:t>langID</w:t>
      </w:r>
      <w:proofErr w:type="spellEnd"/>
      <w:r w:rsidRPr="00D802ED">
        <w:t xml:space="preserve">. </w:t>
      </w:r>
      <w:del w:id="809" w:author="Kathrin Eichler" w:date="2014-12-08T17:02:00Z">
        <w:r w:rsidRPr="00D802ED" w:rsidDel="00C577A5">
          <w:delText>(Minimally, those two are needed</w:delText>
        </w:r>
        <w:r w:rsidR="006E3BA1" w:rsidDel="00C577A5">
          <w:delText xml:space="preserve"> </w:delText>
        </w:r>
        <w:r w:rsidRPr="00D802ED" w:rsidDel="00C577A5">
          <w:delText>to con</w:delText>
        </w:r>
        <w:r w:rsidR="006E3BA1" w:rsidDel="00C577A5">
          <w:delText xml:space="preserve">struct </w:delText>
        </w:r>
        <w:r w:rsidR="00FE1E74" w:rsidDel="00C577A5">
          <w:delText xml:space="preserve">an </w:delText>
        </w:r>
        <w:r w:rsidR="006E3BA1" w:rsidDel="00C577A5">
          <w:delText>input CAS.)</w:delText>
        </w:r>
      </w:del>
    </w:p>
    <w:p w:rsidR="00EE162A" w:rsidRDefault="00EE162A" w:rsidP="00C577A5">
      <w:pPr>
        <w:pStyle w:val="Normal2"/>
        <w:ind w:left="1440"/>
        <w:rPr>
          <w:i/>
        </w:rPr>
      </w:pPr>
    </w:p>
    <w:p w:rsidR="0090674B" w:rsidRDefault="00D802ED" w:rsidP="00EE162A">
      <w:pPr>
        <w:pStyle w:val="Normal2"/>
        <w:ind w:left="1440"/>
      </w:pPr>
      <w:proofErr w:type="gramStart"/>
      <w:r w:rsidRPr="0090674B">
        <w:rPr>
          <w:i/>
        </w:rPr>
        <w:t>Interaction(</w:t>
      </w:r>
      <w:proofErr w:type="gramEnd"/>
      <w:r w:rsidRPr="0090674B">
        <w:rPr>
          <w:i/>
        </w:rPr>
        <w:t xml:space="preserve">String </w:t>
      </w:r>
      <w:proofErr w:type="spellStart"/>
      <w:r w:rsidRPr="0090674B">
        <w:rPr>
          <w:i/>
        </w:rPr>
        <w:t>in</w:t>
      </w:r>
      <w:r w:rsidR="006E3BA1" w:rsidRPr="0090674B">
        <w:rPr>
          <w:i/>
        </w:rPr>
        <w:t>teractionString</w:t>
      </w:r>
      <w:proofErr w:type="spellEnd"/>
      <w:r w:rsidR="006E3BA1" w:rsidRPr="0090674B">
        <w:rPr>
          <w:i/>
        </w:rPr>
        <w:t xml:space="preserve">, String </w:t>
      </w:r>
      <w:proofErr w:type="spellStart"/>
      <w:r w:rsidR="006E3BA1" w:rsidRPr="0090674B">
        <w:rPr>
          <w:i/>
        </w:rPr>
        <w:t>langID</w:t>
      </w:r>
      <w:proofErr w:type="spellEnd"/>
      <w:r w:rsidR="006E3BA1" w:rsidRPr="0090674B">
        <w:rPr>
          <w:i/>
        </w:rPr>
        <w:t>)</w:t>
      </w:r>
    </w:p>
    <w:p w:rsidR="00C046A8" w:rsidRDefault="00D802ED" w:rsidP="0090674B">
      <w:pPr>
        <w:pStyle w:val="Normal2"/>
        <w:ind w:left="1440"/>
      </w:pPr>
      <w:r w:rsidRPr="00D802ED">
        <w:t>This is the minimal constructor that sets only interaction</w:t>
      </w:r>
      <w:r w:rsidR="006E3BA1">
        <w:t xml:space="preserve"> </w:t>
      </w:r>
      <w:r w:rsidRPr="00D802ED">
        <w:t xml:space="preserve">string and language ID. </w:t>
      </w:r>
      <w:del w:id="810" w:author="Kathrin Eichler" w:date="2014-12-08T17:02:00Z">
        <w:r w:rsidRPr="00D802ED" w:rsidDel="00C577A5">
          <w:delText xml:space="preserve">This is the absolute minimum. </w:delText>
        </w:r>
      </w:del>
    </w:p>
    <w:p w:rsidR="0090674B" w:rsidRDefault="006E3BA1" w:rsidP="00EE162A">
      <w:pPr>
        <w:pStyle w:val="Normal2"/>
        <w:ind w:left="1440"/>
      </w:pPr>
      <w:proofErr w:type="gramStart"/>
      <w:r w:rsidRPr="0090674B">
        <w:rPr>
          <w:i/>
        </w:rPr>
        <w:t>I</w:t>
      </w:r>
      <w:r w:rsidR="00D802ED" w:rsidRPr="0090674B">
        <w:rPr>
          <w:i/>
        </w:rPr>
        <w:t>nteraction(</w:t>
      </w:r>
      <w:proofErr w:type="gramEnd"/>
      <w:r w:rsidR="00D802ED" w:rsidRPr="0090674B">
        <w:rPr>
          <w:i/>
        </w:rPr>
        <w:t xml:space="preserve">String </w:t>
      </w:r>
      <w:proofErr w:type="spellStart"/>
      <w:r w:rsidR="00D802ED" w:rsidRPr="0090674B">
        <w:rPr>
          <w:i/>
        </w:rPr>
        <w:t>interactionString</w:t>
      </w:r>
      <w:proofErr w:type="spellEnd"/>
      <w:r w:rsidR="00D802ED" w:rsidRPr="0090674B">
        <w:rPr>
          <w:i/>
        </w:rPr>
        <w:t xml:space="preserve">, String </w:t>
      </w:r>
      <w:proofErr w:type="spellStart"/>
      <w:r w:rsidR="00D802ED" w:rsidRPr="0090674B">
        <w:rPr>
          <w:i/>
        </w:rPr>
        <w:t>langId</w:t>
      </w:r>
      <w:proofErr w:type="spellEnd"/>
      <w:r w:rsidR="00D802ED" w:rsidRPr="0090674B">
        <w:rPr>
          <w:i/>
        </w:rPr>
        <w:t>, String</w:t>
      </w:r>
      <w:r w:rsidRPr="0090674B">
        <w:rPr>
          <w:i/>
        </w:rPr>
        <w:t xml:space="preserve"> </w:t>
      </w:r>
      <w:proofErr w:type="spellStart"/>
      <w:r w:rsidR="00D802ED" w:rsidRPr="0090674B">
        <w:rPr>
          <w:i/>
        </w:rPr>
        <w:t>interactionId</w:t>
      </w:r>
      <w:proofErr w:type="spellEnd"/>
      <w:r w:rsidR="00D802ED" w:rsidRPr="0090674B">
        <w:rPr>
          <w:i/>
        </w:rPr>
        <w:t>, String category)</w:t>
      </w:r>
    </w:p>
    <w:p w:rsidR="00C046A8" w:rsidRDefault="00D802ED" w:rsidP="0090674B">
      <w:pPr>
        <w:pStyle w:val="Normal2"/>
        <w:ind w:left="1440"/>
      </w:pPr>
      <w:del w:id="811" w:author="Kathrin Eichler" w:date="2014-12-08T17:03:00Z">
        <w:r w:rsidRPr="00D802ED" w:rsidDel="00C577A5">
          <w:lastRenderedPageBreak/>
          <w:delText>Another c</w:delText>
        </w:r>
      </w:del>
      <w:ins w:id="812" w:author="Kathrin Eichler" w:date="2014-12-08T17:03:00Z">
        <w:r w:rsidR="00B9723A">
          <w:t>This is a c</w:t>
        </w:r>
      </w:ins>
      <w:r w:rsidRPr="00D802ED">
        <w:t xml:space="preserve">onstructor with </w:t>
      </w:r>
      <w:del w:id="813" w:author="Kathrin Eichler" w:date="2014-12-08T17:03:00Z">
        <w:r w:rsidRPr="00D802ED" w:rsidDel="00C577A5">
          <w:delText xml:space="preserve">some more </w:delText>
        </w:r>
        <w:r w:rsidR="007D429F" w:rsidDel="00C577A5">
          <w:delText>parameters</w:delText>
        </w:r>
      </w:del>
      <w:ins w:id="814" w:author="Kathrin Eichler" w:date="2014-12-08T17:03:00Z">
        <w:r w:rsidR="00C577A5">
          <w:t>an additional parameter for setting the category</w:t>
        </w:r>
        <w:r w:rsidR="00DE7549">
          <w:t>, to which the interaction is assigned</w:t>
        </w:r>
        <w:r w:rsidR="00B9723A">
          <w:t xml:space="preserve"> (defined for use case 2)</w:t>
        </w:r>
      </w:ins>
      <w:r w:rsidR="007D429F">
        <w:t>.</w:t>
      </w:r>
    </w:p>
    <w:p w:rsidR="0090674B" w:rsidRDefault="0090674B" w:rsidP="0090674B">
      <w:pPr>
        <w:pStyle w:val="Normal2"/>
        <w:ind w:left="1440"/>
      </w:pPr>
    </w:p>
    <w:p w:rsidR="00C046A8" w:rsidRDefault="00D802ED" w:rsidP="007D429F">
      <w:pPr>
        <w:pStyle w:val="Normal2"/>
        <w:numPr>
          <w:ilvl w:val="0"/>
          <w:numId w:val="96"/>
        </w:numPr>
      </w:pPr>
      <w:r w:rsidRPr="00D802ED">
        <w:t>Methods</w:t>
      </w:r>
      <w:r w:rsidR="006E3BA1">
        <w:t>:</w:t>
      </w:r>
      <w:r w:rsidRPr="00D802ED">
        <w:t xml:space="preserve"> </w:t>
      </w:r>
    </w:p>
    <w:p w:rsidR="0090674B" w:rsidRPr="0090674B" w:rsidRDefault="00D802ED" w:rsidP="00EE162A">
      <w:pPr>
        <w:pStyle w:val="Normal2"/>
        <w:ind w:left="1440"/>
      </w:pPr>
      <w:proofErr w:type="gramStart"/>
      <w:r w:rsidRPr="0090674B">
        <w:rPr>
          <w:i/>
        </w:rPr>
        <w:t>void</w:t>
      </w:r>
      <w:proofErr w:type="gramEnd"/>
      <w:r w:rsidRPr="0090674B">
        <w:rPr>
          <w:i/>
        </w:rPr>
        <w:t xml:space="preserve"> </w:t>
      </w:r>
      <w:proofErr w:type="spellStart"/>
      <w:r w:rsidRPr="0090674B">
        <w:rPr>
          <w:i/>
        </w:rPr>
        <w:t>fillInputCAS</w:t>
      </w:r>
      <w:proofErr w:type="spellEnd"/>
      <w:r w:rsidRPr="0090674B">
        <w:rPr>
          <w:i/>
        </w:rPr>
        <w:t>(</w:t>
      </w:r>
      <w:proofErr w:type="spellStart"/>
      <w:r w:rsidRPr="0090674B">
        <w:rPr>
          <w:i/>
        </w:rPr>
        <w:t>JCas</w:t>
      </w:r>
      <w:proofErr w:type="spellEnd"/>
      <w:r w:rsidR="0090674B">
        <w:rPr>
          <w:i/>
        </w:rPr>
        <w:t xml:space="preserve"> aJCas</w:t>
      </w:r>
      <w:r w:rsidRPr="0090674B">
        <w:rPr>
          <w:i/>
        </w:rPr>
        <w:t>)</w:t>
      </w:r>
    </w:p>
    <w:p w:rsidR="0090674B" w:rsidRDefault="0090674B" w:rsidP="0090674B">
      <w:pPr>
        <w:pStyle w:val="Normal2"/>
        <w:ind w:left="1440"/>
      </w:pPr>
      <w:r>
        <w:t>T</w:t>
      </w:r>
      <w:r w:rsidRPr="00D802ED">
        <w:t xml:space="preserve">his method gets one </w:t>
      </w:r>
      <w:proofErr w:type="spellStart"/>
      <w:r w:rsidRPr="00D802ED">
        <w:t>JCas</w:t>
      </w:r>
      <w:proofErr w:type="spellEnd"/>
      <w:r w:rsidRPr="00D802ED">
        <w:t xml:space="preserve"> for </w:t>
      </w:r>
      <w:r w:rsidR="007231F5">
        <w:t xml:space="preserve">the </w:t>
      </w:r>
      <w:r w:rsidRPr="00D802ED">
        <w:t>TL layer, and</w:t>
      </w:r>
      <w:r>
        <w:t xml:space="preserve"> </w:t>
      </w:r>
      <w:r w:rsidRPr="00D802ED">
        <w:t>fills it with the interaction. It sets interaction string,</w:t>
      </w:r>
      <w:r>
        <w:t xml:space="preserve"> </w:t>
      </w:r>
      <w:r w:rsidRPr="00D802ED">
        <w:t>language ID, and metadata.</w:t>
      </w:r>
    </w:p>
    <w:p w:rsidR="00C046A8" w:rsidRDefault="0090674B" w:rsidP="0090674B">
      <w:pPr>
        <w:pStyle w:val="Normal2"/>
        <w:numPr>
          <w:ilvl w:val="2"/>
          <w:numId w:val="97"/>
        </w:numPr>
      </w:pPr>
      <w:r>
        <w:t xml:space="preserve">@param aJCas: a </w:t>
      </w:r>
      <w:proofErr w:type="spellStart"/>
      <w:r>
        <w:t>JCas</w:t>
      </w:r>
      <w:proofErr w:type="spellEnd"/>
    </w:p>
    <w:p w:rsidR="00EE162A" w:rsidRDefault="00EE162A" w:rsidP="00EE162A">
      <w:pPr>
        <w:pStyle w:val="Normal2"/>
        <w:ind w:left="1440"/>
        <w:rPr>
          <w:i/>
        </w:rPr>
      </w:pPr>
    </w:p>
    <w:p w:rsidR="0090674B" w:rsidRDefault="00D802ED" w:rsidP="00EE162A">
      <w:pPr>
        <w:pStyle w:val="Normal2"/>
        <w:ind w:left="1440"/>
      </w:pPr>
      <w:proofErr w:type="spellStart"/>
      <w:r w:rsidRPr="0090674B">
        <w:rPr>
          <w:i/>
        </w:rPr>
        <w:t>JCas</w:t>
      </w:r>
      <w:proofErr w:type="spellEnd"/>
      <w:r w:rsidRPr="0090674B">
        <w:rPr>
          <w:i/>
        </w:rPr>
        <w:t xml:space="preserve"> </w:t>
      </w:r>
      <w:proofErr w:type="spellStart"/>
      <w:proofErr w:type="gramStart"/>
      <w:r w:rsidRPr="0090674B">
        <w:rPr>
          <w:i/>
        </w:rPr>
        <w:t>createAndFillInputCAS</w:t>
      </w:r>
      <w:proofErr w:type="spellEnd"/>
      <w:r w:rsidRPr="0090674B">
        <w:rPr>
          <w:i/>
        </w:rPr>
        <w:t>()</w:t>
      </w:r>
      <w:proofErr w:type="gramEnd"/>
      <w:r w:rsidRPr="00D802ED">
        <w:t xml:space="preserve"> </w:t>
      </w:r>
    </w:p>
    <w:p w:rsidR="0090674B" w:rsidRDefault="0090674B" w:rsidP="0090674B">
      <w:pPr>
        <w:pStyle w:val="Normal2"/>
        <w:ind w:left="1080" w:firstLine="360"/>
      </w:pPr>
      <w:r>
        <w:t>T</w:t>
      </w:r>
      <w:r w:rsidRPr="00D802ED">
        <w:t xml:space="preserve">his method first generates a new </w:t>
      </w:r>
      <w:proofErr w:type="spellStart"/>
      <w:r w:rsidRPr="00D802ED">
        <w:t>JCas</w:t>
      </w:r>
      <w:proofErr w:type="spellEnd"/>
      <w:r w:rsidRPr="00D802ED">
        <w:t>,</w:t>
      </w:r>
      <w:r>
        <w:t xml:space="preserve"> </w:t>
      </w:r>
      <w:r w:rsidRPr="00D802ED">
        <w:t>and fi</w:t>
      </w:r>
      <w:r>
        <w:t xml:space="preserve">lls it </w:t>
      </w:r>
      <w:r w:rsidR="00E923FA">
        <w:t>calling</w:t>
      </w:r>
      <w:r>
        <w:t xml:space="preserve"> </w:t>
      </w:r>
      <w:proofErr w:type="spellStart"/>
      <w:proofErr w:type="gramStart"/>
      <w:r>
        <w:t>fillInputCas</w:t>
      </w:r>
      <w:proofErr w:type="spellEnd"/>
      <w:r>
        <w:t>()</w:t>
      </w:r>
      <w:proofErr w:type="gramEnd"/>
      <w:r>
        <w:t xml:space="preserve"> </w:t>
      </w:r>
    </w:p>
    <w:p w:rsidR="0090674B" w:rsidRDefault="0090674B" w:rsidP="0090674B">
      <w:pPr>
        <w:pStyle w:val="Normal2"/>
        <w:numPr>
          <w:ilvl w:val="2"/>
          <w:numId w:val="97"/>
        </w:numPr>
      </w:pPr>
      <w:r>
        <w:t>@return (</w:t>
      </w:r>
      <w:proofErr w:type="spellStart"/>
      <w:r>
        <w:t>JCas</w:t>
      </w:r>
      <w:proofErr w:type="spellEnd"/>
      <w:r>
        <w:t xml:space="preserve">): the resulting </w:t>
      </w:r>
      <w:proofErr w:type="spellStart"/>
      <w:r>
        <w:t>JCas</w:t>
      </w:r>
      <w:proofErr w:type="spellEnd"/>
    </w:p>
    <w:p w:rsidR="00EE162A" w:rsidDel="00037369" w:rsidRDefault="00EE162A" w:rsidP="00EE162A">
      <w:pPr>
        <w:pStyle w:val="Normal2"/>
        <w:ind w:left="1440"/>
        <w:rPr>
          <w:del w:id="815" w:author="Kathrin Eichler" w:date="2014-12-08T17:04:00Z"/>
        </w:rPr>
      </w:pPr>
    </w:p>
    <w:p w:rsidR="0090674B" w:rsidDel="00037369" w:rsidRDefault="00D802ED" w:rsidP="00037369">
      <w:pPr>
        <w:pStyle w:val="Normal2"/>
        <w:rPr>
          <w:del w:id="816" w:author="Kathrin Eichler" w:date="2014-12-08T17:04:00Z"/>
        </w:rPr>
        <w:pPrChange w:id="817" w:author="Kathrin Eichler" w:date="2014-12-08T17:04:00Z">
          <w:pPr>
            <w:pStyle w:val="Normal2"/>
            <w:ind w:left="1440"/>
          </w:pPr>
        </w:pPrChange>
      </w:pPr>
      <w:del w:id="818" w:author="Kathrin Eichler" w:date="2014-12-08T17:04:00Z">
        <w:r w:rsidRPr="00D802ED" w:rsidDel="00037369">
          <w:delText xml:space="preserve"> </w:delText>
        </w:r>
        <w:r w:rsidR="0090674B" w:rsidDel="00037369">
          <w:delText>(The usual get methods for each attribute.)</w:delText>
        </w:r>
      </w:del>
    </w:p>
    <w:p w:rsidR="00316159" w:rsidRDefault="00316159" w:rsidP="00037369">
      <w:pPr>
        <w:pStyle w:val="Normal2"/>
        <w:pPrChange w:id="819" w:author="Kathrin Eichler" w:date="2014-12-08T17:04:00Z">
          <w:pPr>
            <w:pStyle w:val="Normal2"/>
            <w:ind w:left="1440"/>
          </w:pPr>
        </w:pPrChange>
      </w:pPr>
    </w:p>
    <w:p w:rsidR="0087709E" w:rsidRPr="00DE1B49" w:rsidRDefault="0087709E" w:rsidP="0087709E">
      <w:pPr>
        <w:pStyle w:val="berschrift2"/>
      </w:pPr>
      <w:bookmarkStart w:id="820" w:name="_Toc405809951"/>
      <w:r w:rsidRPr="00DE1B49">
        <w:t xml:space="preserve">Introduction to the </w:t>
      </w:r>
      <w:r w:rsidR="005F6601">
        <w:t>T</w:t>
      </w:r>
      <w:r w:rsidRPr="00DE1B49">
        <w:t xml:space="preserve">hree </w:t>
      </w:r>
      <w:r w:rsidR="005F6601">
        <w:t>G</w:t>
      </w:r>
      <w:r w:rsidRPr="00DE1B49">
        <w:t>raphs</w:t>
      </w:r>
      <w:bookmarkEnd w:id="820"/>
    </w:p>
    <w:p w:rsidR="0087709E" w:rsidRPr="007D429F" w:rsidRDefault="0087709E" w:rsidP="007D429F">
      <w:pPr>
        <w:rPr>
          <w:lang w:val="en-US"/>
        </w:rPr>
      </w:pPr>
      <w:r w:rsidRPr="00DE1B49">
        <w:rPr>
          <w:lang w:val="en-US"/>
        </w:rPr>
        <w:t xml:space="preserve">As we have seen in </w:t>
      </w:r>
      <w:r w:rsidR="00E31180">
        <w:rPr>
          <w:lang w:val="en-US"/>
        </w:rPr>
        <w:t>section</w:t>
      </w:r>
      <w:r w:rsidR="00D31A8D">
        <w:rPr>
          <w:lang w:val="en-US"/>
        </w:rPr>
        <w:t xml:space="preserve"> </w:t>
      </w:r>
      <w:r w:rsidR="006C1AF3">
        <w:rPr>
          <w:lang w:val="en-US"/>
        </w:rPr>
        <w:fldChar w:fldCharType="begin"/>
      </w:r>
      <w:r w:rsidR="00D31A8D">
        <w:rPr>
          <w:lang w:val="en-US"/>
        </w:rPr>
        <w:instrText xml:space="preserve"> REF _Ref358705208 \r \h </w:instrText>
      </w:r>
      <w:r w:rsidR="006C1AF3">
        <w:rPr>
          <w:lang w:val="en-US"/>
        </w:rPr>
      </w:r>
      <w:r w:rsidR="006C1AF3">
        <w:rPr>
          <w:lang w:val="en-US"/>
        </w:rPr>
        <w:fldChar w:fldCharType="separate"/>
      </w:r>
      <w:r w:rsidR="000F0841">
        <w:rPr>
          <w:lang w:val="en-US"/>
        </w:rPr>
        <w:t>3</w:t>
      </w:r>
      <w:r w:rsidR="006C1AF3">
        <w:rPr>
          <w:lang w:val="en-US"/>
        </w:rPr>
        <w:fldChar w:fldCharType="end"/>
      </w:r>
      <w:r w:rsidRPr="00DE1B49">
        <w:rPr>
          <w:lang w:val="en-US"/>
        </w:rPr>
        <w:t>, we have three conceptually different, graph-based data repr</w:t>
      </w:r>
      <w:r w:rsidRPr="00DE1B49">
        <w:rPr>
          <w:lang w:val="en-US"/>
        </w:rPr>
        <w:t>e</w:t>
      </w:r>
      <w:r w:rsidRPr="00DE1B49">
        <w:rPr>
          <w:lang w:val="en-US"/>
        </w:rPr>
        <w:t xml:space="preserve">sentations. One is </w:t>
      </w:r>
      <w:r w:rsidRPr="00580FDE">
        <w:rPr>
          <w:i/>
          <w:lang w:val="en-US"/>
        </w:rPr>
        <w:t>fragment graph</w:t>
      </w:r>
      <w:r w:rsidRPr="00580FDE">
        <w:rPr>
          <w:lang w:val="en-US"/>
        </w:rPr>
        <w:t xml:space="preserve">, which is a graph built </w:t>
      </w:r>
      <w:del w:id="821" w:author="Kathrin Eichler" w:date="2014-12-08T17:04:00Z">
        <w:r w:rsidRPr="00580FDE" w:rsidDel="00523AB5">
          <w:rPr>
            <w:lang w:val="en-US"/>
          </w:rPr>
          <w:delText>from a fragmentation by identif</w:delText>
        </w:r>
        <w:r w:rsidRPr="00580FDE" w:rsidDel="00523AB5">
          <w:rPr>
            <w:lang w:val="en-US"/>
          </w:rPr>
          <w:delText>y</w:delText>
        </w:r>
        <w:r w:rsidRPr="00580FDE" w:rsidDel="00523AB5">
          <w:rPr>
            <w:lang w:val="en-US"/>
          </w:rPr>
          <w:delText>ing</w:delText>
        </w:r>
      </w:del>
      <w:ins w:id="822" w:author="Kathrin Eichler" w:date="2014-12-08T17:04:00Z">
        <w:r w:rsidR="00523AB5">
          <w:rPr>
            <w:lang w:val="en-US"/>
          </w:rPr>
          <w:t>based on the</w:t>
        </w:r>
      </w:ins>
      <w:r w:rsidRPr="00580FDE">
        <w:rPr>
          <w:lang w:val="en-US"/>
        </w:rPr>
        <w:t xml:space="preserve"> modifiers</w:t>
      </w:r>
      <w:ins w:id="823" w:author="Kathrin Eichler" w:date="2014-12-08T17:04:00Z">
        <w:r w:rsidR="00523AB5">
          <w:rPr>
            <w:lang w:val="en-US"/>
          </w:rPr>
          <w:t xml:space="preserve"> identified</w:t>
        </w:r>
      </w:ins>
      <w:r w:rsidRPr="00580FDE">
        <w:rPr>
          <w:lang w:val="en-US"/>
        </w:rPr>
        <w:t xml:space="preserve"> in the fragment. Another graph is the raw entailment graph </w:t>
      </w:r>
      <w:r w:rsidR="00145F97" w:rsidRPr="00580FDE">
        <w:rPr>
          <w:lang w:val="en-US"/>
        </w:rPr>
        <w:t xml:space="preserve">(or </w:t>
      </w:r>
      <w:r w:rsidRPr="00580FDE">
        <w:rPr>
          <w:i/>
          <w:lang w:val="en-US"/>
        </w:rPr>
        <w:t>raw graph</w:t>
      </w:r>
      <w:r w:rsidR="00145F97" w:rsidRPr="00580FDE">
        <w:rPr>
          <w:i/>
          <w:lang w:val="en-US"/>
        </w:rPr>
        <w:t>)</w:t>
      </w:r>
      <w:r w:rsidRPr="00580FDE">
        <w:rPr>
          <w:lang w:val="en-US"/>
        </w:rPr>
        <w:t>: this is the main e</w:t>
      </w:r>
      <w:r w:rsidRPr="00580FDE">
        <w:rPr>
          <w:lang w:val="en-US"/>
        </w:rPr>
        <w:t>n</w:t>
      </w:r>
      <w:r w:rsidRPr="00580FDE">
        <w:rPr>
          <w:lang w:val="en-US"/>
        </w:rPr>
        <w:t xml:space="preserve">tailment graph that is being kept and worked with in WP6. Major operations like adding edges and required EDA calling (for entailment </w:t>
      </w:r>
      <w:r w:rsidR="009E7277" w:rsidRPr="00580FDE">
        <w:rPr>
          <w:lang w:val="en-US"/>
        </w:rPr>
        <w:t>judgment</w:t>
      </w:r>
      <w:r w:rsidRPr="00580FDE">
        <w:rPr>
          <w:lang w:val="en-US"/>
        </w:rPr>
        <w:t xml:space="preserve">) is all done with this graph. Finally, the last graph is the so-called </w:t>
      </w:r>
      <w:r w:rsidRPr="00580FDE">
        <w:rPr>
          <w:i/>
          <w:lang w:val="en-US"/>
        </w:rPr>
        <w:t>collapsed graph</w:t>
      </w:r>
      <w:r w:rsidRPr="00580FDE">
        <w:rPr>
          <w:lang w:val="en-US"/>
        </w:rPr>
        <w:t xml:space="preserve"> (the trimmed graph). This graph can be aut</w:t>
      </w:r>
      <w:r w:rsidRPr="00580FDE">
        <w:rPr>
          <w:lang w:val="en-US"/>
        </w:rPr>
        <w:t>o</w:t>
      </w:r>
      <w:r w:rsidRPr="00580FDE">
        <w:rPr>
          <w:lang w:val="en-US"/>
        </w:rPr>
        <w:t>matically genera</w:t>
      </w:r>
      <w:r w:rsidRPr="00DE1B49">
        <w:rPr>
          <w:lang w:val="en-US"/>
        </w:rPr>
        <w:t>t</w:t>
      </w:r>
      <w:r w:rsidRPr="00DE1B49">
        <w:rPr>
          <w:lang w:val="en-US"/>
        </w:rPr>
        <w:t>ed from the raw graph (via a module).</w:t>
      </w:r>
    </w:p>
    <w:p w:rsidR="0087709E" w:rsidRPr="00DE1B49" w:rsidRDefault="0087709E" w:rsidP="0087709E">
      <w:pPr>
        <w:rPr>
          <w:lang w:val="en-US"/>
        </w:rPr>
      </w:pPr>
    </w:p>
    <w:p w:rsidR="0087709E" w:rsidRDefault="0087709E" w:rsidP="0087709E">
      <w:pPr>
        <w:rPr>
          <w:lang w:val="en-US"/>
        </w:rPr>
      </w:pPr>
      <w:r w:rsidRPr="00DE1B49">
        <w:rPr>
          <w:lang w:val="en-US"/>
        </w:rPr>
        <w:t>To implement the graph structures we use the JGraphT library, which provides a rich and flexible inventory of graph types, as well as visualization functionalities. The J</w:t>
      </w:r>
      <w:r w:rsidR="007545E3">
        <w:rPr>
          <w:lang w:val="en-US"/>
        </w:rPr>
        <w:t>G</w:t>
      </w:r>
      <w:r w:rsidRPr="00DE1B49">
        <w:rPr>
          <w:lang w:val="en-US"/>
        </w:rPr>
        <w:t>raphT library (</w:t>
      </w:r>
      <w:hyperlink r:id="rId16">
        <w:r w:rsidRPr="00DE1B49">
          <w:rPr>
            <w:color w:val="1155CC"/>
            <w:u w:val="single"/>
            <w:lang w:val="en-US"/>
          </w:rPr>
          <w:t>https://github.com/jgrapht/jgrapht</w:t>
        </w:r>
      </w:hyperlink>
      <w:r w:rsidRPr="00DE1B49">
        <w:rPr>
          <w:lang w:val="en-US"/>
        </w:rPr>
        <w:t xml:space="preserve">) offers implementations for directed and undirected, weighted and </w:t>
      </w:r>
      <w:proofErr w:type="spellStart"/>
      <w:r w:rsidRPr="00DE1B49">
        <w:rPr>
          <w:lang w:val="en-US"/>
        </w:rPr>
        <w:t>unweighted</w:t>
      </w:r>
      <w:proofErr w:type="spellEnd"/>
      <w:r w:rsidRPr="00DE1B49">
        <w:rPr>
          <w:lang w:val="en-US"/>
        </w:rPr>
        <w:t xml:space="preserve"> simple- and multi-graphs. </w:t>
      </w:r>
    </w:p>
    <w:p w:rsidR="00EE162A" w:rsidRPr="00DE1B49" w:rsidRDefault="00EE162A" w:rsidP="0087709E">
      <w:pPr>
        <w:rPr>
          <w:lang w:val="en-US"/>
        </w:rPr>
      </w:pPr>
    </w:p>
    <w:p w:rsidR="0087709E" w:rsidRPr="00DE1B49" w:rsidRDefault="0087709E" w:rsidP="0087709E">
      <w:pPr>
        <w:pStyle w:val="berschrift2"/>
      </w:pPr>
      <w:bookmarkStart w:id="824" w:name="h.oqpw6wkte0vx" w:colFirst="0" w:colLast="0"/>
      <w:bookmarkStart w:id="825" w:name="_Toc405809952"/>
      <w:bookmarkStart w:id="826" w:name="_Ref405820936"/>
      <w:bookmarkEnd w:id="824"/>
      <w:r w:rsidRPr="00DE1B49">
        <w:t xml:space="preserve">Graph </w:t>
      </w:r>
      <w:r w:rsidR="005F6601">
        <w:t>D</w:t>
      </w:r>
      <w:r w:rsidRPr="00DE1B49">
        <w:t xml:space="preserve">ata </w:t>
      </w:r>
      <w:r w:rsidR="005F6601">
        <w:t>S</w:t>
      </w:r>
      <w:r w:rsidRPr="00DE1B49">
        <w:t xml:space="preserve">tructure in </w:t>
      </w:r>
      <w:r w:rsidR="005F6601">
        <w:t>D</w:t>
      </w:r>
      <w:r w:rsidRPr="00DE1B49">
        <w:t>etail</w:t>
      </w:r>
      <w:bookmarkEnd w:id="825"/>
      <w:bookmarkEnd w:id="826"/>
    </w:p>
    <w:p w:rsidR="0087709E" w:rsidRPr="00DE1B49" w:rsidRDefault="0087709E" w:rsidP="0087709E">
      <w:pPr>
        <w:rPr>
          <w:lang w:val="en-US"/>
        </w:rPr>
      </w:pPr>
      <w:r w:rsidRPr="00DE1B49">
        <w:rPr>
          <w:lang w:val="en-US"/>
        </w:rPr>
        <w:t xml:space="preserve">The choice for representing the three graph types </w:t>
      </w:r>
      <w:r w:rsidR="007B10E8">
        <w:rPr>
          <w:lang w:val="en-US"/>
        </w:rPr>
        <w:t xml:space="preserve">as described in the following sections </w:t>
      </w:r>
      <w:r w:rsidRPr="00DE1B49">
        <w:rPr>
          <w:lang w:val="en-US"/>
        </w:rPr>
        <w:t xml:space="preserve">was driven by the structural and functional requirements for each of them. </w:t>
      </w:r>
    </w:p>
    <w:p w:rsidR="0087709E" w:rsidRPr="00DE1B49" w:rsidRDefault="00200FBC" w:rsidP="006C3E1B">
      <w:pPr>
        <w:pStyle w:val="berschrift3"/>
      </w:pPr>
      <w:bookmarkStart w:id="827" w:name="h.o1va0po952z" w:colFirst="0" w:colLast="0"/>
      <w:bookmarkStart w:id="828" w:name="_Fragment_Graph"/>
      <w:bookmarkStart w:id="829" w:name="_Ref359918917"/>
      <w:bookmarkStart w:id="830" w:name="_Ref359919917"/>
      <w:bookmarkStart w:id="831" w:name="_Toc405809953"/>
      <w:bookmarkEnd w:id="827"/>
      <w:bookmarkEnd w:id="828"/>
      <w:r>
        <w:lastRenderedPageBreak/>
        <w:t xml:space="preserve">Fragment </w:t>
      </w:r>
      <w:r w:rsidR="005F6601">
        <w:t>G</w:t>
      </w:r>
      <w:r w:rsidR="0087709E" w:rsidRPr="00DE1B49">
        <w:t>raph</w:t>
      </w:r>
      <w:bookmarkEnd w:id="829"/>
      <w:bookmarkEnd w:id="830"/>
      <w:bookmarkEnd w:id="831"/>
    </w:p>
    <w:p w:rsidR="0087709E" w:rsidRPr="00DE1B49" w:rsidRDefault="0087709E" w:rsidP="0087709E">
      <w:pPr>
        <w:rPr>
          <w:lang w:val="en-US"/>
        </w:rPr>
      </w:pPr>
      <w:r w:rsidRPr="00DE1B49">
        <w:rPr>
          <w:lang w:val="en-US"/>
        </w:rPr>
        <w:t xml:space="preserve">The fragment graphs, with their corresponding class </w:t>
      </w:r>
      <w:r w:rsidRPr="005F6601">
        <w:rPr>
          <w:i/>
          <w:lang w:val="en-US"/>
        </w:rPr>
        <w:t>FragmentGraph</w:t>
      </w:r>
      <w:r w:rsidRPr="00DE1B49">
        <w:rPr>
          <w:lang w:val="en-US"/>
        </w:rPr>
        <w:t>, are simple graph structures. Their nodes contain much information, but structurally they are simple directed graphs. A dir</w:t>
      </w:r>
      <w:r w:rsidR="009E7277">
        <w:rPr>
          <w:lang w:val="en-US"/>
        </w:rPr>
        <w:t xml:space="preserve">ected edge </w:t>
      </w:r>
      <w:r w:rsidR="007B10E8">
        <w:rPr>
          <w:lang w:val="en-US"/>
        </w:rPr>
        <w:t>– r</w:t>
      </w:r>
      <w:r w:rsidR="009E7277">
        <w:rPr>
          <w:lang w:val="en-US"/>
        </w:rPr>
        <w:t>epresenting the e</w:t>
      </w:r>
      <w:r w:rsidRPr="00DE1B49">
        <w:rPr>
          <w:lang w:val="en-US"/>
        </w:rPr>
        <w:t xml:space="preserve">ntailment relation </w:t>
      </w:r>
      <w:r w:rsidR="007B10E8">
        <w:rPr>
          <w:lang w:val="en-US"/>
        </w:rPr>
        <w:t>–</w:t>
      </w:r>
      <w:r w:rsidRPr="00DE1B49">
        <w:rPr>
          <w:lang w:val="en-US"/>
        </w:rPr>
        <w:t xml:space="preserve"> connects the node corr</w:t>
      </w:r>
      <w:r w:rsidRPr="00DE1B49">
        <w:rPr>
          <w:lang w:val="en-US"/>
        </w:rPr>
        <w:t>e</w:t>
      </w:r>
      <w:r w:rsidR="009E7277">
        <w:rPr>
          <w:lang w:val="en-US"/>
        </w:rPr>
        <w:t xml:space="preserve">sponding to </w:t>
      </w:r>
      <w:r w:rsidRPr="00DE1B49">
        <w:rPr>
          <w:lang w:val="en-US"/>
        </w:rPr>
        <w:t xml:space="preserve">a text fragment T with a node corresponding to the text fragment T minus one of T’s modifiers. </w:t>
      </w:r>
    </w:p>
    <w:p w:rsidR="0087709E" w:rsidRPr="00DE1B49" w:rsidRDefault="0087709E" w:rsidP="0087709E">
      <w:pPr>
        <w:rPr>
          <w:lang w:val="en-US"/>
        </w:rPr>
      </w:pPr>
    </w:p>
    <w:p w:rsidR="0087709E" w:rsidRPr="00DE1B49" w:rsidRDefault="009601E3" w:rsidP="0087709E">
      <w:pPr>
        <w:rPr>
          <w:lang w:val="en-US"/>
        </w:rPr>
      </w:pPr>
      <w:r>
        <w:rPr>
          <w:lang w:val="en-US"/>
        </w:rPr>
        <w:t>We assume a text fragment to be</w:t>
      </w:r>
      <w:r w:rsidR="0087709E" w:rsidRPr="00DE1B49">
        <w:rPr>
          <w:lang w:val="en-US"/>
        </w:rPr>
        <w:t xml:space="preserve"> composed of a base statement (BS) plus a number of mod</w:t>
      </w:r>
      <w:r w:rsidR="0087709E" w:rsidRPr="00DE1B49">
        <w:rPr>
          <w:lang w:val="en-US"/>
        </w:rPr>
        <w:t>i</w:t>
      </w:r>
      <w:r w:rsidR="0087709E" w:rsidRPr="00DE1B49">
        <w:rPr>
          <w:lang w:val="en-US"/>
        </w:rPr>
        <w:t>fiers (M). A node of this graph correspond</w:t>
      </w:r>
      <w:r w:rsidR="00E31180">
        <w:rPr>
          <w:lang w:val="en-US"/>
        </w:rPr>
        <w:t>s</w:t>
      </w:r>
      <w:r w:rsidR="0087709E" w:rsidRPr="00DE1B49">
        <w:rPr>
          <w:lang w:val="en-US"/>
        </w:rPr>
        <w:t xml:space="preserve"> to BS </w:t>
      </w:r>
      <w:ins w:id="832" w:author="Kathrin Eichler" w:date="2014-12-08T17:04:00Z">
        <w:r w:rsidR="0009705B">
          <w:rPr>
            <w:lang w:val="en-US"/>
          </w:rPr>
          <w:t>[</w:t>
        </w:r>
      </w:ins>
      <w:r w:rsidR="0087709E" w:rsidRPr="00DE1B49">
        <w:rPr>
          <w:lang w:val="en-US"/>
        </w:rPr>
        <w:t>+ M</w:t>
      </w:r>
      <w:r w:rsidR="0087709E" w:rsidRPr="00E535D8">
        <w:rPr>
          <w:vertAlign w:val="subscript"/>
          <w:lang w:val="en-US"/>
        </w:rPr>
        <w:t>1</w:t>
      </w:r>
      <w:r w:rsidR="0087709E" w:rsidRPr="00DE1B49">
        <w:rPr>
          <w:lang w:val="en-US"/>
        </w:rPr>
        <w:t xml:space="preserve"> ... M</w:t>
      </w:r>
      <w:r w:rsidR="0087709E" w:rsidRPr="00E535D8">
        <w:rPr>
          <w:vertAlign w:val="subscript"/>
          <w:lang w:val="en-US"/>
        </w:rPr>
        <w:t>k</w:t>
      </w:r>
      <w:del w:id="833" w:author="Kathrin Eichler" w:date="2014-12-08T17:05:00Z">
        <w:r w:rsidR="00192F15" w:rsidDel="0009705B">
          <w:rPr>
            <w:lang w:val="en-US"/>
          </w:rPr>
          <w:delText>.</w:delText>
        </w:r>
      </w:del>
      <w:ins w:id="834" w:author="Kathrin Eichler" w:date="2014-12-08T17:05:00Z">
        <w:r w:rsidR="0009705B">
          <w:rPr>
            <w:lang w:val="en-US"/>
          </w:rPr>
          <w:t>].</w:t>
        </w:r>
      </w:ins>
      <w:r w:rsidR="00192F15">
        <w:rPr>
          <w:lang w:val="en-US"/>
        </w:rPr>
        <w:t xml:space="preserve"> </w:t>
      </w:r>
      <w:r w:rsidR="0087709E" w:rsidRPr="00DE1B49">
        <w:rPr>
          <w:lang w:val="en-US"/>
        </w:rPr>
        <w:t>We assume a textual entai</w:t>
      </w:r>
      <w:r w:rsidR="0087709E" w:rsidRPr="00DE1B49">
        <w:rPr>
          <w:lang w:val="en-US"/>
        </w:rPr>
        <w:t>l</w:t>
      </w:r>
      <w:r w:rsidR="0087709E" w:rsidRPr="00DE1B49">
        <w:rPr>
          <w:lang w:val="en-US"/>
        </w:rPr>
        <w:t>ment (TE) relation (i.e. an edge in the graph) between every two statements (S</w:t>
      </w:r>
      <w:r w:rsidR="0087709E" w:rsidRPr="00E535D8">
        <w:rPr>
          <w:vertAlign w:val="subscript"/>
          <w:lang w:val="en-US"/>
        </w:rPr>
        <w:t>i</w:t>
      </w:r>
      <w:r w:rsidR="0087709E" w:rsidRPr="00DE1B49">
        <w:rPr>
          <w:lang w:val="en-US"/>
        </w:rPr>
        <w:t xml:space="preserve">,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that differ only by one modifier: S</w:t>
      </w:r>
      <w:r w:rsidR="0087709E" w:rsidRPr="00E535D8">
        <w:rPr>
          <w:vertAlign w:val="subscript"/>
          <w:lang w:val="en-US"/>
        </w:rPr>
        <w:t>i</w:t>
      </w:r>
      <w:r w:rsidR="0087709E" w:rsidRPr="00DE1B49">
        <w:rPr>
          <w:lang w:val="en-US"/>
        </w:rPr>
        <w:t xml:space="preserve"> =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xml:space="preserve"> + </w:t>
      </w:r>
      <w:proofErr w:type="spellStart"/>
      <w:r w:rsidR="0087709E" w:rsidRPr="00DE1B49">
        <w:rPr>
          <w:lang w:val="en-US"/>
        </w:rPr>
        <w:t>M</w:t>
      </w:r>
      <w:r w:rsidR="0087709E" w:rsidRPr="00E535D8">
        <w:rPr>
          <w:vertAlign w:val="subscript"/>
          <w:lang w:val="en-US"/>
        </w:rPr>
        <w:t>x</w:t>
      </w:r>
      <w:proofErr w:type="spellEnd"/>
      <w:r w:rsidR="0087709E" w:rsidRPr="00DE1B49">
        <w:rPr>
          <w:lang w:val="en-US"/>
        </w:rPr>
        <w:t xml:space="preserve"> =&gt; S</w:t>
      </w:r>
      <w:r w:rsidR="0087709E" w:rsidRPr="00E535D8">
        <w:rPr>
          <w:vertAlign w:val="subscript"/>
          <w:lang w:val="en-US"/>
        </w:rPr>
        <w:t>i</w:t>
      </w:r>
      <w:r w:rsidR="0087709E" w:rsidRPr="00DE1B49">
        <w:rPr>
          <w:lang w:val="en-US"/>
        </w:rPr>
        <w:t xml:space="preserve"> </w:t>
      </w:r>
      <w:r w:rsidR="0057422D" w:rsidRPr="0057422D">
        <w:rPr>
          <w:rFonts w:ascii="Cambria Math" w:hAnsi="Cambria Math" w:cs="Cambria Math"/>
          <w:i/>
        </w:rPr>
        <w:t>entails</w:t>
      </w:r>
      <w:r w:rsidR="0057422D">
        <w:rPr>
          <w:rFonts w:ascii="Cambria Math" w:hAnsi="Cambria Math" w:cs="Cambria Math"/>
        </w:rPr>
        <w:t xml:space="preserve"> </w:t>
      </w:r>
      <w:proofErr w:type="spellStart"/>
      <w:r w:rsidR="0087709E" w:rsidRPr="00DE1B49">
        <w:rPr>
          <w:lang w:val="en-US"/>
        </w:rPr>
        <w:t>S</w:t>
      </w:r>
      <w:r w:rsidR="0087709E" w:rsidRPr="00E535D8">
        <w:rPr>
          <w:vertAlign w:val="subscript"/>
          <w:lang w:val="en-US"/>
        </w:rPr>
        <w:t>j</w:t>
      </w:r>
      <w:proofErr w:type="spellEnd"/>
      <w:r w:rsidR="00CD7ED6">
        <w:rPr>
          <w:lang w:val="en-US"/>
        </w:rPr>
        <w:t>.</w:t>
      </w:r>
    </w:p>
    <w:p w:rsidR="0087709E" w:rsidRPr="00DE1B49" w:rsidRDefault="0087709E" w:rsidP="0087709E">
      <w:pPr>
        <w:rPr>
          <w:lang w:val="en-US"/>
        </w:rPr>
      </w:pPr>
    </w:p>
    <w:p w:rsidR="0087709E" w:rsidRDefault="0087709E" w:rsidP="0087709E">
      <w:pPr>
        <w:rPr>
          <w:lang w:val="en-US"/>
        </w:rPr>
      </w:pPr>
      <w:r w:rsidRPr="00DE1B49">
        <w:rPr>
          <w:lang w:val="en-US"/>
        </w:rPr>
        <w:t>An example of a fragment graph is presented below. Nodes hold text fragments with modif</w:t>
      </w:r>
      <w:r w:rsidRPr="00DE1B49">
        <w:rPr>
          <w:lang w:val="en-US"/>
        </w:rPr>
        <w:t>i</w:t>
      </w:r>
      <w:r w:rsidRPr="00DE1B49">
        <w:rPr>
          <w:lang w:val="en-US"/>
        </w:rPr>
        <w:t xml:space="preserve">ers shown in italics.  </w:t>
      </w:r>
    </w:p>
    <w:p w:rsidR="00EB71F9" w:rsidRPr="00DE1B49" w:rsidRDefault="00EB71F9" w:rsidP="0087709E">
      <w:pPr>
        <w:rPr>
          <w:lang w:val="en-US"/>
        </w:rPr>
      </w:pPr>
    </w:p>
    <w:p w:rsidR="0087709E" w:rsidRPr="00DE1B49" w:rsidRDefault="0087709E" w:rsidP="0087709E">
      <w:r w:rsidRPr="00DE1B49">
        <w:rPr>
          <w:noProof/>
          <w:lang w:val="de-DE" w:eastAsia="de-DE"/>
        </w:rPr>
        <w:drawing>
          <wp:inline distT="0" distB="0" distL="0" distR="0" wp14:anchorId="1E1775D4" wp14:editId="0510057C">
            <wp:extent cx="4991100" cy="237172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cstate="print"/>
                    <a:stretch>
                      <a:fillRect/>
                    </a:stretch>
                  </pic:blipFill>
                  <pic:spPr>
                    <a:xfrm>
                      <a:off x="0" y="0"/>
                      <a:ext cx="4991100" cy="2371725"/>
                    </a:xfrm>
                    <a:prstGeom prst="rect">
                      <a:avLst/>
                    </a:prstGeom>
                  </pic:spPr>
                </pic:pic>
              </a:graphicData>
            </a:graphic>
          </wp:inline>
        </w:drawing>
      </w:r>
    </w:p>
    <w:p w:rsidR="0087709E" w:rsidRPr="00DE1B49" w:rsidRDefault="0087709E" w:rsidP="0087709E"/>
    <w:p w:rsidR="0087709E" w:rsidRPr="00EE162A" w:rsidRDefault="0087709E" w:rsidP="0066664F">
      <w:pPr>
        <w:pStyle w:val="berschrift4"/>
      </w:pPr>
      <w:bookmarkStart w:id="835" w:name="h.y0q0x3x5cy0e" w:colFirst="0" w:colLast="0"/>
      <w:bookmarkEnd w:id="835"/>
      <w:proofErr w:type="gramStart"/>
      <w:r w:rsidRPr="00DE1B49">
        <w:t>class</w:t>
      </w:r>
      <w:proofErr w:type="gramEnd"/>
      <w:r w:rsidRPr="00DE1B49">
        <w:t xml:space="preserve"> FragmentGraph</w:t>
      </w:r>
      <w:r w:rsidR="00200FBC">
        <w:t xml:space="preserve"> </w:t>
      </w:r>
      <w:r w:rsidR="00200FBC">
        <w:br/>
        <w:t>(eu.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EE162A">
      <w:pPr>
        <w:pStyle w:val="Normal2"/>
        <w:rPr>
          <w:lang w:val="en-US"/>
        </w:rPr>
      </w:pPr>
      <w:r w:rsidRPr="00DE1B49">
        <w:rPr>
          <w:lang w:val="en-US"/>
        </w:rPr>
        <w:t xml:space="preserve">This class extends the DefaultDirectedWeightedGraph class, because the graph is directed and we might decide to have the edges weighted. Currently they are not. </w:t>
      </w:r>
      <w:r w:rsidR="007545E3">
        <w:rPr>
          <w:lang w:val="en-US"/>
        </w:rPr>
        <w:t xml:space="preserve">Please refer to the </w:t>
      </w:r>
      <w:r w:rsidRPr="00DE1B49">
        <w:rPr>
          <w:lang w:val="en-US"/>
        </w:rPr>
        <w:t xml:space="preserve">JavaDoc for </w:t>
      </w:r>
      <w:r w:rsidR="007545E3">
        <w:rPr>
          <w:lang w:val="en-US"/>
        </w:rPr>
        <w:t xml:space="preserve">the </w:t>
      </w:r>
      <w:r w:rsidRPr="00DE1B49">
        <w:rPr>
          <w:lang w:val="en-US"/>
        </w:rPr>
        <w:t>DefaultDirectedWeightedGraph class for information about inherited met</w:t>
      </w:r>
      <w:r w:rsidRPr="00DE1B49">
        <w:rPr>
          <w:lang w:val="en-US"/>
        </w:rPr>
        <w:t>h</w:t>
      </w:r>
      <w:r w:rsidRPr="00DE1B49">
        <w:rPr>
          <w:lang w:val="en-US"/>
        </w:rPr>
        <w:t xml:space="preserve">ods: </w:t>
      </w:r>
      <w:hyperlink r:id="rId18">
        <w:r w:rsidRPr="00DE1B49">
          <w:rPr>
            <w:color w:val="1155CC"/>
            <w:u w:val="single"/>
            <w:lang w:val="en-US"/>
          </w:rPr>
          <w:t>http://jgrapht.org/javadoc/org/jgrapht/graph/DefaultDirectedWeightedGraph.html</w:t>
        </w:r>
      </w:hyperlink>
    </w:p>
    <w:p w:rsidR="0087709E" w:rsidRPr="00DE1B49" w:rsidRDefault="0087709E" w:rsidP="00145F97">
      <w:pPr>
        <w:rPr>
          <w:lang w:val="en-US"/>
        </w:rPr>
      </w:pPr>
      <w:r w:rsidRPr="00DE1B49">
        <w:rPr>
          <w:lang w:val="en-US"/>
        </w:rPr>
        <w:t xml:space="preserve">The nodes of the </w:t>
      </w:r>
      <w:r w:rsidRPr="00BB6576">
        <w:rPr>
          <w:i/>
          <w:lang w:val="en-US"/>
        </w:rPr>
        <w:t>FragmentGraph</w:t>
      </w:r>
      <w:r w:rsidRPr="00DE1B49">
        <w:rPr>
          <w:lang w:val="en-US"/>
        </w:rPr>
        <w:t xml:space="preserve"> are </w:t>
      </w:r>
      <w:r w:rsidRPr="00BB6576">
        <w:rPr>
          <w:i/>
          <w:lang w:val="en-US"/>
        </w:rPr>
        <w:t>EntailmentUnitMention</w:t>
      </w:r>
      <w:r w:rsidRPr="00DE1B49">
        <w:rPr>
          <w:lang w:val="en-US"/>
        </w:rPr>
        <w:t xml:space="preserve">-s, and the edges are </w:t>
      </w:r>
      <w:r w:rsidRPr="00BB6576">
        <w:rPr>
          <w:i/>
          <w:lang w:val="en-US"/>
        </w:rPr>
        <w:t>Fra</w:t>
      </w:r>
      <w:r w:rsidRPr="00BB6576">
        <w:rPr>
          <w:i/>
          <w:lang w:val="en-US"/>
        </w:rPr>
        <w:t>g</w:t>
      </w:r>
      <w:r w:rsidRPr="00BB6576">
        <w:rPr>
          <w:i/>
          <w:lang w:val="en-US"/>
        </w:rPr>
        <w:t>mentGraphEdge</w:t>
      </w:r>
      <w:r w:rsidRPr="00DE1B49">
        <w:rPr>
          <w:lang w:val="en-US"/>
        </w:rPr>
        <w:t>-s.</w:t>
      </w:r>
    </w:p>
    <w:p w:rsidR="0087709E" w:rsidRPr="00DE1B49" w:rsidRDefault="0087709E" w:rsidP="00A909B6">
      <w:pPr>
        <w:pStyle w:val="Listenabsatz"/>
      </w:pPr>
      <w:bookmarkStart w:id="836" w:name="h.yplbdekc9caf" w:colFirst="0" w:colLast="0"/>
      <w:bookmarkEnd w:id="836"/>
      <w:r w:rsidRPr="00DE1B49">
        <w:lastRenderedPageBreak/>
        <w:t>Attributes</w:t>
      </w:r>
      <w:r w:rsidR="00CA3850">
        <w:t>:</w:t>
      </w:r>
    </w:p>
    <w:p w:rsidR="0087709E" w:rsidRPr="00DE1B49" w:rsidRDefault="00A17BF5" w:rsidP="00675094">
      <w:pPr>
        <w:numPr>
          <w:ilvl w:val="1"/>
          <w:numId w:val="57"/>
        </w:numPr>
        <w:spacing w:line="276" w:lineRule="auto"/>
        <w:ind w:hanging="359"/>
        <w:rPr>
          <w:lang w:val="en-US"/>
        </w:rPr>
      </w:pPr>
      <w:r w:rsidRPr="00A17BF5">
        <w:rPr>
          <w:i/>
          <w:lang w:val="en-US"/>
        </w:rPr>
        <w:t>EntailmentUnitMention</w:t>
      </w:r>
      <w:r w:rsidRPr="00DE1B49">
        <w:rPr>
          <w:i/>
          <w:lang w:val="en-US"/>
        </w:rPr>
        <w:t xml:space="preserve"> </w:t>
      </w:r>
      <w:r w:rsidR="0087709E" w:rsidRPr="00DE1B49">
        <w:rPr>
          <w:i/>
          <w:lang w:val="en-US"/>
        </w:rPr>
        <w:t>baseStatement</w:t>
      </w:r>
      <w:r w:rsidR="0087709E" w:rsidRPr="00DE1B49">
        <w:rPr>
          <w:lang w:val="en-US"/>
        </w:rPr>
        <w:t xml:space="preserve"> </w:t>
      </w:r>
      <w:r w:rsidR="00B77A1E">
        <w:rPr>
          <w:lang w:val="en-US"/>
        </w:rPr>
        <w:t>–</w:t>
      </w:r>
      <w:r w:rsidR="0087709E" w:rsidRPr="00DE1B49">
        <w:rPr>
          <w:lang w:val="en-US"/>
        </w:rPr>
        <w:t xml:space="preserve"> the text fragment for which the fragment graph was built, without any modifiers.</w:t>
      </w:r>
    </w:p>
    <w:p w:rsidR="0087709E" w:rsidRPr="00DE1B49" w:rsidRDefault="00A17BF5" w:rsidP="00675094">
      <w:pPr>
        <w:numPr>
          <w:ilvl w:val="1"/>
          <w:numId w:val="57"/>
        </w:numPr>
        <w:spacing w:line="276" w:lineRule="auto"/>
        <w:ind w:hanging="359"/>
        <w:rPr>
          <w:lang w:val="en-US"/>
        </w:rPr>
      </w:pPr>
      <w:r w:rsidRPr="00A17BF5">
        <w:rPr>
          <w:i/>
          <w:lang w:val="en-US"/>
        </w:rPr>
        <w:t>EntailmentUnitMention</w:t>
      </w:r>
      <w:r w:rsidRPr="00DE1B49">
        <w:rPr>
          <w:i/>
          <w:lang w:val="en-US"/>
        </w:rPr>
        <w:t xml:space="preserve"> </w:t>
      </w:r>
      <w:r w:rsidR="0087709E" w:rsidRPr="00DE1B49">
        <w:rPr>
          <w:i/>
          <w:lang w:val="en-US"/>
        </w:rPr>
        <w:t>topStatement</w:t>
      </w:r>
      <w:r w:rsidR="0087709E" w:rsidRPr="00DE1B49">
        <w:rPr>
          <w:lang w:val="en-US"/>
        </w:rPr>
        <w:t xml:space="preserve"> </w:t>
      </w:r>
      <w:r w:rsidR="00B77A1E">
        <w:rPr>
          <w:lang w:val="en-US"/>
        </w:rPr>
        <w:t>–</w:t>
      </w:r>
      <w:r w:rsidR="0087709E" w:rsidRPr="00DE1B49">
        <w:rPr>
          <w:lang w:val="en-US"/>
        </w:rPr>
        <w:t xml:space="preserve"> the (complete) text fragment for which</w:t>
      </w:r>
      <w:r w:rsidR="007545E3">
        <w:rPr>
          <w:lang w:val="en-US"/>
        </w:rPr>
        <w:t xml:space="preserve"> the fragment graph was built</w:t>
      </w:r>
      <w:r w:rsidR="0087709E" w:rsidRPr="00DE1B49">
        <w:rPr>
          <w:lang w:val="en-US"/>
        </w:rPr>
        <w:t>.</w:t>
      </w:r>
    </w:p>
    <w:p w:rsidR="0087709E" w:rsidRPr="00DE1B49" w:rsidRDefault="00A17BF5" w:rsidP="00675094">
      <w:pPr>
        <w:numPr>
          <w:ilvl w:val="1"/>
          <w:numId w:val="57"/>
        </w:numPr>
        <w:spacing w:line="276" w:lineRule="auto"/>
        <w:ind w:hanging="359"/>
        <w:rPr>
          <w:lang w:val="en-US"/>
        </w:rPr>
      </w:pPr>
      <w:r w:rsidRPr="00A17BF5">
        <w:rPr>
          <w:i/>
          <w:lang w:val="en-US"/>
        </w:rPr>
        <w:t>org.apache.uima.jcas.JCas</w:t>
      </w:r>
      <w:r w:rsidRPr="00DE1B49">
        <w:rPr>
          <w:i/>
          <w:lang w:val="en-US"/>
        </w:rPr>
        <w:t xml:space="preserve"> </w:t>
      </w:r>
      <w:r w:rsidR="0087709E" w:rsidRPr="00DE1B49">
        <w:rPr>
          <w:i/>
          <w:lang w:val="en-US"/>
        </w:rPr>
        <w:t>document</w:t>
      </w:r>
      <w:r w:rsidR="0087709E" w:rsidRPr="00DE1B49">
        <w:rPr>
          <w:lang w:val="en-US"/>
        </w:rPr>
        <w:t xml:space="preserve"> </w:t>
      </w:r>
      <w:r w:rsidR="00B77A1E">
        <w:rPr>
          <w:lang w:val="en-US"/>
        </w:rPr>
        <w:t>–</w:t>
      </w:r>
      <w:r w:rsidR="0087709E" w:rsidRPr="00DE1B49">
        <w:rPr>
          <w:lang w:val="en-US"/>
        </w:rPr>
        <w:t xml:space="preserve"> the CAS object </w:t>
      </w:r>
      <w:ins w:id="837" w:author="Kathrin Eichler" w:date="2014-12-08T17:05:00Z">
        <w:r w:rsidR="00031D71">
          <w:rPr>
            <w:lang w:val="en-US"/>
          </w:rPr>
          <w:t xml:space="preserve">holding the fragment annotation, </w:t>
        </w:r>
      </w:ins>
      <w:r w:rsidR="0087709E" w:rsidRPr="00DE1B49">
        <w:rPr>
          <w:lang w:val="en-US"/>
        </w:rPr>
        <w:t xml:space="preserve">with the annotation layers described in Section </w:t>
      </w:r>
      <w:hyperlink w:anchor="_UIMA_type_system">
        <w:r w:rsidR="004E5FA5">
          <w:rPr>
            <w:color w:val="1155CC"/>
            <w:u w:val="single"/>
            <w:lang w:val="en-US"/>
          </w:rPr>
          <w:t>UIMA Type Sy</w:t>
        </w:r>
        <w:r w:rsidR="004E5FA5">
          <w:rPr>
            <w:color w:val="1155CC"/>
            <w:u w:val="single"/>
            <w:lang w:val="en-US"/>
          </w:rPr>
          <w:t>s</w:t>
        </w:r>
        <w:r w:rsidR="004E5FA5">
          <w:rPr>
            <w:color w:val="1155CC"/>
            <w:u w:val="single"/>
            <w:lang w:val="en-US"/>
          </w:rPr>
          <w:t>tem for Transduction Layer</w:t>
        </w:r>
      </w:hyperlink>
    </w:p>
    <w:p w:rsidR="0087709E" w:rsidRPr="00DE1B49" w:rsidRDefault="00A17BF5" w:rsidP="00675094">
      <w:pPr>
        <w:numPr>
          <w:ilvl w:val="1"/>
          <w:numId w:val="57"/>
        </w:numPr>
        <w:spacing w:line="276" w:lineRule="auto"/>
        <w:ind w:hanging="359"/>
        <w:rPr>
          <w:lang w:val="en-US"/>
        </w:rPr>
      </w:pPr>
      <w:r w:rsidRPr="00A17BF5">
        <w:rPr>
          <w:i/>
          <w:lang w:val="en-US"/>
        </w:rPr>
        <w:t>FragmentAnnotation</w:t>
      </w:r>
      <w:r w:rsidRPr="00DE1B49">
        <w:rPr>
          <w:i/>
          <w:lang w:val="en-US"/>
        </w:rPr>
        <w:t xml:space="preserve"> </w:t>
      </w:r>
      <w:r w:rsidR="0087709E" w:rsidRPr="00DE1B49">
        <w:rPr>
          <w:i/>
          <w:lang w:val="en-US"/>
        </w:rPr>
        <w:t>fragment</w:t>
      </w:r>
      <w:r w:rsidR="0087709E" w:rsidRPr="00DE1B49">
        <w:rPr>
          <w:lang w:val="en-US"/>
        </w:rPr>
        <w:t xml:space="preserve"> </w:t>
      </w:r>
      <w:r w:rsidR="00B77A1E">
        <w:rPr>
          <w:lang w:val="en-US"/>
        </w:rPr>
        <w:t>–</w:t>
      </w:r>
      <w:r w:rsidR="0087709E" w:rsidRPr="00DE1B49">
        <w:rPr>
          <w:lang w:val="en-US"/>
        </w:rPr>
        <w:t xml:space="preserve"> the </w:t>
      </w:r>
      <w:r w:rsidR="00256352">
        <w:rPr>
          <w:lang w:val="en-US"/>
        </w:rPr>
        <w:t xml:space="preserve">(determined) </w:t>
      </w:r>
      <w:r w:rsidR="0087709E" w:rsidRPr="00DE1B49">
        <w:rPr>
          <w:lang w:val="en-US"/>
        </w:rPr>
        <w:t>fragment annotation from the input CAS for which the fragment graph was built.</w:t>
      </w:r>
    </w:p>
    <w:p w:rsidR="0087709E" w:rsidRPr="00DE1B49" w:rsidRDefault="00A17BF5" w:rsidP="00675094">
      <w:pPr>
        <w:numPr>
          <w:ilvl w:val="1"/>
          <w:numId w:val="57"/>
        </w:numPr>
        <w:spacing w:line="276" w:lineRule="auto"/>
        <w:ind w:hanging="359"/>
        <w:rPr>
          <w:lang w:val="en-US"/>
        </w:rPr>
      </w:pPr>
      <w:proofErr w:type="gramStart"/>
      <w:r>
        <w:rPr>
          <w:i/>
          <w:lang w:val="en-US"/>
        </w:rPr>
        <w:t>int</w:t>
      </w:r>
      <w:proofErr w:type="gramEnd"/>
      <w:r>
        <w:rPr>
          <w:i/>
          <w:lang w:val="en-US"/>
        </w:rPr>
        <w:t xml:space="preserve"> </w:t>
      </w:r>
      <w:r w:rsidR="0087709E" w:rsidRPr="00DE1B49">
        <w:rPr>
          <w:i/>
          <w:lang w:val="en-US"/>
        </w:rPr>
        <w:t>depth</w:t>
      </w:r>
      <w:r w:rsidR="0087709E" w:rsidRPr="00DE1B49">
        <w:rPr>
          <w:lang w:val="en-US"/>
        </w:rPr>
        <w:t xml:space="preserve"> </w:t>
      </w:r>
      <w:r w:rsidR="00B77A1E">
        <w:rPr>
          <w:lang w:val="en-US"/>
        </w:rPr>
        <w:t>–</w:t>
      </w:r>
      <w:r w:rsidR="0087709E" w:rsidRPr="00DE1B49">
        <w:rPr>
          <w:lang w:val="en-US"/>
        </w:rPr>
        <w:t xml:space="preserve"> the depth of the fragment graph, equivalent to the number of modifiers in the corresponding text fragment.</w:t>
      </w:r>
    </w:p>
    <w:p w:rsidR="0087709E" w:rsidRPr="00DE1B49" w:rsidRDefault="0087709E" w:rsidP="0087709E">
      <w:pPr>
        <w:ind w:left="720"/>
        <w:rPr>
          <w:lang w:val="en-US"/>
        </w:rPr>
      </w:pPr>
    </w:p>
    <w:p w:rsidR="0087709E" w:rsidRPr="00A909B6" w:rsidRDefault="0087709E" w:rsidP="00A909B6">
      <w:pPr>
        <w:pStyle w:val="Listenabsatz"/>
      </w:pPr>
      <w:bookmarkStart w:id="838" w:name="h.6ntg83l3bdyw" w:colFirst="0" w:colLast="0"/>
      <w:bookmarkEnd w:id="838"/>
      <w:r w:rsidRPr="00DE1B49">
        <w:t>Constructors</w:t>
      </w:r>
      <w:r w:rsidR="00CA3850">
        <w:t>:</w:t>
      </w:r>
    </w:p>
    <w:p w:rsidR="0087709E" w:rsidRPr="00DE1B49" w:rsidRDefault="0087709E" w:rsidP="00A909B6">
      <w:pPr>
        <w:ind w:left="720"/>
        <w:rPr>
          <w:lang w:val="en-US"/>
        </w:rPr>
      </w:pPr>
      <w:r w:rsidRPr="00DE1B49">
        <w:rPr>
          <w:lang w:val="en-US"/>
        </w:rPr>
        <w:t xml:space="preserve">The constructors build a fragment graph based on a </w:t>
      </w:r>
      <w:proofErr w:type="spellStart"/>
      <w:r w:rsidR="005A63BF">
        <w:rPr>
          <w:lang w:val="en-US"/>
        </w:rPr>
        <w:t>JCas</w:t>
      </w:r>
      <w:proofErr w:type="spellEnd"/>
      <w:r w:rsidR="005A63BF">
        <w:rPr>
          <w:lang w:val="en-US"/>
        </w:rPr>
        <w:t xml:space="preserve"> with fragment and modifier annotations. </w:t>
      </w:r>
      <w:r w:rsidRPr="00DE1B49">
        <w:rPr>
          <w:lang w:val="en-US"/>
        </w:rPr>
        <w:t>It generate</w:t>
      </w:r>
      <w:r w:rsidR="00E31180">
        <w:rPr>
          <w:lang w:val="en-US"/>
        </w:rPr>
        <w:t>s</w:t>
      </w:r>
      <w:r w:rsidRPr="00DE1B49">
        <w:rPr>
          <w:lang w:val="en-US"/>
        </w:rPr>
        <w:t xml:space="preserve"> one node for each combination of “base statement” and </w:t>
      </w:r>
      <w:r w:rsidRPr="00DE1B49">
        <w:rPr>
          <w:i/>
          <w:lang w:val="en-US"/>
        </w:rPr>
        <w:t>k</w:t>
      </w:r>
      <w:r w:rsidRPr="00DE1B49">
        <w:rPr>
          <w:lang w:val="en-US"/>
        </w:rPr>
        <w:t xml:space="preserve"> </w:t>
      </w:r>
      <w:r w:rsidR="00B37872">
        <w:rPr>
          <w:lang w:val="en-US"/>
        </w:rPr>
        <w:t xml:space="preserve">modifiers </w:t>
      </w:r>
      <w:r w:rsidRPr="00DE1B49">
        <w:rPr>
          <w:lang w:val="en-US"/>
        </w:rPr>
        <w:t>(</w:t>
      </w:r>
      <w:r w:rsidRPr="00DE1B49">
        <w:rPr>
          <w:i/>
          <w:lang w:val="en-US"/>
        </w:rPr>
        <w:t>k</w:t>
      </w:r>
      <w:r w:rsidR="007545E3">
        <w:rPr>
          <w:lang w:val="en-US"/>
        </w:rPr>
        <w:t xml:space="preserve"> ranges between 0 and the total</w:t>
      </w:r>
      <w:r w:rsidRPr="00DE1B49">
        <w:rPr>
          <w:lang w:val="en-US"/>
        </w:rPr>
        <w:t xml:space="preserve"> number of modifiers in the given text), and connect</w:t>
      </w:r>
      <w:r w:rsidR="00E31180">
        <w:rPr>
          <w:lang w:val="en-US"/>
        </w:rPr>
        <w:t>s</w:t>
      </w:r>
      <w:r w:rsidRPr="00DE1B49">
        <w:rPr>
          <w:lang w:val="en-US"/>
        </w:rPr>
        <w:t xml:space="preserve"> them based on the modifier set subsumption.</w:t>
      </w:r>
    </w:p>
    <w:p w:rsidR="0087709E" w:rsidRPr="00DE1B49" w:rsidRDefault="0087709E" w:rsidP="0087709E">
      <w:pPr>
        <w:ind w:left="720"/>
        <w:rPr>
          <w:lang w:val="en-US"/>
        </w:rPr>
      </w:pPr>
    </w:p>
    <w:p w:rsidR="0087709E" w:rsidRDefault="0087709E" w:rsidP="0087709E">
      <w:pPr>
        <w:ind w:left="1440"/>
        <w:rPr>
          <w:i/>
        </w:rPr>
      </w:pPr>
      <w:proofErr w:type="gramStart"/>
      <w:r w:rsidRPr="00DE1B49">
        <w:rPr>
          <w:i/>
        </w:rPr>
        <w:t>FragmentGraph(</w:t>
      </w:r>
      <w:proofErr w:type="gramEnd"/>
      <w:r w:rsidRPr="00DE1B49">
        <w:rPr>
          <w:i/>
        </w:rPr>
        <w:t xml:space="preserve">org.apache.uima.jcas.JCas aJCas, FragmentAnnotation frag) </w:t>
      </w:r>
    </w:p>
    <w:p w:rsidR="009E7277" w:rsidRPr="009E7277" w:rsidRDefault="009E7277" w:rsidP="009E7277">
      <w:pPr>
        <w:spacing w:line="276" w:lineRule="auto"/>
        <w:ind w:left="1440"/>
        <w:rPr>
          <w:lang w:val="en-US"/>
        </w:rPr>
      </w:pPr>
      <w:r>
        <w:t>B</w:t>
      </w:r>
      <w:proofErr w:type="spellStart"/>
      <w:r w:rsidRPr="009E7277">
        <w:rPr>
          <w:lang w:val="en-US"/>
        </w:rPr>
        <w:t>uilds</w:t>
      </w:r>
      <w:proofErr w:type="spellEnd"/>
      <w:r w:rsidRPr="009E7277">
        <w:rPr>
          <w:lang w:val="en-US"/>
        </w:rPr>
        <w:t xml:space="preserve"> a fragment graph from a (determined) fragment in a CAS object </w:t>
      </w:r>
      <w:ins w:id="839" w:author="Kathrin Eichler" w:date="2014-12-08T17:05:00Z">
        <w:r w:rsidR="006515AB">
          <w:rPr>
            <w:lang w:val="en-US"/>
          </w:rPr>
          <w:t>(</w:t>
        </w:r>
      </w:ins>
      <w:r w:rsidRPr="009E7277">
        <w:rPr>
          <w:lang w:val="en-US"/>
        </w:rPr>
        <w:t>corr</w:t>
      </w:r>
      <w:r w:rsidRPr="009E7277">
        <w:rPr>
          <w:lang w:val="en-US"/>
        </w:rPr>
        <w:t>e</w:t>
      </w:r>
      <w:r w:rsidR="00F5180A">
        <w:rPr>
          <w:lang w:val="en-US"/>
        </w:rPr>
        <w:t>sponding to a document</w:t>
      </w:r>
      <w:ins w:id="840" w:author="Kathrin Eichler" w:date="2014-12-08T17:05:00Z">
        <w:r w:rsidR="006515AB">
          <w:rPr>
            <w:lang w:val="en-US"/>
          </w:rPr>
          <w:t>)</w:t>
        </w:r>
      </w:ins>
      <w:r w:rsidRPr="009E7277">
        <w:rPr>
          <w:lang w:val="en-US"/>
        </w:rPr>
        <w:t xml:space="preserve"> based on the modifier annotations in the </w:t>
      </w:r>
      <w:r w:rsidRPr="00DE1B49">
        <w:rPr>
          <w:lang w:val="en-US"/>
        </w:rPr>
        <w:t>fragment.</w:t>
      </w:r>
    </w:p>
    <w:p w:rsidR="0087709E" w:rsidRPr="00DE1B49" w:rsidRDefault="0087709E" w:rsidP="00F4281F">
      <w:pPr>
        <w:numPr>
          <w:ilvl w:val="0"/>
          <w:numId w:val="76"/>
        </w:numPr>
        <w:spacing w:line="276" w:lineRule="auto"/>
        <w:rPr>
          <w:lang w:val="en-US"/>
        </w:rPr>
      </w:pPr>
      <w:r w:rsidRPr="00DE1B49">
        <w:rPr>
          <w:lang w:val="en-US"/>
        </w:rPr>
        <w:t xml:space="preserve">@param aJCas </w:t>
      </w:r>
      <w:r w:rsidR="00B77A1E">
        <w:rPr>
          <w:lang w:val="en-US"/>
        </w:rPr>
        <w:t>–</w:t>
      </w:r>
      <w:r w:rsidRPr="00DE1B49">
        <w:rPr>
          <w:lang w:val="en-US"/>
        </w:rPr>
        <w:t xml:space="preserve"> the CAS </w:t>
      </w:r>
      <w:r w:rsidR="009E7277" w:rsidRPr="00DE1B49">
        <w:rPr>
          <w:lang w:val="en-US"/>
        </w:rPr>
        <w:t>object</w:t>
      </w:r>
      <w:r w:rsidRPr="00DE1B49">
        <w:rPr>
          <w:lang w:val="en-US"/>
        </w:rPr>
        <w:t xml:space="preserve"> corresponding to a document</w:t>
      </w:r>
    </w:p>
    <w:p w:rsidR="0087709E" w:rsidRPr="00DE1B49" w:rsidRDefault="0087709E" w:rsidP="00F4281F">
      <w:pPr>
        <w:numPr>
          <w:ilvl w:val="0"/>
          <w:numId w:val="76"/>
        </w:numPr>
        <w:spacing w:line="276" w:lineRule="auto"/>
        <w:rPr>
          <w:lang w:val="en-US"/>
        </w:rPr>
      </w:pPr>
      <w:r w:rsidRPr="00DE1B49">
        <w:rPr>
          <w:lang w:val="en-US"/>
        </w:rPr>
        <w:t xml:space="preserve">@param frag </w:t>
      </w:r>
      <w:r w:rsidR="00B77A1E">
        <w:rPr>
          <w:lang w:val="en-US"/>
        </w:rPr>
        <w:t>–</w:t>
      </w:r>
      <w:r w:rsidRPr="00DE1B49">
        <w:rPr>
          <w:lang w:val="en-US"/>
        </w:rPr>
        <w:t xml:space="preserve"> a </w:t>
      </w:r>
      <w:r w:rsidR="00F5180A">
        <w:rPr>
          <w:lang w:val="en-US"/>
        </w:rPr>
        <w:t xml:space="preserve">(determined) </w:t>
      </w:r>
      <w:r w:rsidRPr="00DE1B49">
        <w:rPr>
          <w:lang w:val="en-US"/>
        </w:rPr>
        <w:t>fragment annotation in the CAS</w:t>
      </w:r>
    </w:p>
    <w:p w:rsidR="0087709E" w:rsidRPr="00DE1B49" w:rsidRDefault="0087709E" w:rsidP="0087709E">
      <w:pPr>
        <w:ind w:left="1440"/>
        <w:rPr>
          <w:lang w:val="en-US"/>
        </w:rPr>
      </w:pPr>
    </w:p>
    <w:p w:rsidR="0087709E" w:rsidRDefault="0087709E" w:rsidP="009E7277">
      <w:pPr>
        <w:pStyle w:val="Listenabsatz"/>
      </w:pPr>
      <w:bookmarkStart w:id="841" w:name="h.ncpjp3eqxhdi" w:colFirst="0" w:colLast="0"/>
      <w:bookmarkEnd w:id="841"/>
      <w:r w:rsidRPr="00DE1B49">
        <w:t>Methods</w:t>
      </w:r>
      <w:r w:rsidR="00CA3850">
        <w:t>:</w:t>
      </w:r>
    </w:p>
    <w:p w:rsidR="00F4281F" w:rsidRPr="00F4281F" w:rsidRDefault="00F4281F" w:rsidP="00F4281F">
      <w:pPr>
        <w:ind w:left="1440"/>
        <w:rPr>
          <w:i/>
        </w:rPr>
      </w:pPr>
      <w:proofErr w:type="spellStart"/>
      <w:proofErr w:type="gramStart"/>
      <w:r w:rsidRPr="00F4281F">
        <w:rPr>
          <w:i/>
          <w:lang w:val="en-US"/>
        </w:rPr>
        <w:t>buildGraph</w:t>
      </w:r>
      <w:proofErr w:type="spellEnd"/>
      <w:r w:rsidRPr="00F4281F">
        <w:rPr>
          <w:i/>
          <w:lang w:val="en-US"/>
        </w:rPr>
        <w:t>(</w:t>
      </w:r>
      <w:proofErr w:type="spellStart"/>
      <w:proofErr w:type="gramEnd"/>
      <w:r w:rsidRPr="00F4281F">
        <w:rPr>
          <w:i/>
          <w:lang w:val="en-US"/>
        </w:rPr>
        <w:t>JCas</w:t>
      </w:r>
      <w:proofErr w:type="spellEnd"/>
      <w:r w:rsidRPr="00F4281F">
        <w:rPr>
          <w:i/>
          <w:lang w:val="en-US"/>
        </w:rPr>
        <w:t xml:space="preserve"> aJCas, FragmentAnnotation frag, Set&lt;ModifierAnnotation&gt; modifiers, EntailmentUnitMention parent)</w:t>
      </w:r>
    </w:p>
    <w:p w:rsidR="00F4281F" w:rsidRDefault="00F4281F" w:rsidP="00F4281F">
      <w:pPr>
        <w:ind w:left="1440"/>
        <w:rPr>
          <w:lang w:val="en-US"/>
        </w:rPr>
      </w:pPr>
      <w:r>
        <w:t>Builds a fragment graph based on a CAS; s</w:t>
      </w:r>
      <w:r w:rsidRPr="00F4281F">
        <w:rPr>
          <w:lang w:val="en-US"/>
        </w:rPr>
        <w:t>tarts with the top node that has all modifiers, remove</w:t>
      </w:r>
      <w:r>
        <w:rPr>
          <w:lang w:val="en-US"/>
        </w:rPr>
        <w:t>s</w:t>
      </w:r>
      <w:r w:rsidRPr="00F4281F">
        <w:rPr>
          <w:lang w:val="en-US"/>
        </w:rPr>
        <w:t xml:space="preserve"> them one by one</w:t>
      </w:r>
      <w:r>
        <w:rPr>
          <w:lang w:val="en-US"/>
        </w:rPr>
        <w:t xml:space="preserve"> </w:t>
      </w:r>
      <w:r w:rsidRPr="00F4281F">
        <w:rPr>
          <w:lang w:val="en-US"/>
        </w:rPr>
        <w:t>and recursively build</w:t>
      </w:r>
      <w:r>
        <w:rPr>
          <w:lang w:val="en-US"/>
        </w:rPr>
        <w:t>s</w:t>
      </w:r>
      <w:r w:rsidRPr="00F4281F">
        <w:rPr>
          <w:lang w:val="en-US"/>
        </w:rPr>
        <w:t xml:space="preserve"> the graph</w:t>
      </w:r>
      <w:r>
        <w:rPr>
          <w:lang w:val="en-US"/>
        </w:rPr>
        <w:t>.</w:t>
      </w:r>
    </w:p>
    <w:p w:rsidR="00F4281F" w:rsidRDefault="00F4281F" w:rsidP="00F4281F">
      <w:pPr>
        <w:numPr>
          <w:ilvl w:val="2"/>
          <w:numId w:val="48"/>
        </w:numPr>
        <w:spacing w:line="276" w:lineRule="auto"/>
        <w:ind w:hanging="359"/>
        <w:rPr>
          <w:lang w:val="en-US"/>
        </w:rPr>
      </w:pPr>
      <w:r w:rsidRPr="00DE1B49">
        <w:rPr>
          <w:lang w:val="en-US"/>
        </w:rPr>
        <w:t>@</w:t>
      </w:r>
      <w:r>
        <w:rPr>
          <w:lang w:val="en-US"/>
        </w:rPr>
        <w:t xml:space="preserve">param </w:t>
      </w:r>
      <w:r w:rsidRPr="00F4281F">
        <w:rPr>
          <w:lang w:val="en-US"/>
        </w:rPr>
        <w:t xml:space="preserve">aJCas </w:t>
      </w:r>
      <w:r>
        <w:rPr>
          <w:color w:val="7F7F9F"/>
          <w:lang w:val="en-US"/>
        </w:rPr>
        <w:t>–</w:t>
      </w:r>
      <w:r w:rsidRPr="00F4281F">
        <w:rPr>
          <w:lang w:val="en-US"/>
        </w:rPr>
        <w:t xml:space="preserve"> document CAS object</w:t>
      </w:r>
    </w:p>
    <w:p w:rsidR="00F4281F" w:rsidRDefault="00F4281F" w:rsidP="00F4281F">
      <w:pPr>
        <w:numPr>
          <w:ilvl w:val="2"/>
          <w:numId w:val="48"/>
        </w:numPr>
        <w:spacing w:line="276" w:lineRule="auto"/>
        <w:ind w:hanging="359"/>
        <w:rPr>
          <w:lang w:val="en-US"/>
        </w:rPr>
      </w:pPr>
      <w:r>
        <w:rPr>
          <w:lang w:val="en-US"/>
        </w:rPr>
        <w:t>@param frag – (determined) fragment</w:t>
      </w:r>
    </w:p>
    <w:p w:rsidR="00F4281F" w:rsidRDefault="00F4281F" w:rsidP="00F4281F">
      <w:pPr>
        <w:numPr>
          <w:ilvl w:val="2"/>
          <w:numId w:val="48"/>
        </w:numPr>
        <w:spacing w:line="276" w:lineRule="auto"/>
        <w:ind w:hanging="359"/>
        <w:rPr>
          <w:lang w:val="en-US"/>
        </w:rPr>
      </w:pPr>
      <w:r>
        <w:rPr>
          <w:lang w:val="en-US"/>
        </w:rPr>
        <w:t>@param mods – set of modifiers</w:t>
      </w:r>
    </w:p>
    <w:p w:rsidR="00F4281F" w:rsidRDefault="00F4281F" w:rsidP="00F4281F">
      <w:pPr>
        <w:numPr>
          <w:ilvl w:val="2"/>
          <w:numId w:val="48"/>
        </w:numPr>
        <w:spacing w:line="276" w:lineRule="auto"/>
        <w:ind w:hanging="359"/>
        <w:rPr>
          <w:lang w:val="en-US"/>
        </w:rPr>
      </w:pPr>
      <w:r w:rsidRPr="00F4281F">
        <w:rPr>
          <w:lang w:val="en-US"/>
        </w:rPr>
        <w:t>@param parent – parent node (that has one extra modifier compared to the current node)</w:t>
      </w:r>
    </w:p>
    <w:p w:rsidR="00466F89" w:rsidRDefault="00466F89" w:rsidP="00466F89">
      <w:pPr>
        <w:spacing w:line="276" w:lineRule="auto"/>
        <w:ind w:left="2520"/>
        <w:rPr>
          <w:lang w:val="en-US"/>
        </w:rPr>
      </w:pPr>
    </w:p>
    <w:p w:rsidR="00466F89" w:rsidRPr="00F4281F" w:rsidRDefault="00B409E5" w:rsidP="00466F89">
      <w:pPr>
        <w:ind w:left="1440"/>
        <w:rPr>
          <w:i/>
        </w:rPr>
      </w:pPr>
      <w:proofErr w:type="spellStart"/>
      <w:proofErr w:type="gramStart"/>
      <w:r>
        <w:rPr>
          <w:i/>
          <w:lang w:val="en-US"/>
        </w:rPr>
        <w:t>boolean</w:t>
      </w:r>
      <w:proofErr w:type="spellEnd"/>
      <w:proofErr w:type="gramEnd"/>
      <w:r>
        <w:rPr>
          <w:i/>
          <w:lang w:val="en-US"/>
        </w:rPr>
        <w:t xml:space="preserve"> </w:t>
      </w:r>
      <w:proofErr w:type="spellStart"/>
      <w:r w:rsidR="00466F89">
        <w:rPr>
          <w:i/>
          <w:lang w:val="en-US"/>
        </w:rPr>
        <w:t>consistentModifiers</w:t>
      </w:r>
      <w:proofErr w:type="spellEnd"/>
      <w:r w:rsidR="00466F89" w:rsidRPr="00F4281F">
        <w:rPr>
          <w:i/>
          <w:lang w:val="en-US"/>
        </w:rPr>
        <w:t>(Set&lt;ModifierAnnotation&gt;</w:t>
      </w:r>
      <w:r w:rsidR="00466F89">
        <w:rPr>
          <w:i/>
          <w:lang w:val="en-US"/>
        </w:rPr>
        <w:t xml:space="preserve"> </w:t>
      </w:r>
      <w:proofErr w:type="spellStart"/>
      <w:r w:rsidR="00466F89">
        <w:rPr>
          <w:i/>
          <w:lang w:val="en-US"/>
        </w:rPr>
        <w:t>sma</w:t>
      </w:r>
      <w:proofErr w:type="spellEnd"/>
      <w:r w:rsidR="00466F89">
        <w:rPr>
          <w:i/>
          <w:lang w:val="en-US"/>
        </w:rPr>
        <w:t>)</w:t>
      </w:r>
    </w:p>
    <w:p w:rsidR="00466F89" w:rsidRDefault="00466F89" w:rsidP="00466F89">
      <w:pPr>
        <w:pStyle w:val="Normal2"/>
        <w:ind w:left="1440"/>
        <w:rPr>
          <w:lang w:val="en-US"/>
        </w:rPr>
      </w:pPr>
      <w:r w:rsidRPr="00466F89">
        <w:rPr>
          <w:lang w:val="en-US"/>
        </w:rPr>
        <w:lastRenderedPageBreak/>
        <w:t xml:space="preserve">Checks if a set of modifiers is consistent, i.e. </w:t>
      </w:r>
      <w:r w:rsidR="00B77A1E">
        <w:rPr>
          <w:color w:val="7F7F9F"/>
          <w:lang w:val="en-US"/>
        </w:rPr>
        <w:t>–</w:t>
      </w:r>
      <w:r w:rsidRPr="00466F89">
        <w:rPr>
          <w:lang w:val="en-US"/>
        </w:rPr>
        <w:t xml:space="preserve"> it doesn't miss a modifier that another depends on</w:t>
      </w:r>
      <w:r>
        <w:rPr>
          <w:lang w:val="en-US"/>
        </w:rPr>
        <w:t>. E</w:t>
      </w:r>
      <w:r w:rsidRPr="00466F89">
        <w:rPr>
          <w:lang w:val="en-US"/>
        </w:rPr>
        <w:t xml:space="preserve">xample: </w:t>
      </w:r>
    </w:p>
    <w:p w:rsidR="00466F89" w:rsidRPr="00466F89" w:rsidRDefault="00466F89" w:rsidP="00466F89">
      <w:pPr>
        <w:pStyle w:val="Normal2"/>
        <w:ind w:left="1440" w:firstLine="720"/>
        <w:rPr>
          <w:lang w:val="en-US"/>
        </w:rPr>
      </w:pPr>
      <w:r w:rsidRPr="00466F89">
        <w:rPr>
          <w:lang w:val="en-US"/>
        </w:rPr>
        <w:t xml:space="preserve">Seats are uncomfortable as too old. </w:t>
      </w:r>
    </w:p>
    <w:p w:rsidR="00466F89" w:rsidRPr="00466F89" w:rsidRDefault="00466F89" w:rsidP="00466F89">
      <w:pPr>
        <w:pStyle w:val="Normal2"/>
        <w:rPr>
          <w:lang w:val="en-US"/>
        </w:rPr>
      </w:pPr>
      <w:r>
        <w:rPr>
          <w:lang w:val="en-US"/>
        </w:rPr>
        <w:tab/>
        <w:t xml:space="preserve"> </w:t>
      </w:r>
      <w:r>
        <w:rPr>
          <w:lang w:val="en-US"/>
        </w:rPr>
        <w:tab/>
      </w:r>
      <w:r>
        <w:rPr>
          <w:lang w:val="en-US"/>
        </w:rPr>
        <w:tab/>
      </w:r>
      <w:r w:rsidRPr="00466F89">
        <w:rPr>
          <w:lang w:val="en-US"/>
        </w:rPr>
        <w:t>=&gt; Seats are uncomfortable as old (OK)</w:t>
      </w:r>
    </w:p>
    <w:p w:rsidR="00466F89" w:rsidRDefault="00466F89" w:rsidP="00466F89">
      <w:pPr>
        <w:pStyle w:val="Normal2"/>
        <w:rPr>
          <w:lang w:val="en-US"/>
        </w:rPr>
      </w:pPr>
      <w:r>
        <w:rPr>
          <w:lang w:val="en-US"/>
        </w:rPr>
        <w:tab/>
        <w:t xml:space="preserve"> </w:t>
      </w:r>
      <w:r>
        <w:rPr>
          <w:lang w:val="en-US"/>
        </w:rPr>
        <w:tab/>
      </w:r>
      <w:r>
        <w:rPr>
          <w:lang w:val="en-US"/>
        </w:rPr>
        <w:tab/>
      </w:r>
      <w:r w:rsidRPr="00466F89">
        <w:rPr>
          <w:lang w:val="en-US"/>
        </w:rPr>
        <w:t>=&gt; Seats are uncomfortable as too (not OK)</w:t>
      </w:r>
    </w:p>
    <w:p w:rsidR="00466F89" w:rsidRDefault="00466F89" w:rsidP="00466F89">
      <w:pPr>
        <w:numPr>
          <w:ilvl w:val="2"/>
          <w:numId w:val="48"/>
        </w:numPr>
        <w:spacing w:line="276" w:lineRule="auto"/>
        <w:ind w:hanging="359"/>
        <w:rPr>
          <w:lang w:val="en-US"/>
        </w:rPr>
      </w:pPr>
      <w:r w:rsidRPr="00DE1B49">
        <w:rPr>
          <w:lang w:val="en-US"/>
        </w:rPr>
        <w:t>@</w:t>
      </w:r>
      <w:r>
        <w:rPr>
          <w:lang w:val="en-US"/>
        </w:rPr>
        <w:t xml:space="preserve">param </w:t>
      </w:r>
      <w:proofErr w:type="spellStart"/>
      <w:r>
        <w:rPr>
          <w:lang w:val="en-US"/>
        </w:rPr>
        <w:t>sma</w:t>
      </w:r>
      <w:proofErr w:type="spellEnd"/>
      <w:r w:rsidRPr="00F4281F">
        <w:rPr>
          <w:lang w:val="en-US"/>
        </w:rPr>
        <w:t xml:space="preserve"> </w:t>
      </w:r>
      <w:r>
        <w:rPr>
          <w:color w:val="7F7F9F"/>
          <w:lang w:val="en-US"/>
        </w:rPr>
        <w:t>–</w:t>
      </w:r>
      <w:r w:rsidRPr="00F4281F">
        <w:rPr>
          <w:lang w:val="en-US"/>
        </w:rPr>
        <w:t xml:space="preserve"> </w:t>
      </w:r>
      <w:r>
        <w:rPr>
          <w:lang w:val="en-US"/>
        </w:rPr>
        <w:t>a set of modifier annotations from the document CAS</w:t>
      </w:r>
    </w:p>
    <w:p w:rsidR="00466F89" w:rsidRPr="00466F89" w:rsidRDefault="00466F89" w:rsidP="00466F89">
      <w:pPr>
        <w:numPr>
          <w:ilvl w:val="2"/>
          <w:numId w:val="48"/>
        </w:numPr>
        <w:spacing w:line="276" w:lineRule="auto"/>
        <w:ind w:hanging="359"/>
        <w:rPr>
          <w:lang w:val="en-US"/>
        </w:rPr>
      </w:pPr>
      <w:r>
        <w:rPr>
          <w:lang w:val="en-US"/>
        </w:rPr>
        <w:t>@return (</w:t>
      </w:r>
      <w:proofErr w:type="spellStart"/>
      <w:r>
        <w:rPr>
          <w:lang w:val="en-US"/>
        </w:rPr>
        <w:t>boolean</w:t>
      </w:r>
      <w:proofErr w:type="spellEnd"/>
      <w:r>
        <w:rPr>
          <w:lang w:val="en-US"/>
        </w:rPr>
        <w:t>) – true if the set of modifiers given is consistent</w:t>
      </w:r>
    </w:p>
    <w:p w:rsidR="00F4281F" w:rsidRDefault="00F4281F" w:rsidP="00F4281F">
      <w:pPr>
        <w:ind w:left="1080" w:hanging="360"/>
        <w:rPr>
          <w:i/>
          <w:lang w:val="en-US"/>
        </w:rPr>
      </w:pPr>
    </w:p>
    <w:p w:rsidR="00B409E5" w:rsidRPr="00DE1B49" w:rsidRDefault="00B409E5" w:rsidP="00B409E5">
      <w:pPr>
        <w:ind w:left="1440"/>
      </w:pPr>
      <w:r w:rsidRPr="00BB6576">
        <w:rPr>
          <w:i/>
          <w:lang w:val="en-US"/>
        </w:rPr>
        <w:t>EntailmentUnitMention</w:t>
      </w:r>
      <w:r w:rsidRPr="00DE1B49">
        <w:rPr>
          <w:i/>
        </w:rPr>
        <w:t xml:space="preserve"> </w:t>
      </w:r>
      <w:proofErr w:type="spellStart"/>
      <w:proofErr w:type="gramStart"/>
      <w:r>
        <w:rPr>
          <w:i/>
        </w:rPr>
        <w:t>getVertex</w:t>
      </w:r>
      <w:proofErr w:type="spellEnd"/>
      <w:r w:rsidRPr="00DE1B49">
        <w:rPr>
          <w:i/>
        </w:rPr>
        <w:t>(</w:t>
      </w:r>
      <w:proofErr w:type="gramEnd"/>
      <w:r>
        <w:rPr>
          <w:i/>
        </w:rPr>
        <w:t xml:space="preserve">EntailmentUnitMention </w:t>
      </w:r>
      <w:proofErr w:type="spellStart"/>
      <w:r>
        <w:rPr>
          <w:i/>
        </w:rPr>
        <w:t>eum</w:t>
      </w:r>
      <w:proofErr w:type="spellEnd"/>
      <w:r w:rsidRPr="00DE1B49">
        <w:rPr>
          <w:i/>
        </w:rPr>
        <w:t>)</w:t>
      </w:r>
    </w:p>
    <w:p w:rsidR="00B409E5" w:rsidRDefault="00B409E5" w:rsidP="00B409E5">
      <w:pPr>
        <w:numPr>
          <w:ilvl w:val="2"/>
          <w:numId w:val="48"/>
        </w:numPr>
        <w:spacing w:line="276" w:lineRule="auto"/>
        <w:ind w:hanging="359"/>
        <w:rPr>
          <w:lang w:val="en-US"/>
        </w:rPr>
      </w:pPr>
      <w:r>
        <w:rPr>
          <w:lang w:val="en-US"/>
        </w:rPr>
        <w:t xml:space="preserve">@param </w:t>
      </w:r>
      <w:proofErr w:type="spellStart"/>
      <w:r>
        <w:rPr>
          <w:lang w:val="en-US"/>
        </w:rPr>
        <w:t>eum</w:t>
      </w:r>
      <w:proofErr w:type="spellEnd"/>
      <w:r>
        <w:rPr>
          <w:lang w:val="en-US"/>
        </w:rPr>
        <w:t xml:space="preserve"> – an entailment unit mention</w:t>
      </w:r>
    </w:p>
    <w:p w:rsidR="00B409E5" w:rsidRPr="00B409E5" w:rsidRDefault="00B409E5" w:rsidP="00B409E5">
      <w:pPr>
        <w:numPr>
          <w:ilvl w:val="2"/>
          <w:numId w:val="48"/>
        </w:numPr>
        <w:spacing w:line="276" w:lineRule="auto"/>
        <w:ind w:hanging="359"/>
        <w:rPr>
          <w:lang w:val="en-US"/>
        </w:rPr>
      </w:pPr>
      <w:r w:rsidRPr="00DE1B49">
        <w:rPr>
          <w:lang w:val="en-US"/>
        </w:rPr>
        <w:t xml:space="preserve">@return (EntailmentUnitMention) </w:t>
      </w:r>
      <w:r>
        <w:rPr>
          <w:lang w:val="en-US"/>
        </w:rPr>
        <w:t>– the node in this fragment graph that equals the given entailment unit mention, or the given entailment unit mention if no equal node exists.</w:t>
      </w:r>
    </w:p>
    <w:p w:rsidR="00B409E5" w:rsidRDefault="00B409E5" w:rsidP="0087709E">
      <w:pPr>
        <w:ind w:left="1440"/>
        <w:rPr>
          <w:i/>
          <w:lang w:val="en-US"/>
        </w:rPr>
      </w:pPr>
    </w:p>
    <w:p w:rsidR="0087709E" w:rsidRPr="00DE1B49" w:rsidRDefault="00BB6576" w:rsidP="0087709E">
      <w:pPr>
        <w:ind w:left="1440"/>
      </w:pPr>
      <w:r w:rsidRPr="00BB6576">
        <w:rPr>
          <w:i/>
          <w:lang w:val="en-US"/>
        </w:rPr>
        <w:t>EntailmentUnitMention</w:t>
      </w:r>
      <w:r w:rsidRPr="00DE1B49">
        <w:rPr>
          <w:i/>
        </w:rPr>
        <w:t xml:space="preserve"> </w:t>
      </w:r>
      <w:proofErr w:type="spellStart"/>
      <w:proofErr w:type="gramStart"/>
      <w:r w:rsidR="0087709E" w:rsidRPr="00DE1B49">
        <w:rPr>
          <w:i/>
        </w:rPr>
        <w:t>getBaseStatement</w:t>
      </w:r>
      <w:proofErr w:type="spellEnd"/>
      <w:r w:rsidR="0087709E" w:rsidRPr="00DE1B49">
        <w:rPr>
          <w:i/>
        </w:rPr>
        <w:t>()</w:t>
      </w:r>
      <w:proofErr w:type="gramEnd"/>
    </w:p>
    <w:p w:rsidR="0087709E" w:rsidRDefault="0087709E" w:rsidP="00675094">
      <w:pPr>
        <w:numPr>
          <w:ilvl w:val="2"/>
          <w:numId w:val="48"/>
        </w:numPr>
        <w:spacing w:line="276" w:lineRule="auto"/>
        <w:ind w:hanging="359"/>
        <w:rPr>
          <w:lang w:val="en-US"/>
        </w:rPr>
      </w:pPr>
      <w:r w:rsidRPr="00DE1B49">
        <w:rPr>
          <w:lang w:val="en-US"/>
        </w:rPr>
        <w:t xml:space="preserve">@return (EntailmentUnitMention) </w:t>
      </w:r>
      <w:r w:rsidR="00B77A1E">
        <w:rPr>
          <w:lang w:val="en-US"/>
        </w:rPr>
        <w:t>–</w:t>
      </w:r>
      <w:r w:rsidRPr="00DE1B49">
        <w:rPr>
          <w:lang w:val="en-US"/>
        </w:rPr>
        <w:t xml:space="preserve"> the graph node that corresponds to the base statement of the graph</w:t>
      </w:r>
    </w:p>
    <w:p w:rsidR="00A43D2B" w:rsidRPr="00DE1B49" w:rsidRDefault="00A43D2B" w:rsidP="00A43D2B">
      <w:pPr>
        <w:spacing w:line="276" w:lineRule="auto"/>
        <w:ind w:left="2160"/>
        <w:rPr>
          <w:lang w:val="en-US"/>
        </w:rPr>
      </w:pPr>
    </w:p>
    <w:p w:rsidR="0087709E" w:rsidRPr="00DE1B49" w:rsidRDefault="00BB6576" w:rsidP="0087709E">
      <w:pPr>
        <w:ind w:left="1440"/>
      </w:pPr>
      <w:r w:rsidRPr="00BB6576">
        <w:rPr>
          <w:i/>
          <w:lang w:val="en-US"/>
        </w:rPr>
        <w:t>EntailmentUnitMention</w:t>
      </w:r>
      <w:r w:rsidRPr="00DE1B49">
        <w:rPr>
          <w:i/>
        </w:rPr>
        <w:t xml:space="preserve"> </w:t>
      </w:r>
      <w:proofErr w:type="spellStart"/>
      <w:proofErr w:type="gramStart"/>
      <w:r w:rsidR="0087709E" w:rsidRPr="00DE1B49">
        <w:rPr>
          <w:i/>
        </w:rPr>
        <w:t>getCompleteStatement</w:t>
      </w:r>
      <w:proofErr w:type="spellEnd"/>
      <w:r w:rsidR="0087709E" w:rsidRPr="00DE1B49">
        <w:rPr>
          <w:i/>
        </w:rPr>
        <w:t>()</w:t>
      </w:r>
      <w:proofErr w:type="gramEnd"/>
    </w:p>
    <w:p w:rsidR="0087709E" w:rsidRPr="00DE1B49" w:rsidRDefault="0087709E" w:rsidP="00675094">
      <w:pPr>
        <w:numPr>
          <w:ilvl w:val="2"/>
          <w:numId w:val="36"/>
        </w:numPr>
        <w:spacing w:line="276" w:lineRule="auto"/>
        <w:ind w:hanging="359"/>
        <w:rPr>
          <w:lang w:val="en-US"/>
        </w:rPr>
      </w:pPr>
      <w:r w:rsidRPr="00DE1B49">
        <w:rPr>
          <w:lang w:val="en-US"/>
        </w:rPr>
        <w:t xml:space="preserve">@return (EntailmentUnitMention) </w:t>
      </w:r>
      <w:r w:rsidR="00B77A1E">
        <w:rPr>
          <w:lang w:val="en-US"/>
        </w:rPr>
        <w:t>–</w:t>
      </w:r>
      <w:r w:rsidRPr="00DE1B49">
        <w:rPr>
          <w:lang w:val="en-US"/>
        </w:rPr>
        <w:t xml:space="preserve"> the graph node that corresponds to the complete (top) statement of the graph</w:t>
      </w:r>
    </w:p>
    <w:p w:rsidR="00A43D2B" w:rsidRDefault="00A43D2B" w:rsidP="0087709E">
      <w:pPr>
        <w:ind w:left="1440"/>
        <w:rPr>
          <w:i/>
          <w:lang w:val="en-US"/>
        </w:rPr>
      </w:pPr>
    </w:p>
    <w:p w:rsidR="0087709E" w:rsidRPr="00DE1B49" w:rsidRDefault="00BB6576" w:rsidP="0087709E">
      <w:pPr>
        <w:ind w:left="1440"/>
        <w:rPr>
          <w:lang w:val="en-US"/>
        </w:rPr>
      </w:pPr>
      <w:r w:rsidRPr="00BB6576">
        <w:rPr>
          <w:i/>
          <w:lang w:val="en-US"/>
        </w:rPr>
        <w:t>Set&lt;ModifierAnnotation&gt;</w:t>
      </w:r>
      <w:proofErr w:type="gramStart"/>
      <w:r w:rsidR="0087709E" w:rsidRPr="00BB6576">
        <w:rPr>
          <w:i/>
          <w:lang w:val="en-US"/>
        </w:rPr>
        <w:t>g</w:t>
      </w:r>
      <w:r w:rsidR="0087709E" w:rsidRPr="00DE1B49">
        <w:rPr>
          <w:i/>
          <w:lang w:val="en-US"/>
        </w:rPr>
        <w:t>etFragmentModifiers(</w:t>
      </w:r>
      <w:proofErr w:type="gramEnd"/>
      <w:r w:rsidR="0087709E" w:rsidRPr="00DE1B49">
        <w:rPr>
          <w:i/>
          <w:lang w:val="en-US"/>
        </w:rPr>
        <w:t>org.apache.uima.jcasJCas aJCas, FragmentAnnotation f)</w:t>
      </w:r>
    </w:p>
    <w:p w:rsidR="0087709E" w:rsidRPr="00DE1B49" w:rsidRDefault="0087709E" w:rsidP="00675094">
      <w:pPr>
        <w:numPr>
          <w:ilvl w:val="2"/>
          <w:numId w:val="32"/>
        </w:numPr>
        <w:spacing w:line="276" w:lineRule="auto"/>
        <w:ind w:hanging="359"/>
        <w:rPr>
          <w:lang w:val="en-US"/>
        </w:rPr>
      </w:pPr>
      <w:r w:rsidRPr="00DE1B49">
        <w:rPr>
          <w:lang w:val="en-US"/>
        </w:rPr>
        <w:t xml:space="preserve">@param aJCas </w:t>
      </w:r>
      <w:r w:rsidR="00B77A1E">
        <w:rPr>
          <w:lang w:val="en-US"/>
        </w:rPr>
        <w:t>–</w:t>
      </w:r>
      <w:r w:rsidRPr="00DE1B49">
        <w:rPr>
          <w:lang w:val="en-US"/>
        </w:rPr>
        <w:t xml:space="preserve"> the CAS object corresponding to the document</w:t>
      </w:r>
    </w:p>
    <w:p w:rsidR="0087709E" w:rsidRPr="00DE1B49" w:rsidRDefault="0087709E" w:rsidP="00675094">
      <w:pPr>
        <w:numPr>
          <w:ilvl w:val="2"/>
          <w:numId w:val="32"/>
        </w:numPr>
        <w:spacing w:line="276" w:lineRule="auto"/>
        <w:ind w:hanging="359"/>
        <w:rPr>
          <w:lang w:val="en-US"/>
        </w:rPr>
      </w:pPr>
      <w:r w:rsidRPr="00DE1B49">
        <w:rPr>
          <w:lang w:val="en-US"/>
        </w:rPr>
        <w:t xml:space="preserve">@param f </w:t>
      </w:r>
      <w:r w:rsidR="00B77A1E">
        <w:rPr>
          <w:lang w:val="en-US"/>
        </w:rPr>
        <w:t>–</w:t>
      </w:r>
      <w:r w:rsidRPr="00DE1B49">
        <w:rPr>
          <w:lang w:val="en-US"/>
        </w:rPr>
        <w:t xml:space="preserve"> the fragment annotation for the fragment corresponding to </w:t>
      </w:r>
      <w:r w:rsidRPr="00DE1B49">
        <w:rPr>
          <w:i/>
          <w:lang w:val="en-US"/>
        </w:rPr>
        <w:t>this</w:t>
      </w:r>
      <w:r w:rsidRPr="00DE1B49">
        <w:rPr>
          <w:lang w:val="en-US"/>
        </w:rPr>
        <w:t xml:space="preserve"> fragment graph</w:t>
      </w:r>
    </w:p>
    <w:p w:rsidR="0087709E" w:rsidRPr="00DE1B49" w:rsidRDefault="0087709E" w:rsidP="00675094">
      <w:pPr>
        <w:numPr>
          <w:ilvl w:val="2"/>
          <w:numId w:val="32"/>
        </w:numPr>
        <w:spacing w:line="276" w:lineRule="auto"/>
        <w:ind w:hanging="359"/>
        <w:rPr>
          <w:lang w:val="en-US"/>
        </w:rPr>
      </w:pPr>
      <w:r w:rsidRPr="00DE1B49">
        <w:rPr>
          <w:lang w:val="en-US"/>
        </w:rPr>
        <w:t xml:space="preserve">@return (Set&lt;ModifierAnnotation&gt;) </w:t>
      </w:r>
      <w:r w:rsidR="00B77A1E">
        <w:rPr>
          <w:lang w:val="en-US"/>
        </w:rPr>
        <w:t>–</w:t>
      </w:r>
      <w:r w:rsidRPr="00DE1B49">
        <w:rPr>
          <w:lang w:val="en-US"/>
        </w:rPr>
        <w:t xml:space="preserve"> the set of modifier annotations contained in the given fragment</w:t>
      </w:r>
    </w:p>
    <w:p w:rsidR="00A43D2B" w:rsidRPr="000640B5" w:rsidRDefault="00A43D2B" w:rsidP="0087709E">
      <w:pPr>
        <w:ind w:left="1440"/>
        <w:rPr>
          <w:i/>
          <w:lang w:val="en-US"/>
        </w:rPr>
      </w:pP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getMaxLevel</w:t>
      </w:r>
      <w:proofErr w:type="spellEnd"/>
      <w:r w:rsidR="0087709E" w:rsidRPr="00DE1B49">
        <w:rPr>
          <w:i/>
        </w:rPr>
        <w:t>()</w:t>
      </w:r>
    </w:p>
    <w:p w:rsidR="0087709E" w:rsidRPr="00DE1B49" w:rsidRDefault="0087709E" w:rsidP="00675094">
      <w:pPr>
        <w:numPr>
          <w:ilvl w:val="2"/>
          <w:numId w:val="75"/>
        </w:numPr>
        <w:spacing w:line="276" w:lineRule="auto"/>
        <w:ind w:hanging="359"/>
        <w:rPr>
          <w:lang w:val="en-US"/>
        </w:rPr>
      </w:pPr>
      <w:r w:rsidRPr="00DE1B49">
        <w:rPr>
          <w:lang w:val="en-US"/>
        </w:rPr>
        <w:t xml:space="preserve">@return (int) </w:t>
      </w:r>
      <w:r w:rsidR="00B77A1E">
        <w:rPr>
          <w:lang w:val="en-US"/>
        </w:rPr>
        <w:t>–</w:t>
      </w:r>
      <w:r w:rsidR="00BB6576">
        <w:rPr>
          <w:lang w:val="en-US"/>
        </w:rPr>
        <w:t xml:space="preserve"> </w:t>
      </w:r>
      <w:r w:rsidRPr="00DE1B49">
        <w:rPr>
          <w:lang w:val="en-US"/>
        </w:rPr>
        <w:t xml:space="preserve">the depth of </w:t>
      </w:r>
      <w:r w:rsidRPr="00DE1B49">
        <w:rPr>
          <w:i/>
          <w:lang w:val="en-US"/>
        </w:rPr>
        <w:t>this</w:t>
      </w:r>
      <w:r w:rsidRPr="00DE1B49">
        <w:rPr>
          <w:lang w:val="en-US"/>
        </w:rPr>
        <w:t xml:space="preserve"> fragment graph</w:t>
      </w:r>
    </w:p>
    <w:p w:rsidR="00A43D2B" w:rsidRDefault="00A43D2B" w:rsidP="0087709E">
      <w:pPr>
        <w:ind w:left="1440"/>
        <w:rPr>
          <w:i/>
        </w:rPr>
      </w:pPr>
    </w:p>
    <w:p w:rsidR="0087709E" w:rsidRPr="00DE1B49" w:rsidRDefault="00BB6576" w:rsidP="0087709E">
      <w:pPr>
        <w:ind w:left="1440"/>
      </w:pPr>
      <w:r>
        <w:rPr>
          <w:i/>
          <w:lang w:val="en-US"/>
        </w:rPr>
        <w:t>Set&lt;</w:t>
      </w:r>
      <w:r w:rsidRPr="00BB6576">
        <w:rPr>
          <w:i/>
          <w:lang w:val="en-US"/>
        </w:rPr>
        <w:t>EntailmentUnitMention</w:t>
      </w:r>
      <w:r>
        <w:rPr>
          <w:i/>
          <w:lang w:val="en-US"/>
        </w:rPr>
        <w:t>&gt;</w:t>
      </w:r>
      <w:r w:rsidRPr="00DE1B49">
        <w:rPr>
          <w:i/>
        </w:rPr>
        <w:t xml:space="preserve"> </w:t>
      </w:r>
      <w:proofErr w:type="spellStart"/>
      <w:proofErr w:type="gramStart"/>
      <w:r w:rsidR="0087709E" w:rsidRPr="00DE1B49">
        <w:rPr>
          <w:i/>
        </w:rPr>
        <w:t>getNodes</w:t>
      </w:r>
      <w:proofErr w:type="spellEnd"/>
      <w:r w:rsidR="0087709E" w:rsidRPr="00DE1B49">
        <w:rPr>
          <w:i/>
        </w:rPr>
        <w:t>(</w:t>
      </w:r>
      <w:proofErr w:type="gramEnd"/>
      <w:r w:rsidR="0087709E" w:rsidRPr="00DE1B49">
        <w:rPr>
          <w:i/>
        </w:rPr>
        <w:t>int level)</w:t>
      </w:r>
    </w:p>
    <w:p w:rsidR="0087709E" w:rsidRPr="00DE1B49" w:rsidRDefault="0087709E" w:rsidP="00675094">
      <w:pPr>
        <w:numPr>
          <w:ilvl w:val="2"/>
          <w:numId w:val="15"/>
        </w:numPr>
        <w:spacing w:line="276" w:lineRule="auto"/>
        <w:ind w:hanging="359"/>
        <w:rPr>
          <w:lang w:val="en-US"/>
        </w:rPr>
      </w:pPr>
      <w:r w:rsidRPr="00DE1B49">
        <w:rPr>
          <w:lang w:val="en-US"/>
        </w:rPr>
        <w:t xml:space="preserve">@param level </w:t>
      </w:r>
      <w:r w:rsidR="00B77A1E">
        <w:rPr>
          <w:lang w:val="en-US"/>
        </w:rPr>
        <w:t>–</w:t>
      </w:r>
      <w:r w:rsidRPr="00DE1B49">
        <w:rPr>
          <w:lang w:val="en-US"/>
        </w:rPr>
        <w:t xml:space="preserve"> a level in the graph</w:t>
      </w:r>
    </w:p>
    <w:p w:rsidR="0087709E" w:rsidRDefault="0087709E" w:rsidP="00675094">
      <w:pPr>
        <w:numPr>
          <w:ilvl w:val="2"/>
          <w:numId w:val="15"/>
        </w:numPr>
        <w:spacing w:line="276" w:lineRule="auto"/>
        <w:ind w:hanging="359"/>
        <w:rPr>
          <w:lang w:val="en-US"/>
        </w:rPr>
      </w:pPr>
      <w:r w:rsidRPr="00DE1B49">
        <w:rPr>
          <w:lang w:val="en-US"/>
        </w:rPr>
        <w:t xml:space="preserve">@return (Set&lt;EntailmentUnitMention) </w:t>
      </w:r>
      <w:r w:rsidR="00B77A1E">
        <w:rPr>
          <w:lang w:val="en-US"/>
        </w:rPr>
        <w:t>–</w:t>
      </w:r>
      <w:r w:rsidRPr="00DE1B49">
        <w:rPr>
          <w:lang w:val="en-US"/>
        </w:rPr>
        <w:t xml:space="preserve"> the nodes in the graph that have </w:t>
      </w:r>
      <w:r w:rsidRPr="00DE1B49">
        <w:rPr>
          <w:i/>
          <w:lang w:val="en-US"/>
        </w:rPr>
        <w:t>level</w:t>
      </w:r>
      <w:r w:rsidRPr="00DE1B49">
        <w:rPr>
          <w:lang w:val="en-US"/>
        </w:rPr>
        <w:t xml:space="preserve"> number of modifiers</w:t>
      </w:r>
    </w:p>
    <w:p w:rsidR="00A635DF" w:rsidRDefault="00A635DF" w:rsidP="00A635DF">
      <w:pPr>
        <w:ind w:left="1440"/>
        <w:rPr>
          <w:i/>
          <w:lang w:val="en-US"/>
        </w:rPr>
      </w:pPr>
    </w:p>
    <w:p w:rsidR="00A635DF" w:rsidRPr="00DE1B49" w:rsidRDefault="00A635DF" w:rsidP="00A635DF">
      <w:pPr>
        <w:ind w:left="1440"/>
      </w:pPr>
      <w:r w:rsidRPr="00BB6576">
        <w:rPr>
          <w:i/>
          <w:lang w:val="en-US"/>
        </w:rPr>
        <w:t>EntailmentUnitMention</w:t>
      </w:r>
      <w:r>
        <w:rPr>
          <w:i/>
          <w:lang w:val="en-US"/>
        </w:rPr>
        <w:t xml:space="preserve"> </w:t>
      </w:r>
      <w:proofErr w:type="gramStart"/>
      <w:r>
        <w:rPr>
          <w:i/>
          <w:lang w:val="en-US"/>
        </w:rPr>
        <w:t>add</w:t>
      </w:r>
      <w:r>
        <w:rPr>
          <w:i/>
        </w:rPr>
        <w:t>Node</w:t>
      </w:r>
      <w:r w:rsidRPr="00DE1B49">
        <w:rPr>
          <w:i/>
        </w:rPr>
        <w:t>(</w:t>
      </w:r>
      <w:proofErr w:type="gramEnd"/>
      <w:r>
        <w:rPr>
          <w:i/>
        </w:rPr>
        <w:t xml:space="preserve">EntailmentUnitMention </w:t>
      </w:r>
      <w:proofErr w:type="spellStart"/>
      <w:r>
        <w:rPr>
          <w:i/>
        </w:rPr>
        <w:t>eum</w:t>
      </w:r>
      <w:proofErr w:type="spellEnd"/>
      <w:r w:rsidRPr="00DE1B49">
        <w:rPr>
          <w:i/>
        </w:rPr>
        <w:t>)</w:t>
      </w:r>
    </w:p>
    <w:p w:rsidR="00A635DF" w:rsidRPr="00DE1B49" w:rsidRDefault="00A635DF" w:rsidP="00A635DF">
      <w:pPr>
        <w:numPr>
          <w:ilvl w:val="2"/>
          <w:numId w:val="15"/>
        </w:numPr>
        <w:spacing w:line="276" w:lineRule="auto"/>
        <w:ind w:hanging="359"/>
        <w:rPr>
          <w:lang w:val="en-US"/>
        </w:rPr>
      </w:pPr>
      <w:r w:rsidRPr="00DE1B49">
        <w:rPr>
          <w:lang w:val="en-US"/>
        </w:rPr>
        <w:t xml:space="preserve">@param </w:t>
      </w:r>
      <w:proofErr w:type="spellStart"/>
      <w:r>
        <w:rPr>
          <w:lang w:val="en-US"/>
        </w:rPr>
        <w:t>eum</w:t>
      </w:r>
      <w:proofErr w:type="spellEnd"/>
      <w:r w:rsidRPr="00DE1B49">
        <w:rPr>
          <w:lang w:val="en-US"/>
        </w:rPr>
        <w:t xml:space="preserve"> </w:t>
      </w:r>
      <w:r>
        <w:rPr>
          <w:lang w:val="en-US"/>
        </w:rPr>
        <w:t>– the node to be added to</w:t>
      </w:r>
      <w:r w:rsidRPr="00DE1B49">
        <w:rPr>
          <w:lang w:val="en-US"/>
        </w:rPr>
        <w:t xml:space="preserve"> the graph</w:t>
      </w:r>
    </w:p>
    <w:p w:rsidR="00A635DF" w:rsidRPr="00A635DF" w:rsidRDefault="00A635DF" w:rsidP="00A635DF">
      <w:pPr>
        <w:numPr>
          <w:ilvl w:val="2"/>
          <w:numId w:val="15"/>
        </w:numPr>
        <w:spacing w:line="276" w:lineRule="auto"/>
        <w:ind w:hanging="359"/>
        <w:rPr>
          <w:lang w:val="en-US"/>
        </w:rPr>
      </w:pPr>
      <w:r w:rsidRPr="00DE1B49">
        <w:rPr>
          <w:lang w:val="en-US"/>
        </w:rPr>
        <w:lastRenderedPageBreak/>
        <w:t xml:space="preserve">@return (EntailmentUnitMention) </w:t>
      </w:r>
      <w:r>
        <w:rPr>
          <w:lang w:val="en-US"/>
        </w:rPr>
        <w:t>–</w:t>
      </w:r>
      <w:r w:rsidRPr="00DE1B49">
        <w:rPr>
          <w:lang w:val="en-US"/>
        </w:rPr>
        <w:t xml:space="preserve"> t</w:t>
      </w:r>
      <w:r>
        <w:rPr>
          <w:lang w:val="en-US"/>
        </w:rPr>
        <w:t xml:space="preserve">he </w:t>
      </w:r>
      <w:r w:rsidRPr="00DE1B49">
        <w:rPr>
          <w:lang w:val="en-US"/>
        </w:rPr>
        <w:t>node</w:t>
      </w:r>
      <w:r>
        <w:rPr>
          <w:lang w:val="en-US"/>
        </w:rPr>
        <w:t xml:space="preserve"> added </w:t>
      </w:r>
    </w:p>
    <w:p w:rsidR="0087709E" w:rsidRPr="00DE1B49" w:rsidRDefault="0087709E" w:rsidP="0087709E">
      <w:pPr>
        <w:ind w:left="1440"/>
        <w:rPr>
          <w:lang w:val="en-US"/>
        </w:rPr>
      </w:pPr>
    </w:p>
    <w:p w:rsidR="00BB6576" w:rsidRPr="00242CCD" w:rsidRDefault="00BB6576" w:rsidP="0087709E">
      <w:pPr>
        <w:ind w:left="1440"/>
        <w:rPr>
          <w:lang w:val="en-US"/>
        </w:rPr>
      </w:pPr>
      <w:r w:rsidRPr="00242CCD">
        <w:rPr>
          <w:lang w:val="en-US"/>
          <w:rPrChange w:id="842" w:author="Kathrin Eichler" w:date="2014-12-08T17:05:00Z">
            <w:rPr>
              <w:u w:val="single"/>
              <w:lang w:val="en-US"/>
            </w:rPr>
          </w:rPrChange>
        </w:rPr>
        <w:t>M</w:t>
      </w:r>
      <w:r w:rsidR="0087709E" w:rsidRPr="00242CCD">
        <w:rPr>
          <w:lang w:val="en-US"/>
          <w:rPrChange w:id="843" w:author="Kathrin Eichler" w:date="2014-12-08T17:05:00Z">
            <w:rPr>
              <w:u w:val="single"/>
              <w:lang w:val="en-US"/>
            </w:rPr>
          </w:rPrChange>
        </w:rPr>
        <w:t>ethods for internal testing purposes</w:t>
      </w:r>
      <w:ins w:id="844" w:author="Kathrin Eichler" w:date="2014-12-08T17:05:00Z">
        <w:r w:rsidR="00242CCD">
          <w:rPr>
            <w:lang w:val="en-US"/>
          </w:rPr>
          <w:t>:</w:t>
        </w:r>
      </w:ins>
      <w:r w:rsidRPr="00242CCD">
        <w:rPr>
          <w:lang w:val="en-US"/>
        </w:rPr>
        <w:t xml:space="preserve"> </w:t>
      </w:r>
    </w:p>
    <w:p w:rsidR="0087709E" w:rsidRPr="00DE1B49" w:rsidRDefault="0087709E" w:rsidP="0087709E">
      <w:pPr>
        <w:ind w:left="1440"/>
        <w:rPr>
          <w:lang w:val="en-US"/>
        </w:rPr>
      </w:pPr>
      <w:proofErr w:type="spellStart"/>
      <w:proofErr w:type="gramStart"/>
      <w:r w:rsidRPr="00DE1B49">
        <w:rPr>
          <w:i/>
          <w:lang w:val="en-US"/>
        </w:rPr>
        <w:t>getSampleGraph</w:t>
      </w:r>
      <w:proofErr w:type="spellEnd"/>
      <w:r w:rsidRPr="00DE1B49">
        <w:rPr>
          <w:i/>
          <w:lang w:val="en-US"/>
        </w:rPr>
        <w:t>(</w:t>
      </w:r>
      <w:proofErr w:type="gramEnd"/>
      <w:r w:rsidRPr="00DE1B49">
        <w:rPr>
          <w:i/>
          <w:lang w:val="en-US"/>
        </w:rPr>
        <w:t xml:space="preserve">), </w:t>
      </w:r>
      <w:proofErr w:type="spellStart"/>
      <w:r w:rsidRPr="00DE1B49">
        <w:rPr>
          <w:i/>
          <w:lang w:val="en-US"/>
        </w:rPr>
        <w:t>getSampleOutput</w:t>
      </w:r>
      <w:proofErr w:type="spellEnd"/>
      <w:r w:rsidRPr="00DE1B49">
        <w:rPr>
          <w:i/>
          <w:lang w:val="en-US"/>
        </w:rPr>
        <w:t>()</w:t>
      </w:r>
    </w:p>
    <w:p w:rsidR="0087709E" w:rsidRPr="00DE1B49" w:rsidRDefault="0087709E" w:rsidP="0087709E">
      <w:pPr>
        <w:ind w:left="1440"/>
        <w:rPr>
          <w:lang w:val="en-US"/>
        </w:rPr>
      </w:pPr>
    </w:p>
    <w:p w:rsidR="00BB6576" w:rsidRPr="00242CCD" w:rsidRDefault="00BB6576" w:rsidP="0087709E">
      <w:pPr>
        <w:ind w:left="1440"/>
        <w:rPr>
          <w:lang w:val="en-US"/>
        </w:rPr>
      </w:pPr>
      <w:r w:rsidRPr="00242CCD">
        <w:rPr>
          <w:lang w:val="en-US"/>
          <w:rPrChange w:id="845" w:author="Kathrin Eichler" w:date="2014-12-08T17:05:00Z">
            <w:rPr>
              <w:u w:val="single"/>
              <w:lang w:val="en-US"/>
            </w:rPr>
          </w:rPrChange>
        </w:rPr>
        <w:t>S</w:t>
      </w:r>
      <w:r w:rsidR="0087709E" w:rsidRPr="00242CCD">
        <w:rPr>
          <w:lang w:val="en-US"/>
          <w:rPrChange w:id="846" w:author="Kathrin Eichler" w:date="2014-12-08T17:05:00Z">
            <w:rPr>
              <w:u w:val="single"/>
              <w:lang w:val="en-US"/>
            </w:rPr>
          </w:rPrChange>
        </w:rPr>
        <w:t>pecialized implementations of general graph methods</w:t>
      </w:r>
      <w:ins w:id="847" w:author="Kathrin Eichler" w:date="2014-12-08T17:06:00Z">
        <w:r w:rsidR="00242CCD">
          <w:rPr>
            <w:lang w:val="en-US"/>
          </w:rPr>
          <w:t>:</w:t>
        </w:r>
      </w:ins>
      <w:r w:rsidRPr="00242CCD">
        <w:rPr>
          <w:lang w:val="en-US"/>
        </w:rPr>
        <w:t xml:space="preserve"> </w:t>
      </w:r>
    </w:p>
    <w:p w:rsidR="0087709E" w:rsidRPr="00DE1B49" w:rsidRDefault="0087709E" w:rsidP="000640B5">
      <w:pPr>
        <w:ind w:left="1440"/>
        <w:rPr>
          <w:lang w:val="en-US"/>
        </w:rPr>
      </w:pPr>
      <w:proofErr w:type="spellStart"/>
      <w:proofErr w:type="gramStart"/>
      <w:r w:rsidRPr="00DE1B49">
        <w:rPr>
          <w:i/>
          <w:lang w:val="en-US"/>
        </w:rPr>
        <w:t>addEdge</w:t>
      </w:r>
      <w:proofErr w:type="spellEnd"/>
      <w:r w:rsidRPr="00DE1B49">
        <w:rPr>
          <w:i/>
          <w:lang w:val="en-US"/>
        </w:rPr>
        <w:t>(</w:t>
      </w:r>
      <w:proofErr w:type="gramEnd"/>
      <w:r w:rsidRPr="00DE1B49">
        <w:rPr>
          <w:i/>
          <w:lang w:val="en-US"/>
        </w:rPr>
        <w:t xml:space="preserve">EntailmentUnitMention parent, EntailmentUnitMention </w:t>
      </w:r>
      <w:proofErr w:type="spellStart"/>
      <w:r w:rsidRPr="00DE1B49">
        <w:rPr>
          <w:i/>
          <w:lang w:val="en-US"/>
        </w:rPr>
        <w:t>eum</w:t>
      </w:r>
      <w:proofErr w:type="spellEnd"/>
      <w:r w:rsidRPr="00DE1B49">
        <w:rPr>
          <w:i/>
          <w:lang w:val="en-US"/>
        </w:rPr>
        <w:t xml:space="preserve">), </w:t>
      </w:r>
      <w:proofErr w:type="spellStart"/>
      <w:r w:rsidRPr="00DE1B49">
        <w:rPr>
          <w:i/>
          <w:lang w:val="en-US"/>
        </w:rPr>
        <w:t>containsVertex</w:t>
      </w:r>
      <w:proofErr w:type="spellEnd"/>
      <w:r w:rsidRPr="00DE1B49">
        <w:rPr>
          <w:i/>
          <w:lang w:val="en-US"/>
        </w:rPr>
        <w:t xml:space="preserve">(EntailmentUnitMention </w:t>
      </w:r>
      <w:proofErr w:type="spellStart"/>
      <w:r w:rsidRPr="00DE1B49">
        <w:rPr>
          <w:i/>
          <w:lang w:val="en-US"/>
        </w:rPr>
        <w:t>eum</w:t>
      </w:r>
      <w:proofErr w:type="spellEnd"/>
      <w:r w:rsidRPr="00DE1B49">
        <w:rPr>
          <w:i/>
          <w:lang w:val="en-US"/>
        </w:rPr>
        <w:t xml:space="preserve">), </w:t>
      </w:r>
      <w:proofErr w:type="spellStart"/>
      <w:r w:rsidRPr="00DE1B49">
        <w:rPr>
          <w:i/>
          <w:lang w:val="en-US"/>
        </w:rPr>
        <w:t>toString</w:t>
      </w:r>
      <w:proofErr w:type="spellEnd"/>
      <w:r w:rsidRPr="00DE1B49">
        <w:rPr>
          <w:i/>
          <w:lang w:val="en-US"/>
        </w:rPr>
        <w:t>()</w:t>
      </w:r>
    </w:p>
    <w:p w:rsidR="0087709E" w:rsidRPr="00DE1B49" w:rsidRDefault="0087709E" w:rsidP="006C3E1B">
      <w:pPr>
        <w:pStyle w:val="berschrift4"/>
      </w:pPr>
      <w:bookmarkStart w:id="848" w:name="h.ow0cdglbw0v3" w:colFirst="0" w:colLast="0"/>
      <w:bookmarkEnd w:id="848"/>
      <w:proofErr w:type="gramStart"/>
      <w:r w:rsidRPr="00DE1B49">
        <w:t>class</w:t>
      </w:r>
      <w:proofErr w:type="gramEnd"/>
      <w:r w:rsidRPr="00DE1B49">
        <w:t xml:space="preserve"> EntailmentUnitMention</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A35CB" w:rsidP="00A909B6">
      <w:pPr>
        <w:rPr>
          <w:lang w:val="en-US"/>
        </w:rPr>
      </w:pPr>
      <w:r>
        <w:rPr>
          <w:lang w:val="en-US"/>
        </w:rPr>
        <w:t xml:space="preserve">An </w:t>
      </w:r>
      <w:r w:rsidR="00181B67" w:rsidRPr="007D429F">
        <w:rPr>
          <w:i/>
          <w:lang w:val="en-US"/>
        </w:rPr>
        <w:t>EntailmentUnitMention</w:t>
      </w:r>
      <w:r>
        <w:rPr>
          <w:lang w:val="en-US"/>
        </w:rPr>
        <w:t xml:space="preserve"> refers to a piece of text (fragment or </w:t>
      </w:r>
      <w:proofErr w:type="spellStart"/>
      <w:r>
        <w:rPr>
          <w:lang w:val="en-US"/>
        </w:rPr>
        <w:t>subfragment</w:t>
      </w:r>
      <w:proofErr w:type="spellEnd"/>
      <w:r>
        <w:rPr>
          <w:lang w:val="en-US"/>
        </w:rPr>
        <w:t xml:space="preserve"> in WP2 term</w:t>
      </w:r>
      <w:r>
        <w:rPr>
          <w:lang w:val="en-US"/>
        </w:rPr>
        <w:t>i</w:t>
      </w:r>
      <w:r>
        <w:rPr>
          <w:lang w:val="en-US"/>
        </w:rPr>
        <w:t xml:space="preserve">nology) occurring </w:t>
      </w:r>
      <w:r w:rsidR="00DF587F">
        <w:rPr>
          <w:lang w:val="en-US"/>
        </w:rPr>
        <w:t>with</w:t>
      </w:r>
      <w:r>
        <w:rPr>
          <w:lang w:val="en-US"/>
        </w:rPr>
        <w:t>in a particular input text, i.e., it is</w:t>
      </w:r>
      <w:r w:rsidR="00DF587F">
        <w:rPr>
          <w:lang w:val="en-US"/>
        </w:rPr>
        <w:t xml:space="preserve"> associated to exactly one document</w:t>
      </w:r>
      <w:r>
        <w:rPr>
          <w:lang w:val="en-US"/>
        </w:rPr>
        <w:t xml:space="preserve">. </w:t>
      </w:r>
      <w:r w:rsidR="00181B67" w:rsidRPr="007D429F">
        <w:rPr>
          <w:i/>
          <w:lang w:val="en-US"/>
        </w:rPr>
        <w:t>EntailmentUnitMention</w:t>
      </w:r>
      <w:r w:rsidR="00BF05CC">
        <w:rPr>
          <w:lang w:val="en-US"/>
        </w:rPr>
        <w:t xml:space="preserve">-s referring to the same text are grouped within a single </w:t>
      </w:r>
      <w:r w:rsidR="00181B67" w:rsidRPr="007D429F">
        <w:rPr>
          <w:i/>
          <w:lang w:val="en-US"/>
        </w:rPr>
        <w:t>Entailme</w:t>
      </w:r>
      <w:r w:rsidR="00181B67" w:rsidRPr="007D429F">
        <w:rPr>
          <w:i/>
          <w:lang w:val="en-US"/>
        </w:rPr>
        <w:t>n</w:t>
      </w:r>
      <w:r w:rsidR="00181B67" w:rsidRPr="007D429F">
        <w:rPr>
          <w:i/>
          <w:lang w:val="en-US"/>
        </w:rPr>
        <w:t>tUnit</w:t>
      </w:r>
      <w:r w:rsidR="00BF05CC">
        <w:rPr>
          <w:lang w:val="en-US"/>
        </w:rPr>
        <w:t xml:space="preserve"> (for details, see section </w:t>
      </w:r>
      <w:r w:rsidR="006C1AF3">
        <w:rPr>
          <w:lang w:val="en-US"/>
        </w:rPr>
        <w:fldChar w:fldCharType="begin"/>
      </w:r>
      <w:r w:rsidR="00BF05CC">
        <w:rPr>
          <w:lang w:val="en-US"/>
        </w:rPr>
        <w:instrText xml:space="preserve"> REF _Ref359326743 \r \h </w:instrText>
      </w:r>
      <w:r w:rsidR="006C1AF3">
        <w:rPr>
          <w:lang w:val="en-US"/>
        </w:rPr>
      </w:r>
      <w:r w:rsidR="006C1AF3">
        <w:rPr>
          <w:lang w:val="en-US"/>
        </w:rPr>
        <w:fldChar w:fldCharType="separate"/>
      </w:r>
      <w:r w:rsidR="000F0841">
        <w:rPr>
          <w:lang w:val="en-US"/>
        </w:rPr>
        <w:t>3.3.2.2</w:t>
      </w:r>
      <w:r w:rsidR="006C1AF3">
        <w:rPr>
          <w:lang w:val="en-US"/>
        </w:rPr>
        <w:fldChar w:fldCharType="end"/>
      </w:r>
      <w:r w:rsidR="00BF05CC">
        <w:rPr>
          <w:lang w:val="en-US"/>
        </w:rPr>
        <w:t xml:space="preserve">). </w:t>
      </w:r>
      <w:r w:rsidR="000640B5">
        <w:t xml:space="preserve">A vertex in the fragment graph is an </w:t>
      </w:r>
      <w:r w:rsidR="000640B5" w:rsidRPr="004E3194">
        <w:rPr>
          <w:i/>
          <w:rPrChange w:id="849" w:author="Kathrin Eichler" w:date="2014-12-08T17:06:00Z">
            <w:rPr/>
          </w:rPrChange>
        </w:rPr>
        <w:t>EntailmentUni</w:t>
      </w:r>
      <w:r w:rsidR="000640B5" w:rsidRPr="004E3194">
        <w:rPr>
          <w:i/>
          <w:rPrChange w:id="850" w:author="Kathrin Eichler" w:date="2014-12-08T17:06:00Z">
            <w:rPr/>
          </w:rPrChange>
        </w:rPr>
        <w:t>t</w:t>
      </w:r>
      <w:r w:rsidR="000640B5" w:rsidRPr="004E3194">
        <w:rPr>
          <w:i/>
          <w:rPrChange w:id="851" w:author="Kathrin Eichler" w:date="2014-12-08T17:06:00Z">
            <w:rPr/>
          </w:rPrChange>
        </w:rPr>
        <w:t>Mention</w:t>
      </w:r>
      <w:r w:rsidR="000640B5">
        <w:t xml:space="preserve">. It consists of </w:t>
      </w:r>
      <w:r w:rsidR="0087709E" w:rsidRPr="00DE1B49">
        <w:rPr>
          <w:lang w:val="en-US"/>
        </w:rPr>
        <w:t xml:space="preserve">a base statement + </w:t>
      </w:r>
      <w:ins w:id="852" w:author="Kathrin Eichler" w:date="2014-12-08T17:06:00Z">
        <w:r w:rsidR="004E3194">
          <w:rPr>
            <w:lang w:val="en-US"/>
          </w:rPr>
          <w:t xml:space="preserve">(optionally) </w:t>
        </w:r>
      </w:ins>
      <w:r w:rsidR="0087709E" w:rsidRPr="00DE1B49">
        <w:rPr>
          <w:lang w:val="en-US"/>
        </w:rPr>
        <w:t>a number of modifiers.</w:t>
      </w:r>
    </w:p>
    <w:p w:rsidR="0087709E" w:rsidRPr="00DE1B49" w:rsidRDefault="0087709E" w:rsidP="0087709E">
      <w:pPr>
        <w:pStyle w:val="Listenabsatz"/>
      </w:pPr>
      <w:bookmarkStart w:id="853" w:name="h.3s05a18pwien" w:colFirst="0" w:colLast="0"/>
      <w:bookmarkEnd w:id="853"/>
      <w:r w:rsidRPr="00DE1B49">
        <w:t>Attributes</w:t>
      </w:r>
      <w:r w:rsidR="00CA3850">
        <w:t>:</w:t>
      </w:r>
    </w:p>
    <w:p w:rsidR="0087709E" w:rsidRPr="00DE1B49" w:rsidRDefault="00BB6576" w:rsidP="00675094">
      <w:pPr>
        <w:numPr>
          <w:ilvl w:val="1"/>
          <w:numId w:val="92"/>
        </w:numPr>
        <w:spacing w:line="276" w:lineRule="auto"/>
        <w:ind w:hanging="359"/>
        <w:rPr>
          <w:lang w:val="en-US"/>
        </w:rPr>
      </w:pPr>
      <w:r>
        <w:rPr>
          <w:i/>
          <w:lang w:val="en-US"/>
        </w:rPr>
        <w:t xml:space="preserve">String </w:t>
      </w:r>
      <w:r w:rsidR="0087709E" w:rsidRPr="00DE1B49">
        <w:rPr>
          <w:i/>
          <w:lang w:val="en-US"/>
        </w:rPr>
        <w:t>text</w:t>
      </w:r>
      <w:r w:rsidR="0087709E" w:rsidRPr="00DE1B49">
        <w:rPr>
          <w:lang w:val="en-US"/>
        </w:rPr>
        <w:t xml:space="preserve"> </w:t>
      </w:r>
      <w:r w:rsidR="00B77A1E">
        <w:rPr>
          <w:lang w:val="en-US"/>
        </w:rPr>
        <w:t>–</w:t>
      </w:r>
      <w:r w:rsidR="0087709E" w:rsidRPr="00DE1B49">
        <w:rPr>
          <w:lang w:val="en-US"/>
        </w:rPr>
        <w:t xml:space="preserve"> the text fragment corresponding to the node</w:t>
      </w:r>
    </w:p>
    <w:p w:rsidR="0087709E" w:rsidRPr="00DE1B49" w:rsidRDefault="00BB6576" w:rsidP="00675094">
      <w:pPr>
        <w:numPr>
          <w:ilvl w:val="1"/>
          <w:numId w:val="92"/>
        </w:numPr>
        <w:spacing w:line="276" w:lineRule="auto"/>
        <w:ind w:hanging="359"/>
        <w:rPr>
          <w:lang w:val="en-US"/>
        </w:rPr>
      </w:pPr>
      <w:r>
        <w:rPr>
          <w:i/>
          <w:lang w:val="en-US"/>
        </w:rPr>
        <w:t xml:space="preserve">int </w:t>
      </w:r>
      <w:r w:rsidR="0087709E" w:rsidRPr="00DE1B49">
        <w:rPr>
          <w:i/>
          <w:lang w:val="en-US"/>
        </w:rPr>
        <w:t>begin</w:t>
      </w:r>
      <w:r w:rsidR="0087709E" w:rsidRPr="00DE1B49">
        <w:rPr>
          <w:lang w:val="en-US"/>
        </w:rPr>
        <w:t xml:space="preserve"> </w:t>
      </w:r>
      <w:r w:rsidR="00B77A1E">
        <w:rPr>
          <w:lang w:val="en-US"/>
        </w:rPr>
        <w:t>–</w:t>
      </w:r>
      <w:r w:rsidR="0087709E" w:rsidRPr="00DE1B49">
        <w:rPr>
          <w:lang w:val="en-US"/>
        </w:rPr>
        <w:t xml:space="preserve"> starting position of the fragment relative to the document it comes from </w:t>
      </w:r>
    </w:p>
    <w:p w:rsidR="0087709E" w:rsidRPr="00DE1B49" w:rsidRDefault="00BB6576" w:rsidP="00675094">
      <w:pPr>
        <w:numPr>
          <w:ilvl w:val="1"/>
          <w:numId w:val="92"/>
        </w:numPr>
        <w:spacing w:line="276" w:lineRule="auto"/>
        <w:ind w:hanging="359"/>
        <w:rPr>
          <w:lang w:val="en-US"/>
        </w:rPr>
      </w:pPr>
      <w:r>
        <w:rPr>
          <w:i/>
          <w:lang w:val="en-US"/>
        </w:rPr>
        <w:t xml:space="preserve">int </w:t>
      </w:r>
      <w:r w:rsidR="0087709E" w:rsidRPr="00DE1B49">
        <w:rPr>
          <w:i/>
          <w:lang w:val="en-US"/>
        </w:rPr>
        <w:t>end</w:t>
      </w:r>
      <w:r w:rsidR="0087709E" w:rsidRPr="00DE1B49">
        <w:rPr>
          <w:lang w:val="en-US"/>
        </w:rPr>
        <w:t xml:space="preserve"> </w:t>
      </w:r>
      <w:r w:rsidR="00B77A1E">
        <w:rPr>
          <w:lang w:val="en-US"/>
        </w:rPr>
        <w:t>–</w:t>
      </w:r>
      <w:r w:rsidR="0087709E" w:rsidRPr="00DE1B49">
        <w:rPr>
          <w:lang w:val="en-US"/>
        </w:rPr>
        <w:t xml:space="preserve"> end position of the fragment relative to the document it comes from</w:t>
      </w:r>
    </w:p>
    <w:p w:rsidR="0087709E" w:rsidRPr="00DE1B49" w:rsidRDefault="00BB6576" w:rsidP="00675094">
      <w:pPr>
        <w:numPr>
          <w:ilvl w:val="1"/>
          <w:numId w:val="92"/>
        </w:numPr>
        <w:spacing w:line="276" w:lineRule="auto"/>
        <w:ind w:hanging="359"/>
      </w:pPr>
      <w:r>
        <w:rPr>
          <w:i/>
        </w:rPr>
        <w:t xml:space="preserve">String </w:t>
      </w:r>
      <w:r w:rsidR="0087709E" w:rsidRPr="00DE1B49">
        <w:rPr>
          <w:i/>
        </w:rPr>
        <w:t>categoryId</w:t>
      </w:r>
      <w:r w:rsidR="0087709E" w:rsidRPr="00DE1B49">
        <w:t xml:space="preserve"> </w:t>
      </w:r>
      <w:r w:rsidR="00B77A1E">
        <w:t>–</w:t>
      </w:r>
      <w:r w:rsidR="0087709E" w:rsidRPr="00DE1B49">
        <w:t xml:space="preserve"> </w:t>
      </w:r>
      <w:ins w:id="854" w:author="Kathrin Eichler" w:date="2014-12-08T17:07:00Z">
        <w:r w:rsidR="0077316C">
          <w:t xml:space="preserve">ID of the </w:t>
        </w:r>
      </w:ins>
      <w:r w:rsidR="0087709E" w:rsidRPr="00DE1B49">
        <w:t>category</w:t>
      </w:r>
      <w:ins w:id="855" w:author="Kathrin Eichler" w:date="2014-12-08T17:07:00Z">
        <w:r w:rsidR="0077316C">
          <w:t xml:space="preserve"> assigned to the document this mention originates from</w:t>
        </w:r>
      </w:ins>
      <w:r w:rsidR="0087709E" w:rsidRPr="00DE1B49">
        <w:t xml:space="preserve"> </w:t>
      </w:r>
      <w:del w:id="856" w:author="Kathrin Eichler" w:date="2014-12-08T17:07:00Z">
        <w:r w:rsidR="0087709E" w:rsidRPr="00DE1B49" w:rsidDel="0077316C">
          <w:delText>information</w:delText>
        </w:r>
      </w:del>
    </w:p>
    <w:p w:rsidR="0087709E" w:rsidRPr="00DE1B49" w:rsidRDefault="00BB6576" w:rsidP="00675094">
      <w:pPr>
        <w:numPr>
          <w:ilvl w:val="1"/>
          <w:numId w:val="92"/>
        </w:numPr>
        <w:spacing w:line="276" w:lineRule="auto"/>
        <w:ind w:hanging="359"/>
      </w:pPr>
      <w:proofErr w:type="gramStart"/>
      <w:r>
        <w:rPr>
          <w:i/>
          <w:lang w:val="en-US"/>
        </w:rPr>
        <w:t>int</w:t>
      </w:r>
      <w:proofErr w:type="gramEnd"/>
      <w:r>
        <w:rPr>
          <w:i/>
          <w:lang w:val="en-US"/>
        </w:rPr>
        <w:t xml:space="preserve"> </w:t>
      </w:r>
      <w:r w:rsidR="0087709E" w:rsidRPr="00DE1B49">
        <w:rPr>
          <w:i/>
          <w:lang w:val="en-US"/>
        </w:rPr>
        <w:t>level</w:t>
      </w:r>
      <w:r>
        <w:rPr>
          <w:lang w:val="en-US"/>
        </w:rPr>
        <w:t xml:space="preserve"> </w:t>
      </w:r>
      <w:r w:rsidR="00B77A1E">
        <w:rPr>
          <w:lang w:val="en-US"/>
        </w:rPr>
        <w:t>–</w:t>
      </w:r>
      <w:r w:rsidR="0087709E" w:rsidRPr="00DE1B49">
        <w:rPr>
          <w:lang w:val="en-US"/>
        </w:rPr>
        <w:t xml:space="preserve"> the level of the node in the fragment graph it is part of. </w:t>
      </w:r>
      <w:r w:rsidR="0087709E" w:rsidRPr="00DE1B49">
        <w:t>It corr</w:t>
      </w:r>
      <w:r w:rsidR="0087709E" w:rsidRPr="00DE1B49">
        <w:t>e</w:t>
      </w:r>
      <w:r w:rsidR="0087709E" w:rsidRPr="00DE1B49">
        <w:t>sponds to the number of modifiers the text has</w:t>
      </w:r>
    </w:p>
    <w:p w:rsidR="0087709E" w:rsidRPr="00DE1B49" w:rsidRDefault="00BB6576" w:rsidP="00675094">
      <w:pPr>
        <w:numPr>
          <w:ilvl w:val="1"/>
          <w:numId w:val="92"/>
        </w:numPr>
        <w:spacing w:line="276" w:lineRule="auto"/>
        <w:ind w:hanging="359"/>
        <w:rPr>
          <w:lang w:val="en-US"/>
        </w:rPr>
      </w:pPr>
      <w:r w:rsidRPr="00BB6576">
        <w:rPr>
          <w:i/>
          <w:lang w:val="en-US"/>
        </w:rPr>
        <w:t>Set&lt;ModifierAnnotation&gt;</w:t>
      </w:r>
      <w:r w:rsidR="0087709E" w:rsidRPr="00DE1B49">
        <w:rPr>
          <w:i/>
          <w:lang w:val="en-US"/>
        </w:rPr>
        <w:t>modifiers</w:t>
      </w:r>
      <w:r w:rsidR="0087709E" w:rsidRPr="00DE1B49">
        <w:rPr>
          <w:lang w:val="en-US"/>
        </w:rPr>
        <w:t xml:space="preserve"> </w:t>
      </w:r>
      <w:r w:rsidR="00B77A1E">
        <w:rPr>
          <w:lang w:val="en-US"/>
        </w:rPr>
        <w:t>–</w:t>
      </w:r>
      <w:r w:rsidR="0087709E" w:rsidRPr="00DE1B49">
        <w:rPr>
          <w:lang w:val="en-US"/>
        </w:rPr>
        <w:t xml:space="preserve"> the set of modifiers (represented as the set of corresponding annotations from the CAS object) contained in this node’s text fragment</w:t>
      </w:r>
    </w:p>
    <w:p w:rsidR="0087709E" w:rsidRPr="00DE1B49" w:rsidRDefault="00BB6576" w:rsidP="00675094">
      <w:pPr>
        <w:numPr>
          <w:ilvl w:val="1"/>
          <w:numId w:val="92"/>
        </w:numPr>
        <w:spacing w:line="276" w:lineRule="auto"/>
        <w:ind w:hanging="359"/>
        <w:rPr>
          <w:lang w:val="en-US"/>
        </w:rPr>
      </w:pPr>
      <w:r w:rsidRPr="00BB6576">
        <w:rPr>
          <w:i/>
          <w:lang w:val="en-US"/>
        </w:rPr>
        <w:t>Set&lt;SimpleModifier&gt;</w:t>
      </w:r>
      <w:r w:rsidR="0087709E" w:rsidRPr="00BB6576">
        <w:rPr>
          <w:i/>
          <w:lang w:val="en-US"/>
        </w:rPr>
        <w:t>mo</w:t>
      </w:r>
      <w:r w:rsidR="0087709E" w:rsidRPr="00DE1B49">
        <w:rPr>
          <w:i/>
          <w:lang w:val="en-US"/>
        </w:rPr>
        <w:t>difiersText</w:t>
      </w:r>
      <w:r>
        <w:rPr>
          <w:lang w:val="en-US"/>
        </w:rPr>
        <w:t xml:space="preserve"> </w:t>
      </w:r>
      <w:r w:rsidR="00B77A1E">
        <w:rPr>
          <w:lang w:val="en-US"/>
        </w:rPr>
        <w:t>–</w:t>
      </w:r>
      <w:r w:rsidR="0087709E" w:rsidRPr="00DE1B49">
        <w:rPr>
          <w:lang w:val="en-US"/>
        </w:rPr>
        <w:t xml:space="preserve"> the set of modifiers in the text, repr</w:t>
      </w:r>
      <w:r w:rsidR="0087709E" w:rsidRPr="00DE1B49">
        <w:rPr>
          <w:lang w:val="en-US"/>
        </w:rPr>
        <w:t>e</w:t>
      </w:r>
      <w:r w:rsidR="0087709E" w:rsidRPr="00DE1B49">
        <w:rPr>
          <w:lang w:val="en-US"/>
        </w:rPr>
        <w:t xml:space="preserve">sented through SimpleModifier objects (modifier text (String) and position of the modifier </w:t>
      </w:r>
      <w:r w:rsidR="00B77A1E">
        <w:rPr>
          <w:lang w:val="en-US"/>
        </w:rPr>
        <w:t>–</w:t>
      </w:r>
      <w:r w:rsidR="0087709E" w:rsidRPr="00DE1B49">
        <w:rPr>
          <w:lang w:val="en-US"/>
        </w:rPr>
        <w:t xml:space="preserve">  begin (int), end (int) </w:t>
      </w:r>
      <w:r w:rsidR="00B77A1E">
        <w:rPr>
          <w:lang w:val="en-US"/>
        </w:rPr>
        <w:t>–</w:t>
      </w:r>
      <w:r w:rsidR="0087709E" w:rsidRPr="00DE1B49">
        <w:rPr>
          <w:lang w:val="en-US"/>
        </w:rPr>
        <w:t xml:space="preserve"> relative to the text fragment)</w:t>
      </w:r>
    </w:p>
    <w:p w:rsidR="0087709E" w:rsidRPr="00DE1B49" w:rsidRDefault="0087709E" w:rsidP="0087709E">
      <w:pPr>
        <w:ind w:left="720"/>
        <w:rPr>
          <w:lang w:val="en-US"/>
        </w:rPr>
      </w:pPr>
    </w:p>
    <w:p w:rsidR="0087709E" w:rsidRPr="00A909B6" w:rsidRDefault="0087709E" w:rsidP="00A909B6">
      <w:pPr>
        <w:pStyle w:val="Listenabsatz"/>
      </w:pPr>
      <w:bookmarkStart w:id="857" w:name="h.wml1b4fsykv7" w:colFirst="0" w:colLast="0"/>
      <w:bookmarkEnd w:id="857"/>
      <w:r w:rsidRPr="00DE1B49">
        <w:t>Constructors</w:t>
      </w:r>
      <w:r w:rsidR="00CA3850">
        <w:t>:</w:t>
      </w:r>
    </w:p>
    <w:p w:rsidR="0087709E" w:rsidRPr="00DE1B49" w:rsidRDefault="0087709E" w:rsidP="00A909B6">
      <w:pPr>
        <w:ind w:left="720"/>
        <w:rPr>
          <w:lang w:val="en-US"/>
        </w:rPr>
      </w:pPr>
      <w:r w:rsidRPr="00DE1B49">
        <w:rPr>
          <w:lang w:val="en-US"/>
        </w:rPr>
        <w:t>The constructors build an EntailmentUnitMention object for a given text fragment, such that it contains only the specified modifiers</w:t>
      </w:r>
    </w:p>
    <w:p w:rsidR="0087709E" w:rsidRPr="00DE1B49" w:rsidRDefault="0087709E" w:rsidP="0087709E">
      <w:pPr>
        <w:ind w:left="720"/>
        <w:rPr>
          <w:lang w:val="en-US"/>
        </w:rPr>
      </w:pPr>
    </w:p>
    <w:p w:rsidR="0087709E" w:rsidRPr="00DE1B49" w:rsidRDefault="0087709E" w:rsidP="0087709E">
      <w:pPr>
        <w:ind w:left="1440"/>
        <w:rPr>
          <w:lang w:val="en-US"/>
        </w:rPr>
      </w:pPr>
      <w:proofErr w:type="gramStart"/>
      <w:r w:rsidRPr="00DE1B49">
        <w:rPr>
          <w:i/>
          <w:lang w:val="en-US"/>
        </w:rPr>
        <w:t>EntailmentUnitMention(</w:t>
      </w:r>
      <w:proofErr w:type="gramEnd"/>
      <w:r w:rsidRPr="00DE1B49">
        <w:rPr>
          <w:i/>
          <w:lang w:val="en-US"/>
        </w:rPr>
        <w:t>org.apache.uima.jcas.JCas aJCas, FragmentAnn</w:t>
      </w:r>
      <w:r w:rsidRPr="00DE1B49">
        <w:rPr>
          <w:i/>
          <w:lang w:val="en-US"/>
        </w:rPr>
        <w:t>o</w:t>
      </w:r>
      <w:r w:rsidRPr="00DE1B49">
        <w:rPr>
          <w:i/>
          <w:lang w:val="en-US"/>
        </w:rPr>
        <w:t>tation frag, java.util.Set&lt;ModifierAnnotation&gt; mods)</w:t>
      </w:r>
    </w:p>
    <w:p w:rsidR="0087709E" w:rsidRPr="00DE1B49" w:rsidRDefault="0087709E" w:rsidP="00675094">
      <w:pPr>
        <w:numPr>
          <w:ilvl w:val="2"/>
          <w:numId w:val="29"/>
        </w:numPr>
        <w:spacing w:line="276" w:lineRule="auto"/>
        <w:ind w:hanging="359"/>
        <w:rPr>
          <w:lang w:val="en-US"/>
        </w:rPr>
      </w:pPr>
      <w:r w:rsidRPr="00DE1B49">
        <w:rPr>
          <w:lang w:val="en-US"/>
        </w:rPr>
        <w:t xml:space="preserve">@param aJCas </w:t>
      </w:r>
      <w:r w:rsidR="00B77A1E">
        <w:rPr>
          <w:lang w:val="en-US"/>
        </w:rPr>
        <w:t>–</w:t>
      </w:r>
      <w:r w:rsidRPr="00DE1B49">
        <w:rPr>
          <w:lang w:val="en-US"/>
        </w:rPr>
        <w:t xml:space="preserve"> the document CAS object</w:t>
      </w:r>
    </w:p>
    <w:p w:rsidR="0087709E" w:rsidRPr="00DE1B49" w:rsidRDefault="0087709E" w:rsidP="00675094">
      <w:pPr>
        <w:numPr>
          <w:ilvl w:val="2"/>
          <w:numId w:val="29"/>
        </w:numPr>
        <w:spacing w:line="276" w:lineRule="auto"/>
        <w:ind w:hanging="359"/>
        <w:rPr>
          <w:lang w:val="en-US"/>
        </w:rPr>
      </w:pPr>
      <w:r w:rsidRPr="00DE1B49">
        <w:rPr>
          <w:lang w:val="en-US"/>
        </w:rPr>
        <w:lastRenderedPageBreak/>
        <w:t xml:space="preserve">@param frag </w:t>
      </w:r>
      <w:r w:rsidR="00B77A1E">
        <w:rPr>
          <w:lang w:val="en-US"/>
        </w:rPr>
        <w:t>–</w:t>
      </w:r>
      <w:r w:rsidRPr="00DE1B49">
        <w:rPr>
          <w:lang w:val="en-US"/>
        </w:rPr>
        <w:t xml:space="preserve"> a fragment annotation in the CAS</w:t>
      </w:r>
    </w:p>
    <w:p w:rsidR="0087709E" w:rsidRPr="00DE1B49" w:rsidRDefault="0087709E" w:rsidP="00675094">
      <w:pPr>
        <w:numPr>
          <w:ilvl w:val="2"/>
          <w:numId w:val="29"/>
        </w:numPr>
        <w:spacing w:line="276" w:lineRule="auto"/>
        <w:ind w:hanging="359"/>
        <w:rPr>
          <w:lang w:val="en-US"/>
        </w:rPr>
      </w:pPr>
      <w:r w:rsidRPr="00DE1B49">
        <w:rPr>
          <w:lang w:val="en-US"/>
        </w:rPr>
        <w:t xml:space="preserve">@param mods </w:t>
      </w:r>
      <w:r w:rsidR="00B77A1E">
        <w:rPr>
          <w:lang w:val="en-US"/>
        </w:rPr>
        <w:t>–</w:t>
      </w:r>
      <w:r w:rsidRPr="00DE1B49">
        <w:rPr>
          <w:lang w:val="en-US"/>
        </w:rPr>
        <w:t xml:space="preserve"> a set of modifiers (represented as a set of modifier annotations from the CAS)</w:t>
      </w:r>
    </w:p>
    <w:p w:rsidR="0087709E" w:rsidRPr="00DE1B49" w:rsidRDefault="0087709E" w:rsidP="00675094">
      <w:pPr>
        <w:numPr>
          <w:ilvl w:val="2"/>
          <w:numId w:val="29"/>
        </w:numPr>
        <w:spacing w:line="276" w:lineRule="auto"/>
        <w:ind w:hanging="359"/>
        <w:rPr>
          <w:lang w:val="en-US"/>
        </w:rPr>
      </w:pPr>
      <w:r w:rsidRPr="00DE1B49">
        <w:rPr>
          <w:lang w:val="en-US"/>
        </w:rPr>
        <w:t>builds an EntailmentUnitMention based on the (determined) fra</w:t>
      </w:r>
      <w:r w:rsidRPr="00DE1B49">
        <w:rPr>
          <w:lang w:val="en-US"/>
        </w:rPr>
        <w:t>g</w:t>
      </w:r>
      <w:r w:rsidRPr="00DE1B49">
        <w:rPr>
          <w:lang w:val="en-US"/>
        </w:rPr>
        <w:t>ment annotation in a document CAS object, that covers the given set of modifiers (and only those)</w:t>
      </w:r>
    </w:p>
    <w:p w:rsidR="00A43D2B" w:rsidRDefault="00A43D2B" w:rsidP="002F48E2">
      <w:pPr>
        <w:rPr>
          <w:i/>
          <w:lang w:val="en-US"/>
        </w:rPr>
      </w:pPr>
    </w:p>
    <w:p w:rsidR="0087709E" w:rsidRDefault="0087709E" w:rsidP="0087709E">
      <w:pPr>
        <w:ind w:left="1440"/>
        <w:rPr>
          <w:i/>
          <w:lang w:val="en-US"/>
        </w:rPr>
      </w:pPr>
      <w:proofErr w:type="gramStart"/>
      <w:r w:rsidRPr="00DE1B49">
        <w:rPr>
          <w:i/>
          <w:lang w:val="en-US"/>
        </w:rPr>
        <w:t>EntailmentUnitMention(</w:t>
      </w:r>
      <w:proofErr w:type="gramEnd"/>
      <w:r w:rsidRPr="00DE1B49">
        <w:rPr>
          <w:i/>
          <w:lang w:val="en-US"/>
        </w:rPr>
        <w:t>java.lang.String textFragment)</w:t>
      </w:r>
    </w:p>
    <w:p w:rsidR="009E7277" w:rsidRPr="00DE1B49" w:rsidRDefault="009E7277" w:rsidP="009E7277">
      <w:pPr>
        <w:spacing w:line="276" w:lineRule="auto"/>
        <w:ind w:left="1440"/>
        <w:rPr>
          <w:lang w:val="en-US"/>
        </w:rPr>
      </w:pPr>
      <w:r>
        <w:rPr>
          <w:lang w:val="en-US"/>
        </w:rPr>
        <w:t>B</w:t>
      </w:r>
      <w:r w:rsidRPr="00DE1B49">
        <w:rPr>
          <w:lang w:val="en-US"/>
        </w:rPr>
        <w:t>uilds an EntailmentUnitMention for the given text portion, with no modif</w:t>
      </w:r>
      <w:r w:rsidRPr="00DE1B49">
        <w:rPr>
          <w:lang w:val="en-US"/>
        </w:rPr>
        <w:t>i</w:t>
      </w:r>
      <w:r w:rsidRPr="00DE1B49">
        <w:rPr>
          <w:lang w:val="en-US"/>
        </w:rPr>
        <w:t>ers</w:t>
      </w:r>
    </w:p>
    <w:p w:rsidR="0087709E" w:rsidRPr="00DE1B49" w:rsidRDefault="0087709E" w:rsidP="00675094">
      <w:pPr>
        <w:numPr>
          <w:ilvl w:val="2"/>
          <w:numId w:val="83"/>
        </w:numPr>
        <w:spacing w:line="276" w:lineRule="auto"/>
        <w:ind w:hanging="359"/>
      </w:pPr>
      <w:r w:rsidRPr="00DE1B49">
        <w:t xml:space="preserve">@param textFragment </w:t>
      </w:r>
      <w:r w:rsidR="00B77A1E">
        <w:t>–</w:t>
      </w:r>
      <w:r w:rsidRPr="00DE1B49">
        <w:t xml:space="preserve"> a text fragment</w:t>
      </w:r>
    </w:p>
    <w:p w:rsidR="0087709E" w:rsidRPr="00DE1B49" w:rsidRDefault="0087709E" w:rsidP="00A909B6">
      <w:pPr>
        <w:pStyle w:val="Listenabsatz"/>
      </w:pPr>
      <w:bookmarkStart w:id="858" w:name="h.hzq5k8wmq84r" w:colFirst="0" w:colLast="0"/>
      <w:bookmarkEnd w:id="858"/>
      <w:r w:rsidRPr="00DE1B49">
        <w:t>Methods</w:t>
      </w:r>
      <w:r w:rsidR="00CA3850">
        <w:t>:</w:t>
      </w:r>
    </w:p>
    <w:p w:rsidR="0087709E" w:rsidRPr="00FC7D8F" w:rsidDel="00FC7D8F" w:rsidRDefault="00BB6576" w:rsidP="0087709E">
      <w:pPr>
        <w:ind w:left="1440"/>
        <w:rPr>
          <w:del w:id="859" w:author="Kathrin Eichler" w:date="2014-12-08T17:07:00Z"/>
        </w:rPr>
      </w:pPr>
      <w:del w:id="860" w:author="Kathrin Eichler" w:date="2014-12-08T17:07:00Z">
        <w:r w:rsidRPr="00FC7D8F" w:rsidDel="00FC7D8F">
          <w:rPr>
            <w:i/>
          </w:rPr>
          <w:delText xml:space="preserve">int </w:delText>
        </w:r>
        <w:r w:rsidR="0087709E" w:rsidRPr="00FC7D8F" w:rsidDel="00FC7D8F">
          <w:rPr>
            <w:i/>
          </w:rPr>
          <w:delText>getBegin()</w:delText>
        </w:r>
      </w:del>
    </w:p>
    <w:p w:rsidR="0087709E" w:rsidRPr="00FC7D8F" w:rsidDel="00FC7D8F" w:rsidRDefault="0087709E" w:rsidP="00675094">
      <w:pPr>
        <w:numPr>
          <w:ilvl w:val="2"/>
          <w:numId w:val="34"/>
        </w:numPr>
        <w:spacing w:line="276" w:lineRule="auto"/>
        <w:ind w:hanging="359"/>
        <w:rPr>
          <w:del w:id="861" w:author="Kathrin Eichler" w:date="2014-12-08T17:07:00Z"/>
          <w:lang w:val="en-US"/>
        </w:rPr>
      </w:pPr>
      <w:del w:id="862"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start position of the node’s text fragment </w:delText>
        </w:r>
        <w:r w:rsidR="00AB6009" w:rsidRPr="00FC7D8F" w:rsidDel="00FC7D8F">
          <w:rPr>
            <w:lang w:val="en-US"/>
          </w:rPr>
          <w:delText>(</w:delText>
        </w:r>
        <w:r w:rsidR="00AB6009" w:rsidRPr="00FC7D8F" w:rsidDel="00FC7D8F">
          <w:delText>relative to the document the fragment belongs to)</w:delText>
        </w:r>
      </w:del>
    </w:p>
    <w:p w:rsidR="00A43D2B" w:rsidRPr="00FC7D8F" w:rsidDel="00FC7D8F" w:rsidRDefault="00A43D2B" w:rsidP="0087709E">
      <w:pPr>
        <w:ind w:left="1440"/>
        <w:rPr>
          <w:del w:id="863" w:author="Kathrin Eichler" w:date="2014-12-08T17:07:00Z"/>
          <w:i/>
        </w:rPr>
      </w:pPr>
    </w:p>
    <w:p w:rsidR="0087709E" w:rsidRPr="00FC7D8F" w:rsidDel="00FC7D8F" w:rsidRDefault="00BB6576" w:rsidP="0087709E">
      <w:pPr>
        <w:ind w:left="1440"/>
        <w:rPr>
          <w:del w:id="864" w:author="Kathrin Eichler" w:date="2014-12-08T17:07:00Z"/>
        </w:rPr>
      </w:pPr>
      <w:del w:id="865" w:author="Kathrin Eichler" w:date="2014-12-08T17:07:00Z">
        <w:r w:rsidRPr="00FC7D8F" w:rsidDel="00FC7D8F">
          <w:rPr>
            <w:i/>
          </w:rPr>
          <w:delText xml:space="preserve">int </w:delText>
        </w:r>
        <w:r w:rsidR="0087709E" w:rsidRPr="00FC7D8F" w:rsidDel="00FC7D8F">
          <w:rPr>
            <w:i/>
          </w:rPr>
          <w:delText>getEnd()</w:delText>
        </w:r>
      </w:del>
    </w:p>
    <w:p w:rsidR="0087709E" w:rsidRPr="00FC7D8F" w:rsidDel="00FC7D8F" w:rsidRDefault="0087709E" w:rsidP="00675094">
      <w:pPr>
        <w:numPr>
          <w:ilvl w:val="2"/>
          <w:numId w:val="14"/>
        </w:numPr>
        <w:spacing w:line="276" w:lineRule="auto"/>
        <w:ind w:hanging="359"/>
        <w:rPr>
          <w:del w:id="866" w:author="Kathrin Eichler" w:date="2014-12-08T17:07:00Z"/>
          <w:lang w:val="en-US"/>
        </w:rPr>
      </w:pPr>
      <w:del w:id="867"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end position of the node’s text fragment</w:delText>
        </w:r>
        <w:r w:rsidR="00AB6009" w:rsidRPr="00FC7D8F" w:rsidDel="00FC7D8F">
          <w:rPr>
            <w:lang w:val="en-US"/>
          </w:rPr>
          <w:delText xml:space="preserve"> (</w:delText>
        </w:r>
        <w:r w:rsidR="00AB6009" w:rsidRPr="00FC7D8F" w:rsidDel="00FC7D8F">
          <w:delText>relative to the document the fragment belongs to)</w:delText>
        </w:r>
      </w:del>
    </w:p>
    <w:p w:rsidR="00A43D2B" w:rsidRPr="00FC7D8F" w:rsidDel="00FC7D8F" w:rsidRDefault="00A43D2B" w:rsidP="0087709E">
      <w:pPr>
        <w:ind w:left="1440"/>
        <w:rPr>
          <w:del w:id="868" w:author="Kathrin Eichler" w:date="2014-12-08T17:07:00Z"/>
          <w:i/>
        </w:rPr>
      </w:pPr>
    </w:p>
    <w:p w:rsidR="0087709E" w:rsidRPr="00FC7D8F" w:rsidDel="00FC7D8F" w:rsidRDefault="00BB6576" w:rsidP="0087709E">
      <w:pPr>
        <w:ind w:left="1440"/>
        <w:rPr>
          <w:del w:id="869" w:author="Kathrin Eichler" w:date="2014-12-08T17:07:00Z"/>
        </w:rPr>
      </w:pPr>
      <w:del w:id="870" w:author="Kathrin Eichler" w:date="2014-12-08T17:07:00Z">
        <w:r w:rsidRPr="00FC7D8F" w:rsidDel="00FC7D8F">
          <w:rPr>
            <w:i/>
          </w:rPr>
          <w:delText xml:space="preserve">int </w:delText>
        </w:r>
        <w:r w:rsidR="0087709E" w:rsidRPr="00FC7D8F" w:rsidDel="00FC7D8F">
          <w:rPr>
            <w:i/>
          </w:rPr>
          <w:delText>getLevel()</w:delText>
        </w:r>
      </w:del>
    </w:p>
    <w:p w:rsidR="0087709E" w:rsidRPr="00FC7D8F" w:rsidDel="00FC7D8F" w:rsidRDefault="0087709E" w:rsidP="00675094">
      <w:pPr>
        <w:numPr>
          <w:ilvl w:val="2"/>
          <w:numId w:val="51"/>
        </w:numPr>
        <w:spacing w:line="276" w:lineRule="auto"/>
        <w:ind w:hanging="359"/>
        <w:rPr>
          <w:del w:id="871" w:author="Kathrin Eichler" w:date="2014-12-08T17:07:00Z"/>
          <w:lang w:val="en-US"/>
        </w:rPr>
      </w:pPr>
      <w:del w:id="872"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level of the node in the graph (i.e. how many mod</w:delText>
        </w:r>
        <w:r w:rsidRPr="00FC7D8F" w:rsidDel="00FC7D8F">
          <w:rPr>
            <w:lang w:val="en-US"/>
          </w:rPr>
          <w:delText>i</w:delText>
        </w:r>
        <w:r w:rsidRPr="00FC7D8F" w:rsidDel="00FC7D8F">
          <w:rPr>
            <w:lang w:val="en-US"/>
          </w:rPr>
          <w:delText>fiers it covers)</w:delText>
        </w:r>
      </w:del>
    </w:p>
    <w:p w:rsidR="000F5014" w:rsidRPr="00FC7D8F" w:rsidDel="00FC7D8F" w:rsidRDefault="000F5014" w:rsidP="000F5014">
      <w:pPr>
        <w:spacing w:line="276" w:lineRule="auto"/>
        <w:rPr>
          <w:del w:id="873" w:author="Kathrin Eichler" w:date="2014-12-08T17:07:00Z"/>
          <w:lang w:val="en-US"/>
        </w:rPr>
      </w:pPr>
    </w:p>
    <w:p w:rsidR="000F5014" w:rsidRPr="00FC7D8F" w:rsidDel="00FC7D8F" w:rsidRDefault="00091940" w:rsidP="000F5014">
      <w:pPr>
        <w:ind w:left="1440"/>
        <w:rPr>
          <w:del w:id="874" w:author="Kathrin Eichler" w:date="2014-12-08T17:07:00Z"/>
        </w:rPr>
      </w:pPr>
      <w:del w:id="875" w:author="Kathrin Eichler" w:date="2014-12-08T17:07:00Z">
        <w:r w:rsidRPr="00FC7D8F" w:rsidDel="00FC7D8F">
          <w:rPr>
            <w:i/>
          </w:rPr>
          <w:delText>String</w:delText>
        </w:r>
        <w:r w:rsidR="000F5014" w:rsidRPr="00FC7D8F" w:rsidDel="00FC7D8F">
          <w:rPr>
            <w:i/>
          </w:rPr>
          <w:delText xml:space="preserve"> getCategoryId()</w:delText>
        </w:r>
      </w:del>
    </w:p>
    <w:p w:rsidR="000F5014" w:rsidRPr="00FC7D8F" w:rsidDel="00FC7D8F" w:rsidRDefault="000F5014" w:rsidP="000F5014">
      <w:pPr>
        <w:numPr>
          <w:ilvl w:val="2"/>
          <w:numId w:val="51"/>
        </w:numPr>
        <w:spacing w:line="276" w:lineRule="auto"/>
        <w:ind w:hanging="359"/>
        <w:rPr>
          <w:del w:id="876" w:author="Kathrin Eichler" w:date="2014-12-08T17:07:00Z"/>
          <w:lang w:val="en-US"/>
        </w:rPr>
      </w:pPr>
      <w:del w:id="877" w:author="Kathrin Eichler" w:date="2014-12-08T17:07:00Z">
        <w:r w:rsidRPr="00FC7D8F" w:rsidDel="00FC7D8F">
          <w:rPr>
            <w:lang w:val="en-US"/>
          </w:rPr>
          <w:delText>@return (</w:delText>
        </w:r>
        <w:r w:rsidR="00091940" w:rsidRPr="00FC7D8F" w:rsidDel="00FC7D8F">
          <w:rPr>
            <w:lang w:val="en-US"/>
          </w:rPr>
          <w:delText>String</w:delText>
        </w:r>
        <w:r w:rsidRPr="00FC7D8F" w:rsidDel="00FC7D8F">
          <w:rPr>
            <w:lang w:val="en-US"/>
          </w:rPr>
          <w:delText xml:space="preserve">) </w:delText>
        </w:r>
        <w:r w:rsidR="00B77A1E" w:rsidRPr="00FC7D8F" w:rsidDel="00FC7D8F">
          <w:rPr>
            <w:lang w:val="en-US"/>
          </w:rPr>
          <w:delText>–</w:delText>
        </w:r>
        <w:r w:rsidRPr="00FC7D8F" w:rsidDel="00FC7D8F">
          <w:rPr>
            <w:lang w:val="en-US"/>
          </w:rPr>
          <w:delText xml:space="preserve"> </w:delText>
        </w:r>
        <w:r w:rsidRPr="00FC7D8F" w:rsidDel="00FC7D8F">
          <w:delText xml:space="preserve">the category </w:delText>
        </w:r>
        <w:r w:rsidR="00124710" w:rsidRPr="00FC7D8F" w:rsidDel="00FC7D8F">
          <w:delText>metadata</w:delText>
        </w:r>
        <w:r w:rsidRPr="00FC7D8F" w:rsidDel="00FC7D8F">
          <w:delText xml:space="preserve"> of the document this node originates from</w:delText>
        </w:r>
      </w:del>
    </w:p>
    <w:p w:rsidR="00A43D2B" w:rsidRPr="00FC7D8F" w:rsidDel="00FC7D8F" w:rsidRDefault="00A43D2B" w:rsidP="000F5014">
      <w:pPr>
        <w:rPr>
          <w:del w:id="878" w:author="Kathrin Eichler" w:date="2014-12-08T17:07:00Z"/>
          <w:i/>
        </w:rPr>
      </w:pPr>
    </w:p>
    <w:p w:rsidR="0087709E" w:rsidRPr="00FC7D8F" w:rsidDel="00FC7D8F" w:rsidRDefault="00BB6576" w:rsidP="0087709E">
      <w:pPr>
        <w:ind w:left="1440"/>
        <w:rPr>
          <w:del w:id="879" w:author="Kathrin Eichler" w:date="2014-12-08T17:07:00Z"/>
          <w:i/>
        </w:rPr>
      </w:pPr>
      <w:del w:id="880" w:author="Kathrin Eichler" w:date="2014-12-08T17:07:00Z">
        <w:r w:rsidRPr="00FC7D8F" w:rsidDel="00FC7D8F">
          <w:rPr>
            <w:i/>
            <w:lang w:val="en-US"/>
          </w:rPr>
          <w:delText>Set&lt;ModifierAnnotation&gt;</w:delText>
        </w:r>
        <w:r w:rsidR="0087709E" w:rsidRPr="00FC7D8F" w:rsidDel="00FC7D8F">
          <w:rPr>
            <w:i/>
          </w:rPr>
          <w:delText>getModifierAnnotations()</w:delText>
        </w:r>
      </w:del>
    </w:p>
    <w:p w:rsidR="0087709E" w:rsidRPr="00FC7D8F" w:rsidDel="00FC7D8F" w:rsidRDefault="0087709E" w:rsidP="00675094">
      <w:pPr>
        <w:numPr>
          <w:ilvl w:val="2"/>
          <w:numId w:val="28"/>
        </w:numPr>
        <w:spacing w:line="276" w:lineRule="auto"/>
        <w:ind w:hanging="359"/>
        <w:rPr>
          <w:del w:id="881" w:author="Kathrin Eichler" w:date="2014-12-08T17:07:00Z"/>
          <w:lang w:val="en-US"/>
        </w:rPr>
      </w:pPr>
      <w:del w:id="882" w:author="Kathrin Eichler" w:date="2014-12-08T17:07:00Z">
        <w:r w:rsidRPr="00FC7D8F" w:rsidDel="00FC7D8F">
          <w:rPr>
            <w:lang w:val="en-US"/>
          </w:rPr>
          <w:delText>@return (</w:delText>
        </w:r>
        <w:r w:rsidR="00BB6576" w:rsidRPr="00FC7D8F" w:rsidDel="00FC7D8F">
          <w:rPr>
            <w:lang w:val="en-US"/>
          </w:rPr>
          <w:delText>Set&lt;ModifierAnnotation&gt;</w:delText>
        </w:r>
        <w:r w:rsidRPr="00FC7D8F" w:rsidDel="00FC7D8F">
          <w:rPr>
            <w:lang w:val="en-US"/>
          </w:rPr>
          <w:delText xml:space="preserve">) </w:delText>
        </w:r>
        <w:r w:rsidR="00B77A1E" w:rsidRPr="00FC7D8F" w:rsidDel="00FC7D8F">
          <w:rPr>
            <w:lang w:val="en-US"/>
          </w:rPr>
          <w:delText>–</w:delText>
        </w:r>
        <w:r w:rsidRPr="00FC7D8F" w:rsidDel="00FC7D8F">
          <w:rPr>
            <w:lang w:val="en-US"/>
          </w:rPr>
          <w:delText xml:space="preserve"> the set of modifier annotations (from the CAS)</w:delText>
        </w:r>
      </w:del>
    </w:p>
    <w:p w:rsidR="00A43D2B" w:rsidRPr="00FC7D8F" w:rsidDel="00FC7D8F" w:rsidRDefault="00A43D2B" w:rsidP="0087709E">
      <w:pPr>
        <w:ind w:left="1440"/>
        <w:rPr>
          <w:del w:id="883" w:author="Kathrin Eichler" w:date="2014-12-08T17:07:00Z"/>
          <w:i/>
        </w:rPr>
      </w:pPr>
    </w:p>
    <w:p w:rsidR="0087709E" w:rsidRPr="00FC7D8F" w:rsidDel="00FC7D8F" w:rsidRDefault="00BB6576" w:rsidP="0087709E">
      <w:pPr>
        <w:ind w:left="1440"/>
        <w:rPr>
          <w:del w:id="884" w:author="Kathrin Eichler" w:date="2014-12-08T17:07:00Z"/>
          <w:i/>
        </w:rPr>
      </w:pPr>
      <w:del w:id="885" w:author="Kathrin Eichler" w:date="2014-12-08T17:07:00Z">
        <w:r w:rsidRPr="00FC7D8F" w:rsidDel="00FC7D8F">
          <w:rPr>
            <w:i/>
            <w:lang w:val="en-US"/>
          </w:rPr>
          <w:delText>Set&lt;SimpleModifier&gt;</w:delText>
        </w:r>
        <w:r w:rsidR="0087709E" w:rsidRPr="00FC7D8F" w:rsidDel="00FC7D8F">
          <w:rPr>
            <w:i/>
          </w:rPr>
          <w:delText>getModifiers()</w:delText>
        </w:r>
      </w:del>
    </w:p>
    <w:p w:rsidR="0087709E" w:rsidRPr="00FC7D8F" w:rsidDel="00FC7D8F" w:rsidRDefault="0087709E" w:rsidP="00675094">
      <w:pPr>
        <w:numPr>
          <w:ilvl w:val="2"/>
          <w:numId w:val="54"/>
        </w:numPr>
        <w:spacing w:line="276" w:lineRule="auto"/>
        <w:ind w:hanging="359"/>
        <w:rPr>
          <w:del w:id="886" w:author="Kathrin Eichler" w:date="2014-12-08T17:07:00Z"/>
          <w:lang w:val="en-US"/>
        </w:rPr>
      </w:pPr>
      <w:del w:id="887" w:author="Kathrin Eichler" w:date="2014-12-08T17:07:00Z">
        <w:r w:rsidRPr="00FC7D8F" w:rsidDel="00FC7D8F">
          <w:rPr>
            <w:lang w:val="en-US"/>
          </w:rPr>
          <w:delText xml:space="preserve">@return (Set&lt;SimpleModifier&gt;) </w:delText>
        </w:r>
        <w:r w:rsidR="00B77A1E" w:rsidRPr="00FC7D8F" w:rsidDel="00FC7D8F">
          <w:rPr>
            <w:lang w:val="en-US"/>
          </w:rPr>
          <w:delText>–</w:delText>
        </w:r>
        <w:r w:rsidRPr="00FC7D8F" w:rsidDel="00FC7D8F">
          <w:rPr>
            <w:lang w:val="en-US"/>
          </w:rPr>
          <w:delText xml:space="preserve"> modifiers information in the Si</w:delText>
        </w:r>
        <w:r w:rsidRPr="00FC7D8F" w:rsidDel="00FC7D8F">
          <w:rPr>
            <w:lang w:val="en-US"/>
          </w:rPr>
          <w:delText>m</w:delText>
        </w:r>
        <w:r w:rsidRPr="00FC7D8F" w:rsidDel="00FC7D8F">
          <w:rPr>
            <w:lang w:val="en-US"/>
          </w:rPr>
          <w:delText>pleModifier format (text and position)</w:delText>
        </w:r>
      </w:del>
    </w:p>
    <w:p w:rsidR="00A43D2B" w:rsidRPr="00FC7D8F" w:rsidDel="00FC7D8F" w:rsidRDefault="00A43D2B" w:rsidP="0087709E">
      <w:pPr>
        <w:ind w:left="1440"/>
        <w:rPr>
          <w:del w:id="888" w:author="Kathrin Eichler" w:date="2014-12-08T17:07:00Z"/>
          <w:i/>
        </w:rPr>
      </w:pPr>
    </w:p>
    <w:p w:rsidR="0087709E" w:rsidRPr="00FC7D8F" w:rsidDel="00FC7D8F" w:rsidRDefault="00BB6576" w:rsidP="0087709E">
      <w:pPr>
        <w:ind w:left="1440"/>
        <w:rPr>
          <w:del w:id="889" w:author="Kathrin Eichler" w:date="2014-12-08T17:07:00Z"/>
        </w:rPr>
      </w:pPr>
      <w:del w:id="890" w:author="Kathrin Eichler" w:date="2014-12-08T17:07:00Z">
        <w:r w:rsidRPr="00FC7D8F" w:rsidDel="00FC7D8F">
          <w:rPr>
            <w:i/>
          </w:rPr>
          <w:delText xml:space="preserve">String </w:delText>
        </w:r>
        <w:r w:rsidR="0087709E" w:rsidRPr="00FC7D8F" w:rsidDel="00FC7D8F">
          <w:rPr>
            <w:i/>
          </w:rPr>
          <w:delText>getText()</w:delText>
        </w:r>
      </w:del>
    </w:p>
    <w:p w:rsidR="0087709E" w:rsidRPr="00FC7D8F" w:rsidDel="00FC7D8F" w:rsidRDefault="0087709E" w:rsidP="00675094">
      <w:pPr>
        <w:numPr>
          <w:ilvl w:val="2"/>
          <w:numId w:val="41"/>
        </w:numPr>
        <w:spacing w:line="276" w:lineRule="auto"/>
        <w:ind w:hanging="359"/>
        <w:rPr>
          <w:del w:id="891" w:author="Kathrin Eichler" w:date="2014-12-08T17:07:00Z"/>
        </w:rPr>
      </w:pPr>
      <w:del w:id="892" w:author="Kathrin Eichler" w:date="2014-12-08T17:07:00Z">
        <w:r w:rsidRPr="00FC7D8F" w:rsidDel="00FC7D8F">
          <w:delText xml:space="preserve">@return (String) </w:delText>
        </w:r>
        <w:r w:rsidR="00B77A1E" w:rsidRPr="00FC7D8F" w:rsidDel="00FC7D8F">
          <w:delText>–</w:delText>
        </w:r>
        <w:r w:rsidRPr="00FC7D8F" w:rsidDel="00FC7D8F">
          <w:delText xml:space="preserve"> the node’s text</w:delText>
        </w:r>
      </w:del>
    </w:p>
    <w:p w:rsidR="0087709E" w:rsidRPr="00FC7D8F" w:rsidDel="00FC7D8F" w:rsidRDefault="0087709E" w:rsidP="0087709E">
      <w:pPr>
        <w:ind w:left="1440"/>
        <w:rPr>
          <w:del w:id="893" w:author="Kathrin Eichler" w:date="2014-12-08T17:07:00Z"/>
        </w:rPr>
      </w:pPr>
    </w:p>
    <w:p w:rsidR="007545E3" w:rsidRPr="00FC7D8F" w:rsidRDefault="00A43D2B" w:rsidP="00A43D2B">
      <w:pPr>
        <w:ind w:left="1440"/>
        <w:rPr>
          <w:lang w:val="en-US"/>
          <w:rPrChange w:id="894" w:author="Kathrin Eichler" w:date="2014-12-08T17:07:00Z">
            <w:rPr>
              <w:u w:val="single"/>
              <w:lang w:val="en-US"/>
            </w:rPr>
          </w:rPrChange>
        </w:rPr>
      </w:pPr>
      <w:r w:rsidRPr="00FC7D8F">
        <w:rPr>
          <w:lang w:val="en-US"/>
          <w:rPrChange w:id="895" w:author="Kathrin Eichler" w:date="2014-12-08T17:07:00Z">
            <w:rPr>
              <w:u w:val="single"/>
              <w:lang w:val="en-US"/>
            </w:rPr>
          </w:rPrChange>
        </w:rPr>
        <w:t>S</w:t>
      </w:r>
      <w:r w:rsidR="0087709E" w:rsidRPr="00FC7D8F">
        <w:rPr>
          <w:lang w:val="en-US"/>
          <w:rPrChange w:id="896" w:author="Kathrin Eichler" w:date="2014-12-08T17:07:00Z">
            <w:rPr>
              <w:u w:val="single"/>
              <w:lang w:val="en-US"/>
            </w:rPr>
          </w:rPrChange>
        </w:rPr>
        <w:t>pecialized implementations of generic Object methods</w:t>
      </w:r>
      <w:ins w:id="897" w:author="Kathrin Eichler" w:date="2014-12-08T17:07:00Z">
        <w:r w:rsidR="00FC7D8F">
          <w:rPr>
            <w:lang w:val="en-US"/>
          </w:rPr>
          <w:t>:</w:t>
        </w:r>
      </w:ins>
    </w:p>
    <w:p w:rsidR="0087709E" w:rsidRPr="00DE1B49" w:rsidRDefault="0087709E" w:rsidP="00A43D2B">
      <w:pPr>
        <w:ind w:left="1440"/>
        <w:rPr>
          <w:lang w:val="en-US"/>
        </w:rPr>
      </w:pPr>
      <w:proofErr w:type="gramStart"/>
      <w:r w:rsidRPr="00DE1B49">
        <w:rPr>
          <w:i/>
          <w:lang w:val="en-US"/>
        </w:rPr>
        <w:t>equ</w:t>
      </w:r>
      <w:r w:rsidR="007545E3">
        <w:rPr>
          <w:i/>
          <w:lang w:val="en-US"/>
        </w:rPr>
        <w:t>als(</w:t>
      </w:r>
      <w:proofErr w:type="gramEnd"/>
      <w:r w:rsidR="007545E3">
        <w:rPr>
          <w:i/>
          <w:lang w:val="en-US"/>
        </w:rPr>
        <w:t xml:space="preserve">EntailmentUnitMention </w:t>
      </w:r>
      <w:proofErr w:type="spellStart"/>
      <w:r w:rsidR="007545E3">
        <w:rPr>
          <w:i/>
          <w:lang w:val="en-US"/>
        </w:rPr>
        <w:t>eum</w:t>
      </w:r>
      <w:proofErr w:type="spellEnd"/>
      <w:r w:rsidR="007545E3">
        <w:rPr>
          <w:i/>
          <w:lang w:val="en-US"/>
        </w:rPr>
        <w:t xml:space="preserve">), </w:t>
      </w:r>
      <w:proofErr w:type="spellStart"/>
      <w:r w:rsidRPr="00DE1B49">
        <w:rPr>
          <w:i/>
          <w:lang w:val="en-US"/>
        </w:rPr>
        <w:t>toString</w:t>
      </w:r>
      <w:proofErr w:type="spellEnd"/>
      <w:r w:rsidRPr="00DE1B49">
        <w:rPr>
          <w:i/>
          <w:lang w:val="en-US"/>
        </w:rPr>
        <w:t>()</w:t>
      </w:r>
    </w:p>
    <w:p w:rsidR="0087709E" w:rsidRPr="00DE1B49" w:rsidRDefault="0087709E" w:rsidP="0087709E">
      <w:pPr>
        <w:ind w:left="1440"/>
        <w:rPr>
          <w:lang w:val="en-US"/>
        </w:rPr>
      </w:pPr>
    </w:p>
    <w:p w:rsidR="0087709E" w:rsidRPr="00DE1B49" w:rsidRDefault="0087709E" w:rsidP="0066664F">
      <w:pPr>
        <w:pStyle w:val="berschrift4"/>
      </w:pPr>
      <w:bookmarkStart w:id="898" w:name="h.g59hgmdikqhn" w:colFirst="0" w:colLast="0"/>
      <w:bookmarkEnd w:id="898"/>
      <w:proofErr w:type="gramStart"/>
      <w:r w:rsidRPr="00DE1B49">
        <w:t>class</w:t>
      </w:r>
      <w:proofErr w:type="gramEnd"/>
      <w:r w:rsidRPr="00DE1B49">
        <w:t xml:space="preserve"> FragmentGraphEdge</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145F97">
      <w:pPr>
        <w:rPr>
          <w:lang w:val="en-US"/>
        </w:rPr>
      </w:pPr>
      <w:r w:rsidRPr="00DE1B49">
        <w:rPr>
          <w:lang w:val="en-US"/>
        </w:rPr>
        <w:t>Th</w:t>
      </w:r>
      <w:r w:rsidR="007545E3">
        <w:rPr>
          <w:lang w:val="en-US"/>
        </w:rPr>
        <w:t>is is th</w:t>
      </w:r>
      <w:r w:rsidRPr="00DE1B49">
        <w:rPr>
          <w:lang w:val="en-US"/>
        </w:rPr>
        <w:t>e edge class for the FragmentGraph</w:t>
      </w:r>
      <w:r w:rsidR="00192F15">
        <w:rPr>
          <w:lang w:val="en-US"/>
        </w:rPr>
        <w:t xml:space="preserve">. </w:t>
      </w:r>
      <w:r w:rsidRPr="00DE1B49">
        <w:rPr>
          <w:lang w:val="en-US"/>
        </w:rPr>
        <w:t xml:space="preserve"> For now</w:t>
      </w:r>
      <w:r w:rsidR="00192F15">
        <w:rPr>
          <w:lang w:val="en-US"/>
        </w:rPr>
        <w:t>,</w:t>
      </w:r>
      <w:r w:rsidRPr="00DE1B49">
        <w:rPr>
          <w:lang w:val="en-US"/>
        </w:rPr>
        <w:t xml:space="preserve"> edges are directed, with default weight. This class extends DefaultEdge, documented here: </w:t>
      </w:r>
      <w:hyperlink r:id="rId19">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DE1B49" w:rsidRDefault="0087709E" w:rsidP="0087709E">
      <w:pPr>
        <w:rPr>
          <w:lang w:val="en-US"/>
        </w:rPr>
      </w:pPr>
      <w:r w:rsidRPr="00DE1B49">
        <w:rPr>
          <w:lang w:val="en-US"/>
        </w:rPr>
        <w:t xml:space="preserve">This class has the same attributes and methods as the class DefaultEdge: </w:t>
      </w:r>
      <w:r w:rsidRPr="00DE1B49">
        <w:rPr>
          <w:i/>
          <w:lang w:val="en-US"/>
        </w:rPr>
        <w:t>source</w:t>
      </w:r>
      <w:r w:rsidRPr="00DE1B49">
        <w:rPr>
          <w:lang w:val="en-US"/>
        </w:rPr>
        <w:t xml:space="preserve">, </w:t>
      </w:r>
      <w:r w:rsidRPr="00DE1B49">
        <w:rPr>
          <w:i/>
          <w:lang w:val="en-US"/>
        </w:rPr>
        <w:t>target</w:t>
      </w:r>
      <w:r w:rsidRPr="00DE1B49">
        <w:rPr>
          <w:lang w:val="en-US"/>
        </w:rPr>
        <w:t xml:space="preserve">, </w:t>
      </w:r>
      <w:r w:rsidRPr="00DE1B49">
        <w:rPr>
          <w:i/>
          <w:lang w:val="en-US"/>
        </w:rPr>
        <w:t>weight</w:t>
      </w:r>
      <w:r w:rsidRPr="00DE1B49">
        <w:rPr>
          <w:lang w:val="en-US"/>
        </w:rPr>
        <w:t xml:space="preserve"> attributes; methods to obtain the source, target and weight information, and the e</w:t>
      </w:r>
      <w:r w:rsidRPr="00DE1B49">
        <w:rPr>
          <w:lang w:val="en-US"/>
        </w:rPr>
        <w:t>x</w:t>
      </w:r>
      <w:r w:rsidRPr="00DE1B49">
        <w:rPr>
          <w:lang w:val="en-US"/>
        </w:rPr>
        <w:t>pected constructor.</w:t>
      </w:r>
    </w:p>
    <w:p w:rsidR="0087709E" w:rsidRPr="00200FBC" w:rsidRDefault="0087709E" w:rsidP="00AF39E9">
      <w:pPr>
        <w:pStyle w:val="berschrift3"/>
      </w:pPr>
      <w:bookmarkStart w:id="899" w:name="h.14pzhdjp24bd" w:colFirst="0" w:colLast="0"/>
      <w:bookmarkStart w:id="900" w:name="_Raw_Graph"/>
      <w:bookmarkStart w:id="901" w:name="_Ref359918978"/>
      <w:bookmarkStart w:id="902" w:name="_Toc405809954"/>
      <w:bookmarkEnd w:id="899"/>
      <w:bookmarkEnd w:id="900"/>
      <w:r w:rsidRPr="00DE1B49">
        <w:t xml:space="preserve">Raw </w:t>
      </w:r>
      <w:r w:rsidR="005F6601">
        <w:t>G</w:t>
      </w:r>
      <w:r w:rsidRPr="00DE1B49">
        <w:t>raph</w:t>
      </w:r>
      <w:bookmarkEnd w:id="901"/>
      <w:bookmarkEnd w:id="902"/>
    </w:p>
    <w:p w:rsidR="0087709E" w:rsidRPr="00DE1B49" w:rsidRDefault="0087709E" w:rsidP="0087709E">
      <w:pPr>
        <w:rPr>
          <w:lang w:val="en-US"/>
        </w:rPr>
      </w:pPr>
      <w:r w:rsidRPr="00DE1B49">
        <w:rPr>
          <w:lang w:val="en-US"/>
        </w:rPr>
        <w:t xml:space="preserve">The raw graphs, with their corresponding class </w:t>
      </w:r>
      <w:r w:rsidR="007545E3">
        <w:rPr>
          <w:i/>
          <w:lang w:val="en-US"/>
        </w:rPr>
        <w:t>Entailment</w:t>
      </w:r>
      <w:r w:rsidRPr="00BB6576">
        <w:rPr>
          <w:i/>
          <w:lang w:val="en-US"/>
        </w:rPr>
        <w:t>Graph</w:t>
      </w:r>
      <w:r w:rsidR="007545E3">
        <w:rPr>
          <w:i/>
          <w:lang w:val="en-US"/>
        </w:rPr>
        <w:t>Raw</w:t>
      </w:r>
      <w:r w:rsidRPr="00DE1B49">
        <w:rPr>
          <w:lang w:val="en-US"/>
        </w:rPr>
        <w:t>, are directed mult</w:t>
      </w:r>
      <w:r w:rsidRPr="00DE1B49">
        <w:rPr>
          <w:lang w:val="en-US"/>
        </w:rPr>
        <w:t>i</w:t>
      </w:r>
      <w:r w:rsidRPr="00DE1B49">
        <w:rPr>
          <w:lang w:val="en-US"/>
        </w:rPr>
        <w:t xml:space="preserve">graphs (have multiple directed edges between the same pair of nodes) obtained by merging fragment graphs. The choice to represent this structure as a multigraph is motivated by the possibility that the </w:t>
      </w:r>
      <w:r w:rsidR="007545E3">
        <w:rPr>
          <w:lang w:val="en-US"/>
        </w:rPr>
        <w:t>e</w:t>
      </w:r>
      <w:r w:rsidRPr="00DE1B49">
        <w:rPr>
          <w:lang w:val="en-US"/>
        </w:rPr>
        <w:t>ntailment decision between a pair of nodes could be obtained from di</w:t>
      </w:r>
      <w:r w:rsidRPr="00DE1B49">
        <w:rPr>
          <w:lang w:val="en-US"/>
        </w:rPr>
        <w:t>f</w:t>
      </w:r>
      <w:r w:rsidRPr="00DE1B49">
        <w:rPr>
          <w:lang w:val="en-US"/>
        </w:rPr>
        <w:t xml:space="preserve">ferent </w:t>
      </w:r>
      <w:r w:rsidR="007545E3">
        <w:rPr>
          <w:lang w:val="en-US"/>
        </w:rPr>
        <w:t>e</w:t>
      </w:r>
      <w:r w:rsidRPr="00DE1B49">
        <w:rPr>
          <w:lang w:val="en-US"/>
        </w:rPr>
        <w:t xml:space="preserve">ntailment </w:t>
      </w:r>
      <w:r w:rsidR="007545E3">
        <w:rPr>
          <w:lang w:val="en-US"/>
        </w:rPr>
        <w:t>decision a</w:t>
      </w:r>
      <w:r w:rsidRPr="00DE1B49">
        <w:rPr>
          <w:lang w:val="en-US"/>
        </w:rPr>
        <w:t>lgorithm</w:t>
      </w:r>
      <w:r w:rsidR="00717A56">
        <w:rPr>
          <w:lang w:val="en-US"/>
        </w:rPr>
        <w:t>s</w:t>
      </w:r>
      <w:r w:rsidRPr="00DE1B49">
        <w:rPr>
          <w:lang w:val="en-US"/>
        </w:rPr>
        <w:t xml:space="preserve"> (EDA</w:t>
      </w:r>
      <w:r w:rsidR="00717A56">
        <w:rPr>
          <w:lang w:val="en-US"/>
        </w:rPr>
        <w:t>s</w:t>
      </w:r>
      <w:r w:rsidRPr="00DE1B49">
        <w:rPr>
          <w:lang w:val="en-US"/>
        </w:rPr>
        <w:t xml:space="preserve">). The different edges </w:t>
      </w:r>
      <w:r w:rsidR="00E31180">
        <w:rPr>
          <w:lang w:val="en-US"/>
        </w:rPr>
        <w:t>are</w:t>
      </w:r>
      <w:r w:rsidRPr="00DE1B49">
        <w:rPr>
          <w:lang w:val="en-US"/>
        </w:rPr>
        <w:t xml:space="preserve"> combined when buil</w:t>
      </w:r>
      <w:r w:rsidRPr="00DE1B49">
        <w:rPr>
          <w:lang w:val="en-US"/>
        </w:rPr>
        <w:t>d</w:t>
      </w:r>
      <w:r w:rsidRPr="00DE1B49">
        <w:rPr>
          <w:lang w:val="en-US"/>
        </w:rPr>
        <w:t>ing a collapsed entailment graph, after all fragments graphs were merged into one raw graph.</w:t>
      </w:r>
    </w:p>
    <w:p w:rsidR="0087709E" w:rsidRPr="00DE1B49" w:rsidRDefault="0087709E" w:rsidP="0087709E">
      <w:pPr>
        <w:rPr>
          <w:lang w:val="en-US"/>
        </w:rPr>
      </w:pPr>
    </w:p>
    <w:p w:rsidR="0087709E" w:rsidRPr="00DE1B49" w:rsidRDefault="0087709E" w:rsidP="0087709E">
      <w:pPr>
        <w:rPr>
          <w:lang w:val="en-US"/>
        </w:rPr>
      </w:pPr>
      <w:r w:rsidRPr="00DE1B49">
        <w:rPr>
          <w:lang w:val="en-US"/>
        </w:rPr>
        <w:t>An example of a raw graph is presented below. Dashed edges represent EDA entailment d</w:t>
      </w:r>
      <w:r w:rsidRPr="00DE1B49">
        <w:rPr>
          <w:lang w:val="en-US"/>
        </w:rPr>
        <w:t>e</w:t>
      </w:r>
      <w:r w:rsidRPr="00DE1B49">
        <w:rPr>
          <w:lang w:val="en-US"/>
        </w:rPr>
        <w:t xml:space="preserve">cisions with confidence scores, while solid edges correspond to edges copied from fragment </w:t>
      </w:r>
      <w:r w:rsidRPr="00DE1B49">
        <w:rPr>
          <w:lang w:val="en-US"/>
        </w:rPr>
        <w:lastRenderedPageBreak/>
        <w:t>graphs. For clarity reasons, in this example we</w:t>
      </w:r>
      <w:ins w:id="903" w:author="Kathrin Eichler" w:date="2014-12-08T17:08:00Z">
        <w:r w:rsidR="00E078E5">
          <w:rPr>
            <w:lang w:val="en-US"/>
          </w:rPr>
          <w:t xml:space="preserve"> only show decisions from a single EDA and</w:t>
        </w:r>
      </w:ins>
      <w:r w:rsidRPr="00DE1B49">
        <w:rPr>
          <w:lang w:val="en-US"/>
        </w:rPr>
        <w:t xml:space="preserve"> do not show edges that co</w:t>
      </w:r>
      <w:r w:rsidRPr="00DE1B49">
        <w:rPr>
          <w:lang w:val="en-US"/>
        </w:rPr>
        <w:t>r</w:t>
      </w:r>
      <w:r w:rsidRPr="00DE1B49">
        <w:rPr>
          <w:lang w:val="en-US"/>
        </w:rPr>
        <w:t>respond to “no entailment” decisions of the EDA.</w:t>
      </w:r>
    </w:p>
    <w:p w:rsidR="0087709E" w:rsidRPr="00DE1B49" w:rsidRDefault="0087709E" w:rsidP="0087709E">
      <w:r w:rsidRPr="00DE1B49">
        <w:rPr>
          <w:noProof/>
          <w:lang w:val="de-DE" w:eastAsia="de-DE"/>
        </w:rPr>
        <w:drawing>
          <wp:inline distT="0" distB="0" distL="0" distR="0" wp14:anchorId="52AF13C1" wp14:editId="2195A550">
            <wp:extent cx="4876800" cy="3257550"/>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cstate="print"/>
                    <a:stretch>
                      <a:fillRect/>
                    </a:stretch>
                  </pic:blipFill>
                  <pic:spPr>
                    <a:xfrm>
                      <a:off x="0" y="0"/>
                      <a:ext cx="4876800" cy="3257550"/>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The nodes of a raw graph are entailment units (</w:t>
      </w:r>
      <w:r w:rsidRPr="00BB6576">
        <w:rPr>
          <w:i/>
          <w:lang w:val="en-US"/>
        </w:rPr>
        <w:t>EntailmentUnit</w:t>
      </w:r>
      <w:r w:rsidRPr="00DE1B49">
        <w:rPr>
          <w:lang w:val="en-US"/>
        </w:rPr>
        <w:t>), which cover a set of e</w:t>
      </w:r>
      <w:r w:rsidRPr="00DE1B49">
        <w:rPr>
          <w:lang w:val="en-US"/>
        </w:rPr>
        <w:t>n</w:t>
      </w:r>
      <w:r w:rsidRPr="00DE1B49">
        <w:rPr>
          <w:lang w:val="en-US"/>
        </w:rPr>
        <w:t>tailment unit mentions that express the same text fragment.</w:t>
      </w:r>
    </w:p>
    <w:p w:rsidR="0087709E" w:rsidRPr="00DE1B49" w:rsidRDefault="0087709E" w:rsidP="0087709E">
      <w:pPr>
        <w:rPr>
          <w:lang w:val="en-US"/>
        </w:rPr>
      </w:pPr>
      <w:r w:rsidRPr="00DE1B49">
        <w:rPr>
          <w:lang w:val="en-US"/>
        </w:rPr>
        <w:t xml:space="preserve">The edges of a raw graph are entailment </w:t>
      </w:r>
      <w:r w:rsidRPr="007545E3">
        <w:rPr>
          <w:lang w:val="en-US"/>
        </w:rPr>
        <w:t>relations (</w:t>
      </w:r>
      <w:r w:rsidRPr="007545E3">
        <w:rPr>
          <w:i/>
          <w:lang w:val="en-US"/>
        </w:rPr>
        <w:t>EntailmentRelation</w:t>
      </w:r>
      <w:r w:rsidRPr="00DE1B49">
        <w:rPr>
          <w:lang w:val="en-US"/>
        </w:rPr>
        <w:t>), which hold the i</w:t>
      </w:r>
      <w:r w:rsidRPr="00DE1B49">
        <w:rPr>
          <w:lang w:val="en-US"/>
        </w:rPr>
        <w:t>n</w:t>
      </w:r>
      <w:r w:rsidRPr="00DE1B49">
        <w:rPr>
          <w:lang w:val="en-US"/>
        </w:rPr>
        <w:t>formation about whether the entailment relation holds between the edge’s source and target nodes.</w:t>
      </w:r>
    </w:p>
    <w:p w:rsidR="0087709E" w:rsidRPr="00DE1B49" w:rsidRDefault="0087709E" w:rsidP="00554E7F">
      <w:pPr>
        <w:pStyle w:val="berschrift4"/>
      </w:pPr>
      <w:bookmarkStart w:id="904" w:name="h.2obaj7441rkc" w:colFirst="0" w:colLast="0"/>
      <w:bookmarkEnd w:id="904"/>
      <w:proofErr w:type="gramStart"/>
      <w:r w:rsidRPr="00DE1B49">
        <w:t>class</w:t>
      </w:r>
      <w:proofErr w:type="gramEnd"/>
      <w:r w:rsidRPr="00DE1B49">
        <w:t xml:space="preserve"> EntailmentGraph</w:t>
      </w:r>
      <w:r w:rsidR="008A35CB">
        <w:t>Raw</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554E7F" w:rsidRDefault="0087709E" w:rsidP="00E728D8">
      <w:pPr>
        <w:rPr>
          <w:color w:val="1155CC"/>
          <w:u w:val="single"/>
          <w:lang w:val="en-US"/>
        </w:rPr>
      </w:pPr>
      <w:r w:rsidRPr="00DE1B49">
        <w:rPr>
          <w:lang w:val="en-US"/>
        </w:rPr>
        <w:t xml:space="preserve">This class contains </w:t>
      </w:r>
      <w:r w:rsidR="009E7277" w:rsidRPr="00DE1B49">
        <w:rPr>
          <w:lang w:val="en-US"/>
        </w:rPr>
        <w:t>the graph</w:t>
      </w:r>
      <w:r w:rsidRPr="00DE1B49">
        <w:rPr>
          <w:lang w:val="en-US"/>
        </w:rPr>
        <w:t xml:space="preserve"> structure for the </w:t>
      </w:r>
      <w:r w:rsidR="007545E3">
        <w:rPr>
          <w:lang w:val="en-US"/>
        </w:rPr>
        <w:t>raw</w:t>
      </w:r>
      <w:r w:rsidRPr="00DE1B49">
        <w:rPr>
          <w:lang w:val="en-US"/>
        </w:rPr>
        <w:t xml:space="preserve"> graph. We call it </w:t>
      </w:r>
      <w:r w:rsidRPr="00BB6576">
        <w:rPr>
          <w:i/>
          <w:lang w:val="en-US"/>
        </w:rPr>
        <w:t>EntailmentGraphRaw</w:t>
      </w:r>
      <w:r w:rsidRPr="00DE1B49">
        <w:rPr>
          <w:lang w:val="en-US"/>
        </w:rPr>
        <w:t xml:space="preserve">. This graph grows by adding to </w:t>
      </w:r>
      <w:proofErr w:type="spellStart"/>
      <w:r w:rsidRPr="00DE1B49">
        <w:rPr>
          <w:lang w:val="en-US"/>
        </w:rPr>
        <w:t>it</w:t>
      </w:r>
      <w:proofErr w:type="spellEnd"/>
      <w:r w:rsidRPr="00DE1B49">
        <w:rPr>
          <w:lang w:val="en-US"/>
        </w:rPr>
        <w:t xml:space="preserve"> </w:t>
      </w:r>
      <w:r w:rsidRPr="00BB6576">
        <w:rPr>
          <w:i/>
          <w:lang w:val="en-US"/>
        </w:rPr>
        <w:t>FragmentGraph</w:t>
      </w:r>
      <w:r w:rsidRPr="00DE1B49">
        <w:rPr>
          <w:lang w:val="en-US"/>
        </w:rPr>
        <w:t xml:space="preserve">-s by "merging", which is done through </w:t>
      </w:r>
      <w:r w:rsidR="007545E3">
        <w:rPr>
          <w:lang w:val="en-US"/>
        </w:rPr>
        <w:t>the</w:t>
      </w:r>
      <w:r w:rsidRPr="00DE1B49">
        <w:rPr>
          <w:lang w:val="en-US"/>
        </w:rPr>
        <w:t xml:space="preserve"> </w:t>
      </w:r>
      <w:del w:id="905" w:author="Kathrin Eichler" w:date="2014-12-08T17:08:00Z">
        <w:r w:rsidR="009B6D10" w:rsidRPr="00E078E5" w:rsidDel="00E078E5">
          <w:rPr>
            <w:rStyle w:val="Normal2Char"/>
            <w:i/>
            <w:rPrChange w:id="906" w:author="Kathrin Eichler" w:date="2014-12-08T17:08:00Z">
              <w:rPr/>
            </w:rPrChange>
          </w:rPr>
          <w:fldChar w:fldCharType="begin"/>
        </w:r>
        <w:r w:rsidR="009B6D10" w:rsidRPr="00E078E5" w:rsidDel="00E078E5">
          <w:rPr>
            <w:rStyle w:val="Normal2Char"/>
            <w:i/>
            <w:rPrChange w:id="907" w:author="Kathrin Eichler" w:date="2014-12-08T17:08:00Z">
              <w:rPr/>
            </w:rPrChange>
          </w:rPr>
          <w:delInstrText xml:space="preserve"> HYPERLINK \l "_Graph_merger_module:" \h </w:delInstrText>
        </w:r>
        <w:r w:rsidR="009B6D10" w:rsidRPr="00E078E5" w:rsidDel="00E078E5">
          <w:rPr>
            <w:rStyle w:val="Normal2Char"/>
            <w:i/>
            <w:rPrChange w:id="908" w:author="Kathrin Eichler" w:date="2014-12-08T17:08:00Z">
              <w:rPr/>
            </w:rPrChange>
          </w:rPr>
          <w:fldChar w:fldCharType="separate"/>
        </w:r>
        <w:r w:rsidRPr="00E078E5" w:rsidDel="00E078E5">
          <w:rPr>
            <w:rStyle w:val="Normal2Char"/>
            <w:i/>
            <w:rPrChange w:id="909" w:author="Kathrin Eichler" w:date="2014-12-08T17:08:00Z">
              <w:rPr>
                <w:color w:val="1155CC"/>
                <w:u w:val="single"/>
                <w:lang w:val="en-US"/>
              </w:rPr>
            </w:rPrChange>
          </w:rPr>
          <w:delText>Graph Merger</w:delText>
        </w:r>
        <w:r w:rsidR="009B6D10" w:rsidRPr="00E078E5" w:rsidDel="00E078E5">
          <w:rPr>
            <w:rStyle w:val="Normal2Char"/>
            <w:i/>
            <w:rPrChange w:id="910" w:author="Kathrin Eichler" w:date="2014-12-08T17:08:00Z">
              <w:rPr>
                <w:color w:val="1155CC"/>
                <w:u w:val="single"/>
                <w:lang w:val="en-US"/>
              </w:rPr>
            </w:rPrChange>
          </w:rPr>
          <w:fldChar w:fldCharType="end"/>
        </w:r>
      </w:del>
      <w:proofErr w:type="spellStart"/>
      <w:ins w:id="911" w:author="Kathrin Eichler" w:date="2014-12-08T17:08:00Z">
        <w:r w:rsidR="00E078E5" w:rsidRPr="00E078E5">
          <w:rPr>
            <w:rStyle w:val="Normal2Char"/>
            <w:i/>
            <w:rPrChange w:id="912" w:author="Kathrin Eichler" w:date="2014-12-08T17:08:00Z">
              <w:rPr>
                <w:rStyle w:val="Normal2Char"/>
              </w:rPr>
            </w:rPrChange>
          </w:rPr>
          <w:t>GraphMerger</w:t>
        </w:r>
      </w:ins>
      <w:proofErr w:type="spellEnd"/>
      <w:r w:rsidR="009F7FD9" w:rsidRPr="00E078E5">
        <w:rPr>
          <w:rStyle w:val="Normal2Char"/>
          <w:rPrChange w:id="913" w:author="Kathrin Eichler" w:date="2014-12-08T17:08:00Z">
            <w:rPr>
              <w:color w:val="1155CC"/>
              <w:u w:val="single"/>
              <w:lang w:val="en-US"/>
            </w:rPr>
          </w:rPrChange>
        </w:rPr>
        <w:t xml:space="preserve"> interface</w:t>
      </w:r>
      <w:r w:rsidRPr="00DE1B49">
        <w:rPr>
          <w:lang w:val="en-US"/>
        </w:rPr>
        <w:t>. The nodes are entailment units (</w:t>
      </w:r>
      <w:r w:rsidRPr="00BB6576">
        <w:rPr>
          <w:i/>
          <w:lang w:val="en-US"/>
        </w:rPr>
        <w:t>EntailmentUnit</w:t>
      </w:r>
      <w:r w:rsidRPr="00DE1B49">
        <w:rPr>
          <w:lang w:val="en-US"/>
        </w:rPr>
        <w:t>), and the edges (</w:t>
      </w:r>
      <w:r w:rsidRPr="00BB6576">
        <w:rPr>
          <w:i/>
          <w:lang w:val="en-US"/>
        </w:rPr>
        <w:t>EntailmentRelation</w:t>
      </w:r>
      <w:r w:rsidRPr="00DE1B49">
        <w:rPr>
          <w:lang w:val="en-US"/>
        </w:rPr>
        <w:t xml:space="preserve">) are generated </w:t>
      </w:r>
      <w:r w:rsidR="007545E3">
        <w:rPr>
          <w:lang w:val="en-US"/>
        </w:rPr>
        <w:t>based on decisions from the EDA</w:t>
      </w:r>
      <w:r w:rsidRPr="00DE1B49">
        <w:rPr>
          <w:lang w:val="en-US"/>
        </w:rPr>
        <w:t xml:space="preserve">. As such there can be several edges between the same two nodes, each corresponding to one EDA </w:t>
      </w:r>
      <w:r w:rsidR="007545E3">
        <w:rPr>
          <w:lang w:val="en-US"/>
        </w:rPr>
        <w:t>result</w:t>
      </w:r>
      <w:r w:rsidRPr="00DE1B49">
        <w:rPr>
          <w:lang w:val="en-US"/>
        </w:rPr>
        <w:t xml:space="preserve">. Edges can also be added based on graph structure or prior knowledge (e.g.by </w:t>
      </w:r>
      <w:r w:rsidR="009E7277" w:rsidRPr="00DE1B49">
        <w:rPr>
          <w:lang w:val="en-US"/>
        </w:rPr>
        <w:t>copying edges</w:t>
      </w:r>
      <w:r w:rsidRPr="00DE1B49">
        <w:rPr>
          <w:lang w:val="en-US"/>
        </w:rPr>
        <w:t xml:space="preserve"> contained in fragment graphs). This graph extends DirectedMultigraph, to allow for multiple directed edges between the same two nodes. The JavaDoc for the DirectedMultigraph for inform</w:t>
      </w:r>
      <w:r w:rsidR="007545E3">
        <w:rPr>
          <w:lang w:val="en-US"/>
        </w:rPr>
        <w:t>ation about inherited methods can be found</w:t>
      </w:r>
      <w:r w:rsidRPr="00DE1B49">
        <w:rPr>
          <w:lang w:val="en-US"/>
        </w:rPr>
        <w:t xml:space="preserve"> here: </w:t>
      </w:r>
      <w:hyperlink r:id="rId21">
        <w:r w:rsidRPr="00DE1B49">
          <w:rPr>
            <w:color w:val="1155CC"/>
            <w:u w:val="single"/>
            <w:lang w:val="en-US"/>
          </w:rPr>
          <w:t>http://jgrapht.org/javadoc/org/jgrapht/graph/DirectedMultigraph.html</w:t>
        </w:r>
      </w:hyperlink>
    </w:p>
    <w:p w:rsidR="0087709E" w:rsidRPr="00A909B6" w:rsidRDefault="00A0544C" w:rsidP="00A915B2">
      <w:r w:rsidRPr="00A915B2">
        <w:rPr>
          <w:lang w:val="en-US"/>
        </w:rPr>
        <w:t xml:space="preserve">The class </w:t>
      </w:r>
      <w:r w:rsidRPr="00A915B2">
        <w:rPr>
          <w:i/>
          <w:lang w:val="en-US"/>
        </w:rPr>
        <w:t xml:space="preserve">EntailmentGraphRaw </w:t>
      </w:r>
      <w:r>
        <w:t>contains methods for building, traversing, querying and saving the graph, as well as various auxiliary methods.</w:t>
      </w:r>
      <w:bookmarkStart w:id="914" w:name="h.vtyp7rdnkng3" w:colFirst="0" w:colLast="0"/>
      <w:bookmarkStart w:id="915" w:name="h.kgmues8mv4qx" w:colFirst="0" w:colLast="0"/>
      <w:bookmarkStart w:id="916" w:name="h.5h0jtccs3fwa" w:colFirst="0" w:colLast="0"/>
      <w:bookmarkEnd w:id="914"/>
      <w:bookmarkEnd w:id="915"/>
      <w:bookmarkEnd w:id="916"/>
    </w:p>
    <w:p w:rsidR="0087709E" w:rsidRPr="00DE1B49" w:rsidRDefault="0087709E" w:rsidP="00A915B2">
      <w:pPr>
        <w:pStyle w:val="berschrift4"/>
      </w:pPr>
      <w:r w:rsidRPr="00DE1B49">
        <w:lastRenderedPageBreak/>
        <w:t xml:space="preserve"> </w:t>
      </w:r>
      <w:r w:rsidRPr="00DE1B49">
        <w:tab/>
      </w:r>
      <w:bookmarkStart w:id="917" w:name="h.z5n4dsecf7az" w:colFirst="0" w:colLast="0"/>
      <w:bookmarkStart w:id="918" w:name="_Ref359326743"/>
      <w:bookmarkEnd w:id="917"/>
      <w:proofErr w:type="gramStart"/>
      <w:r w:rsidRPr="00DE1B49">
        <w:t>class</w:t>
      </w:r>
      <w:proofErr w:type="gramEnd"/>
      <w:r w:rsidRPr="00DE1B49">
        <w:t xml:space="preserve"> EntailmentUnit</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bookmarkEnd w:id="918"/>
    </w:p>
    <w:p w:rsidR="007A39A6" w:rsidRDefault="00BD4B8B" w:rsidP="007545E3">
      <w:pPr>
        <w:rPr>
          <w:lang w:val="en-US"/>
        </w:rPr>
      </w:pPr>
      <w:r w:rsidRPr="00BD4B8B">
        <w:t xml:space="preserve">An </w:t>
      </w:r>
      <w:r w:rsidR="00181B67" w:rsidRPr="007D429F">
        <w:rPr>
          <w:i/>
        </w:rPr>
        <w:t>EntailmentUnit</w:t>
      </w:r>
      <w:r w:rsidRPr="00BD4B8B">
        <w:t xml:space="preserve"> refers to a piece of text that can occur in one or more input </w:t>
      </w:r>
      <w:r w:rsidRPr="00274F80">
        <w:t xml:space="preserve">texts. </w:t>
      </w:r>
      <w:r w:rsidR="00181B67" w:rsidRPr="007D429F">
        <w:rPr>
          <w:i/>
        </w:rPr>
        <w:t>E</w:t>
      </w:r>
      <w:r w:rsidR="00181B67" w:rsidRPr="007D429F">
        <w:rPr>
          <w:i/>
        </w:rPr>
        <w:t>n</w:t>
      </w:r>
      <w:r w:rsidR="00181B67" w:rsidRPr="007D429F">
        <w:rPr>
          <w:i/>
        </w:rPr>
        <w:t>tailmentUnit</w:t>
      </w:r>
      <w:r w:rsidRPr="00BD4B8B">
        <w:t xml:space="preserve">-s </w:t>
      </w:r>
      <w:proofErr w:type="gramStart"/>
      <w:r w:rsidRPr="00BD4B8B">
        <w:t>form</w:t>
      </w:r>
      <w:proofErr w:type="gramEnd"/>
      <w:r w:rsidRPr="00BD4B8B">
        <w:t xml:space="preserve"> the nodes of the raw entailment graph. </w:t>
      </w:r>
      <w:r w:rsidR="0087709E" w:rsidRPr="00274F80">
        <w:rPr>
          <w:lang w:val="en-US"/>
        </w:rPr>
        <w:t xml:space="preserve">Each such node covers </w:t>
      </w:r>
      <w:r w:rsidR="0087709E" w:rsidRPr="00274F80">
        <w:rPr>
          <w:i/>
          <w:lang w:val="en-US"/>
        </w:rPr>
        <w:t>Entai</w:t>
      </w:r>
      <w:r w:rsidR="0087709E" w:rsidRPr="00274F80">
        <w:rPr>
          <w:i/>
          <w:lang w:val="en-US"/>
        </w:rPr>
        <w:t>l</w:t>
      </w:r>
      <w:r w:rsidR="0087709E" w:rsidRPr="00274F80">
        <w:rPr>
          <w:i/>
          <w:lang w:val="en-US"/>
        </w:rPr>
        <w:t>mentUnitMention</w:t>
      </w:r>
      <w:r w:rsidR="0087709E" w:rsidRPr="00274F80">
        <w:rPr>
          <w:lang w:val="en-US"/>
        </w:rPr>
        <w:t xml:space="preserve">-s that </w:t>
      </w:r>
      <w:proofErr w:type="gramStart"/>
      <w:r w:rsidR="0087709E" w:rsidRPr="00274F80">
        <w:rPr>
          <w:lang w:val="en-US"/>
        </w:rPr>
        <w:t>r</w:t>
      </w:r>
      <w:r w:rsidR="0087709E" w:rsidRPr="00D63D99">
        <w:rPr>
          <w:lang w:val="en-US"/>
        </w:rPr>
        <w:t>epresent</w:t>
      </w:r>
      <w:proofErr w:type="gramEnd"/>
      <w:r w:rsidR="0087709E" w:rsidRPr="00D63D99">
        <w:rPr>
          <w:lang w:val="en-US"/>
        </w:rPr>
        <w:t xml:space="preserve"> the same text.</w:t>
      </w:r>
      <w:r w:rsidRPr="00D63D99">
        <w:rPr>
          <w:lang w:val="en-US"/>
        </w:rPr>
        <w:t xml:space="preserve">  </w:t>
      </w:r>
      <w:r w:rsidR="007A39A6">
        <w:rPr>
          <w:lang w:val="en-US"/>
        </w:rPr>
        <w:t>The relationship between entail</w:t>
      </w:r>
      <w:r w:rsidR="00FC2DDB">
        <w:rPr>
          <w:lang w:val="en-US"/>
        </w:rPr>
        <w:t>m</w:t>
      </w:r>
      <w:r w:rsidR="007A39A6">
        <w:rPr>
          <w:lang w:val="en-US"/>
        </w:rPr>
        <w:t>ent unit mentions and entailment units is illustrated in the following figure.</w:t>
      </w:r>
    </w:p>
    <w:p w:rsidR="007A39A6" w:rsidRDefault="007A39A6" w:rsidP="007545E3">
      <w:pPr>
        <w:rPr>
          <w:lang w:val="en-US"/>
        </w:rPr>
      </w:pPr>
    </w:p>
    <w:p w:rsidR="007A39A6" w:rsidRDefault="008348FB" w:rsidP="007545E3">
      <w:pPr>
        <w:rPr>
          <w:lang w:val="en-US"/>
        </w:rPr>
      </w:pPr>
      <w:r w:rsidRPr="007D429F">
        <w:rPr>
          <w:noProof/>
          <w:lang w:val="de-DE" w:eastAsia="de-DE"/>
        </w:rPr>
        <w:drawing>
          <wp:inline distT="0" distB="0" distL="0" distR="0" wp14:anchorId="04F3AB82" wp14:editId="13074B9B">
            <wp:extent cx="5295900" cy="3629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ailmentUn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900" cy="3629025"/>
                    </a:xfrm>
                    <a:prstGeom prst="rect">
                      <a:avLst/>
                    </a:prstGeom>
                  </pic:spPr>
                </pic:pic>
              </a:graphicData>
            </a:graphic>
          </wp:inline>
        </w:drawing>
      </w:r>
    </w:p>
    <w:p w:rsidR="007A39A6" w:rsidRDefault="007A39A6" w:rsidP="007545E3">
      <w:pPr>
        <w:rPr>
          <w:lang w:val="en-US"/>
        </w:rPr>
      </w:pPr>
    </w:p>
    <w:p w:rsidR="0087709E" w:rsidRPr="00E866B3" w:rsidRDefault="00181B67" w:rsidP="007545E3">
      <w:pPr>
        <w:rPr>
          <w:lang w:val="en-US"/>
        </w:rPr>
      </w:pPr>
      <w:r w:rsidRPr="007D429F">
        <w:rPr>
          <w:rFonts w:cs="Courier New"/>
          <w:i/>
        </w:rPr>
        <w:t>EntailmentUnit</w:t>
      </w:r>
      <w:r w:rsidR="00BD4B8B" w:rsidRPr="00BD4B8B">
        <w:t xml:space="preserve"> texts are unique, i.e. two different </w:t>
      </w:r>
      <w:r w:rsidRPr="007D429F">
        <w:rPr>
          <w:rFonts w:cs="Courier New"/>
          <w:i/>
        </w:rPr>
        <w:t>EntailmentUnit</w:t>
      </w:r>
      <w:r w:rsidR="00BD4B8B" w:rsidRPr="00BD4B8B">
        <w:t xml:space="preserve"> objects within the same raw graph </w:t>
      </w:r>
      <w:r w:rsidR="00BD4B8B" w:rsidRPr="00274F80">
        <w:t>should never hold the same text.</w:t>
      </w:r>
    </w:p>
    <w:p w:rsidR="0087709E" w:rsidRPr="00DE1B49" w:rsidRDefault="0087709E" w:rsidP="006C3E1B">
      <w:pPr>
        <w:pStyle w:val="berschrift4"/>
      </w:pPr>
      <w:bookmarkStart w:id="919" w:name="h.ra7f598pvkrl" w:colFirst="0" w:colLast="0"/>
      <w:bookmarkStart w:id="920" w:name="h.hdpoksj0r28n" w:colFirst="0" w:colLast="0"/>
      <w:bookmarkStart w:id="921" w:name="h.1eqiifdvu7oo" w:colFirst="0" w:colLast="0"/>
      <w:bookmarkStart w:id="922" w:name="h.5at0w6sob2iq" w:colFirst="0" w:colLast="0"/>
      <w:bookmarkEnd w:id="919"/>
      <w:bookmarkEnd w:id="920"/>
      <w:bookmarkEnd w:id="921"/>
      <w:bookmarkEnd w:id="922"/>
      <w:proofErr w:type="gramStart"/>
      <w:r w:rsidRPr="00DE1B49">
        <w:t>class</w:t>
      </w:r>
      <w:proofErr w:type="gramEnd"/>
      <w:r w:rsidRPr="00DE1B49">
        <w:t xml:space="preserve"> EntailmentRelation</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BC544B" w:rsidRDefault="00DA413B" w:rsidP="00EE162A">
      <w:pPr>
        <w:rPr>
          <w:ins w:id="923" w:author="Kathrin Eichler" w:date="2014-12-08T17:09:00Z"/>
          <w:lang w:val="en-US"/>
        </w:rPr>
      </w:pPr>
      <w:r>
        <w:rPr>
          <w:lang w:val="en-US"/>
        </w:rPr>
        <w:t>This is the e</w:t>
      </w:r>
      <w:r w:rsidR="0087709E" w:rsidRPr="00DE1B49">
        <w:rPr>
          <w:lang w:val="en-US"/>
        </w:rPr>
        <w:t xml:space="preserve">dge type for the </w:t>
      </w:r>
      <w:r w:rsidR="007545E3">
        <w:rPr>
          <w:lang w:val="en-US"/>
        </w:rPr>
        <w:t>raw</w:t>
      </w:r>
      <w:r w:rsidR="0087709E" w:rsidRPr="00DE1B49">
        <w:rPr>
          <w:lang w:val="en-US"/>
        </w:rPr>
        <w:t xml:space="preserve"> graph (</w:t>
      </w:r>
      <w:r w:rsidR="0087709E" w:rsidRPr="00DA413B">
        <w:rPr>
          <w:i/>
          <w:lang w:val="en-US"/>
        </w:rPr>
        <w:t>EntailmentGraphRaw</w:t>
      </w:r>
      <w:r w:rsidR="0087709E" w:rsidRPr="00DE1B49">
        <w:rPr>
          <w:lang w:val="en-US"/>
        </w:rPr>
        <w:t>)</w:t>
      </w:r>
      <w:r>
        <w:rPr>
          <w:lang w:val="en-US"/>
        </w:rPr>
        <w:t>.</w:t>
      </w:r>
      <w:r w:rsidR="0087709E" w:rsidRPr="00DE1B49">
        <w:rPr>
          <w:lang w:val="en-US"/>
        </w:rPr>
        <w:t xml:space="preserve"> The edge "value" is a textual entailment decision (</w:t>
      </w:r>
      <w:proofErr w:type="spellStart"/>
      <w:r w:rsidR="00D63D99" w:rsidRPr="00DE1B49">
        <w:rPr>
          <w:i/>
          <w:lang w:val="en-US"/>
        </w:rPr>
        <w:t>eu.excitementproject.eop.</w:t>
      </w:r>
      <w:r w:rsidR="00D63D99" w:rsidRPr="00AE3200">
        <w:rPr>
          <w:i/>
          <w:lang w:val="en-US"/>
        </w:rPr>
        <w:t>common.</w:t>
      </w:r>
      <w:r w:rsidR="0087709E" w:rsidRPr="00DA413B">
        <w:rPr>
          <w:i/>
          <w:lang w:val="en-US"/>
        </w:rPr>
        <w:t>TE</w:t>
      </w:r>
      <w:r>
        <w:rPr>
          <w:i/>
          <w:lang w:val="en-US"/>
        </w:rPr>
        <w:t>D</w:t>
      </w:r>
      <w:r w:rsidR="0087709E" w:rsidRPr="00DA413B">
        <w:rPr>
          <w:i/>
          <w:lang w:val="en-US"/>
        </w:rPr>
        <w:t>ecision</w:t>
      </w:r>
      <w:proofErr w:type="spellEnd"/>
      <w:r w:rsidR="0087709E" w:rsidRPr="00DE1B49">
        <w:rPr>
          <w:lang w:val="en-US"/>
        </w:rPr>
        <w:t>) obtained from the EDA</w:t>
      </w:r>
      <w:r w:rsidR="00D94067">
        <w:rPr>
          <w:lang w:val="en-US"/>
        </w:rPr>
        <w:t xml:space="preserve">. The </w:t>
      </w:r>
      <w:proofErr w:type="spellStart"/>
      <w:r w:rsidR="00D94067">
        <w:rPr>
          <w:lang w:val="en-US"/>
        </w:rPr>
        <w:t>TEDecision</w:t>
      </w:r>
      <w:proofErr w:type="spellEnd"/>
      <w:r w:rsidR="00D94067">
        <w:rPr>
          <w:lang w:val="en-US"/>
        </w:rPr>
        <w:t xml:space="preserve"> object also stores </w:t>
      </w:r>
      <w:r w:rsidR="006746F9">
        <w:rPr>
          <w:lang w:val="en-US"/>
        </w:rPr>
        <w:t xml:space="preserve">(among other things) </w:t>
      </w:r>
      <w:r w:rsidR="00D94067">
        <w:rPr>
          <w:lang w:val="en-US"/>
        </w:rPr>
        <w:t>a decision label (</w:t>
      </w:r>
      <w:proofErr w:type="spellStart"/>
      <w:r w:rsidR="00181B67" w:rsidRPr="007D429F">
        <w:rPr>
          <w:i/>
          <w:lang w:val="en-US"/>
        </w:rPr>
        <w:t>eu.excitementproject.eop.common.DecisionLabel</w:t>
      </w:r>
      <w:proofErr w:type="spellEnd"/>
      <w:r w:rsidR="00D94067">
        <w:rPr>
          <w:lang w:val="en-US"/>
        </w:rPr>
        <w:t>)</w:t>
      </w:r>
      <w:r w:rsidR="00CE4970">
        <w:rPr>
          <w:lang w:val="en-US"/>
        </w:rPr>
        <w:t>.</w:t>
      </w:r>
      <w:r w:rsidR="00D63D99">
        <w:rPr>
          <w:lang w:val="en-US"/>
        </w:rPr>
        <w:t xml:space="preserve"> </w:t>
      </w:r>
      <w:r w:rsidR="00D94067">
        <w:rPr>
          <w:lang w:val="en-US"/>
        </w:rPr>
        <w:t xml:space="preserve">For details on the </w:t>
      </w:r>
      <w:proofErr w:type="spellStart"/>
      <w:r w:rsidR="00181B67" w:rsidRPr="007D429F">
        <w:rPr>
          <w:i/>
          <w:lang w:val="en-US"/>
        </w:rPr>
        <w:t>TEDecision</w:t>
      </w:r>
      <w:proofErr w:type="spellEnd"/>
      <w:r w:rsidR="00D94067">
        <w:rPr>
          <w:lang w:val="en-US"/>
        </w:rPr>
        <w:t xml:space="preserve"> and </w:t>
      </w:r>
      <w:proofErr w:type="spellStart"/>
      <w:r w:rsidR="00181B67" w:rsidRPr="007D429F">
        <w:rPr>
          <w:i/>
          <w:lang w:val="en-US"/>
        </w:rPr>
        <w:t>Dec</w:t>
      </w:r>
      <w:r w:rsidR="00181B67" w:rsidRPr="007D429F">
        <w:rPr>
          <w:i/>
          <w:lang w:val="en-US"/>
        </w:rPr>
        <w:t>i</w:t>
      </w:r>
      <w:r w:rsidR="00181B67" w:rsidRPr="007D429F">
        <w:rPr>
          <w:i/>
          <w:lang w:val="en-US"/>
        </w:rPr>
        <w:t>sionLabel</w:t>
      </w:r>
      <w:proofErr w:type="spellEnd"/>
      <w:r w:rsidR="00D63D99">
        <w:rPr>
          <w:lang w:val="en-US"/>
        </w:rPr>
        <w:t xml:space="preserve"> data type</w:t>
      </w:r>
      <w:r w:rsidR="00D94067">
        <w:rPr>
          <w:lang w:val="en-US"/>
        </w:rPr>
        <w:t>s</w:t>
      </w:r>
      <w:r w:rsidR="00D63D99">
        <w:rPr>
          <w:lang w:val="en-US"/>
        </w:rPr>
        <w:t>, see the EOP specification</w:t>
      </w:r>
      <w:r w:rsidR="0087709E" w:rsidRPr="00DE1B49">
        <w:rPr>
          <w:lang w:val="en-US"/>
        </w:rPr>
        <w:t xml:space="preserve">. </w:t>
      </w:r>
    </w:p>
    <w:p w:rsidR="0087709E" w:rsidRDefault="0087709E" w:rsidP="00EE162A">
      <w:pPr>
        <w:rPr>
          <w:color w:val="1155CC"/>
          <w:u w:val="single"/>
          <w:lang w:val="en-US"/>
        </w:rPr>
      </w:pPr>
      <w:r w:rsidRPr="00DE1B49">
        <w:rPr>
          <w:lang w:val="en-US"/>
        </w:rPr>
        <w:t xml:space="preserve">The class extends DefaultEdge: </w:t>
      </w:r>
      <w:hyperlink r:id="rId23">
        <w:r w:rsidRPr="00DE1B49">
          <w:rPr>
            <w:color w:val="1155CC"/>
            <w:u w:val="single"/>
            <w:lang w:val="en-US"/>
          </w:rPr>
          <w:t>http://jgrapht.org/javadoc/org/jgrapht/graph/DefaultEdge.html</w:t>
        </w:r>
      </w:hyperlink>
    </w:p>
    <w:p w:rsidR="00DA413B" w:rsidRPr="00DE1B49" w:rsidRDefault="00DA413B" w:rsidP="00DA413B">
      <w:pPr>
        <w:rPr>
          <w:lang w:val="en-US"/>
        </w:rPr>
      </w:pPr>
    </w:p>
    <w:p w:rsidR="0087709E" w:rsidRPr="00DE1B49" w:rsidRDefault="0087709E" w:rsidP="00A915B2">
      <w:pPr>
        <w:pStyle w:val="berschrift3"/>
      </w:pPr>
      <w:bookmarkStart w:id="924" w:name="h.8ekjm6224eku" w:colFirst="0" w:colLast="0"/>
      <w:bookmarkStart w:id="925" w:name="h.rt0ui0p3teok" w:colFirst="0" w:colLast="0"/>
      <w:bookmarkStart w:id="926" w:name="h.yk11burxdt4x" w:colFirst="0" w:colLast="0"/>
      <w:bookmarkStart w:id="927" w:name="h.gc4qp92vdjo5" w:colFirst="0" w:colLast="0"/>
      <w:bookmarkStart w:id="928" w:name="_Collapsed_Graph"/>
      <w:bookmarkStart w:id="929" w:name="_Ref359925892"/>
      <w:bookmarkStart w:id="930" w:name="_Toc405809955"/>
      <w:bookmarkEnd w:id="924"/>
      <w:bookmarkEnd w:id="925"/>
      <w:bookmarkEnd w:id="926"/>
      <w:bookmarkEnd w:id="927"/>
      <w:bookmarkEnd w:id="928"/>
      <w:r w:rsidRPr="00DE1B49">
        <w:lastRenderedPageBreak/>
        <w:t xml:space="preserve">Collapsed </w:t>
      </w:r>
      <w:r w:rsidR="005F6601">
        <w:t>G</w:t>
      </w:r>
      <w:r w:rsidRPr="00DE1B49">
        <w:t>raph</w:t>
      </w:r>
      <w:bookmarkEnd w:id="929"/>
      <w:bookmarkEnd w:id="930"/>
    </w:p>
    <w:p w:rsidR="0087709E" w:rsidRPr="00DE1B49" w:rsidRDefault="0087709E" w:rsidP="0087709E">
      <w:pPr>
        <w:rPr>
          <w:lang w:val="en-US"/>
        </w:rPr>
      </w:pPr>
      <w:r w:rsidRPr="00DE1B49">
        <w:rPr>
          <w:lang w:val="en-US"/>
        </w:rPr>
        <w:t xml:space="preserve">A collapsed graph, implemented in class </w:t>
      </w:r>
      <w:proofErr w:type="spellStart"/>
      <w:r w:rsidRPr="0051694E">
        <w:rPr>
          <w:i/>
          <w:lang w:val="en-US"/>
        </w:rPr>
        <w:t>EntailmentGraphCollapsed</w:t>
      </w:r>
      <w:proofErr w:type="spellEnd"/>
      <w:r w:rsidRPr="00DE1B49">
        <w:rPr>
          <w:lang w:val="en-US"/>
        </w:rPr>
        <w:t xml:space="preserve">, is a simple directed graph, obtained from the raw graph by collapsing nodes corresponding to equivalent text fragments (from the point of view of the </w:t>
      </w:r>
      <w:r w:rsidR="00DA413B">
        <w:rPr>
          <w:lang w:val="en-US"/>
        </w:rPr>
        <w:t>e</w:t>
      </w:r>
      <w:r w:rsidRPr="00DE1B49">
        <w:rPr>
          <w:lang w:val="en-US"/>
        </w:rPr>
        <w:t xml:space="preserve">ntailment relation), and multiple edges between the same pair of nodes, as well as resolving conflicts (transitivity violations) resulting from automatic entailment decisions. </w:t>
      </w:r>
    </w:p>
    <w:p w:rsidR="0087709E" w:rsidRPr="00DE1B49" w:rsidRDefault="0087709E" w:rsidP="0087709E">
      <w:pPr>
        <w:rPr>
          <w:lang w:val="en-US"/>
        </w:rPr>
      </w:pPr>
    </w:p>
    <w:p w:rsidR="0087709E" w:rsidRPr="00DE1B49" w:rsidRDefault="0087709E" w:rsidP="0087709E">
      <w:pPr>
        <w:rPr>
          <w:lang w:val="en-US"/>
        </w:rPr>
      </w:pPr>
      <w:r w:rsidRPr="00DE1B49">
        <w:rPr>
          <w:lang w:val="en-US"/>
        </w:rPr>
        <w:t>By definition, collapsed graph is a transitive graph.</w:t>
      </w:r>
      <w:r w:rsidR="007D2EA3">
        <w:rPr>
          <w:lang w:val="en-US"/>
        </w:rPr>
        <w:t xml:space="preserve"> </w:t>
      </w:r>
      <w:r w:rsidRPr="00DE1B49">
        <w:rPr>
          <w:lang w:val="en-US"/>
        </w:rPr>
        <w:t>The nodes of the collapsed graph are equivalence classes (</w:t>
      </w:r>
      <w:proofErr w:type="spellStart"/>
      <w:r w:rsidRPr="0051694E">
        <w:rPr>
          <w:i/>
          <w:lang w:val="en-US"/>
        </w:rPr>
        <w:t>EquivalenceClass</w:t>
      </w:r>
      <w:proofErr w:type="spellEnd"/>
      <w:r w:rsidRPr="00DE1B49">
        <w:rPr>
          <w:lang w:val="en-US"/>
        </w:rPr>
        <w:t>), which cover semantically equivalent text fragments</w:t>
      </w:r>
      <w:r w:rsidR="0017073F">
        <w:rPr>
          <w:lang w:val="en-US"/>
        </w:rPr>
        <w:t xml:space="preserve"> (</w:t>
      </w:r>
      <w:r w:rsidR="0017073F" w:rsidRPr="00DE1B49">
        <w:rPr>
          <w:lang w:val="en-US"/>
        </w:rPr>
        <w:t>entailment units</w:t>
      </w:r>
      <w:r w:rsidR="0017073F">
        <w:rPr>
          <w:lang w:val="en-US"/>
        </w:rPr>
        <w:t>)</w:t>
      </w:r>
      <w:r w:rsidRPr="00DE1B49">
        <w:rPr>
          <w:lang w:val="en-US"/>
        </w:rPr>
        <w:t>.</w:t>
      </w:r>
      <w:r w:rsidR="00A9579E">
        <w:rPr>
          <w:lang w:val="en-US"/>
        </w:rPr>
        <w:t xml:space="preserve"> </w:t>
      </w:r>
      <w:r w:rsidRPr="00DE1B49">
        <w:rPr>
          <w:lang w:val="en-US"/>
        </w:rPr>
        <w:t>The edges of the collapsed graph are collapsed entailment relations (</w:t>
      </w:r>
      <w:proofErr w:type="spellStart"/>
      <w:r w:rsidRPr="0051694E">
        <w:rPr>
          <w:i/>
          <w:lang w:val="en-US"/>
        </w:rPr>
        <w:t>E</w:t>
      </w:r>
      <w:r w:rsidRPr="0051694E">
        <w:rPr>
          <w:i/>
          <w:lang w:val="en-US"/>
        </w:rPr>
        <w:t>n</w:t>
      </w:r>
      <w:r w:rsidRPr="0051694E">
        <w:rPr>
          <w:i/>
          <w:lang w:val="en-US"/>
        </w:rPr>
        <w:t>tailmentRelationCollapsed</w:t>
      </w:r>
      <w:proofErr w:type="spellEnd"/>
      <w:r w:rsidRPr="00DE1B49">
        <w:rPr>
          <w:lang w:val="en-US"/>
        </w:rPr>
        <w:t>).</w:t>
      </w:r>
    </w:p>
    <w:p w:rsidR="0087709E" w:rsidRPr="00DE1B49" w:rsidRDefault="0087709E" w:rsidP="006C3E1B">
      <w:pPr>
        <w:pStyle w:val="berschrift4"/>
      </w:pPr>
      <w:bookmarkStart w:id="931" w:name="h.cv91rpgmlpdm" w:colFirst="0" w:colLast="0"/>
      <w:bookmarkEnd w:id="931"/>
      <w:proofErr w:type="gramStart"/>
      <w:r w:rsidRPr="00DE1B49">
        <w:t>class</w:t>
      </w:r>
      <w:proofErr w:type="gramEnd"/>
      <w:r w:rsidRPr="00DE1B49">
        <w:t xml:space="preserve"> </w:t>
      </w:r>
      <w:proofErr w:type="spellStart"/>
      <w:r w:rsidRPr="00DE1B49">
        <w:t>EntailmentGraphCollapsed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145F97">
      <w:pPr>
        <w:rPr>
          <w:lang w:val="en-US"/>
        </w:rPr>
      </w:pPr>
      <w:r w:rsidRPr="00DE1B49">
        <w:rPr>
          <w:lang w:val="en-US"/>
        </w:rPr>
        <w:t xml:space="preserve">The structure of the collapsed graph is simpler than </w:t>
      </w:r>
      <w:r w:rsidR="00DA413B">
        <w:rPr>
          <w:lang w:val="en-US"/>
        </w:rPr>
        <w:t xml:space="preserve">that </w:t>
      </w:r>
      <w:r w:rsidRPr="00DE1B49">
        <w:rPr>
          <w:lang w:val="en-US"/>
        </w:rPr>
        <w:t>of the raw graph:</w:t>
      </w:r>
    </w:p>
    <w:p w:rsidR="0087709E" w:rsidRPr="00DE1B49" w:rsidRDefault="0087709E" w:rsidP="00675094">
      <w:pPr>
        <w:numPr>
          <w:ilvl w:val="1"/>
          <w:numId w:val="27"/>
        </w:numPr>
        <w:spacing w:line="276" w:lineRule="auto"/>
        <w:ind w:hanging="359"/>
        <w:rPr>
          <w:lang w:val="en-US"/>
        </w:rPr>
      </w:pPr>
      <w:r w:rsidRPr="00DE1B49">
        <w:rPr>
          <w:lang w:val="en-US"/>
        </w:rPr>
        <w:t>There is no need in multiple edges between the same pair of nodes</w:t>
      </w:r>
      <w:r w:rsidR="00BB6576">
        <w:rPr>
          <w:lang w:val="en-US"/>
        </w:rPr>
        <w:t>:</w:t>
      </w:r>
      <w:r w:rsidRPr="00DE1B49">
        <w:rPr>
          <w:lang w:val="en-US"/>
        </w:rPr>
        <w:t xml:space="preserve"> such mu</w:t>
      </w:r>
      <w:r w:rsidRPr="00DE1B49">
        <w:rPr>
          <w:lang w:val="en-US"/>
        </w:rPr>
        <w:t>l</w:t>
      </w:r>
      <w:r w:rsidRPr="00DE1B49">
        <w:rPr>
          <w:lang w:val="en-US"/>
        </w:rPr>
        <w:t>tiple edges are collapsed to form a single edge with the final entailment dec</w:t>
      </w:r>
      <w:r w:rsidRPr="00DE1B49">
        <w:rPr>
          <w:lang w:val="en-US"/>
        </w:rPr>
        <w:t>i</w:t>
      </w:r>
      <w:r w:rsidRPr="00DE1B49">
        <w:rPr>
          <w:lang w:val="en-US"/>
        </w:rPr>
        <w:t xml:space="preserve">sion. </w:t>
      </w:r>
      <w:r w:rsidR="00DA413B">
        <w:rPr>
          <w:lang w:val="en-US"/>
        </w:rPr>
        <w:t>The p</w:t>
      </w:r>
      <w:r w:rsidRPr="00DE1B49">
        <w:rPr>
          <w:lang w:val="en-US"/>
        </w:rPr>
        <w:t>resence of an edge betwee</w:t>
      </w:r>
      <w:r w:rsidR="00DA413B">
        <w:rPr>
          <w:lang w:val="en-US"/>
        </w:rPr>
        <w:t>n two nodes (source and target)</w:t>
      </w:r>
      <w:r w:rsidRPr="00DE1B49">
        <w:rPr>
          <w:lang w:val="en-US"/>
        </w:rPr>
        <w:t xml:space="preserve"> means that there is an entailment relation between the two nodes in the direction source -&gt; target.</w:t>
      </w:r>
    </w:p>
    <w:p w:rsidR="0087709E" w:rsidRPr="00DE1B49" w:rsidRDefault="00BB6576" w:rsidP="00675094">
      <w:pPr>
        <w:numPr>
          <w:ilvl w:val="1"/>
          <w:numId w:val="27"/>
        </w:numPr>
        <w:spacing w:line="276" w:lineRule="auto"/>
        <w:ind w:hanging="359"/>
        <w:rPr>
          <w:lang w:val="en-US"/>
        </w:rPr>
      </w:pPr>
      <w:r>
        <w:rPr>
          <w:lang w:val="en-US"/>
        </w:rPr>
        <w:t>There are no cycles:</w:t>
      </w:r>
      <w:r w:rsidR="0087709E" w:rsidRPr="00DE1B49">
        <w:rPr>
          <w:lang w:val="en-US"/>
        </w:rPr>
        <w:t xml:space="preserve"> entailment paths, which form cycles, are collapsed to form equivalence class (paraphrase) nodes.</w:t>
      </w:r>
    </w:p>
    <w:p w:rsidR="0087709E" w:rsidRPr="00DE1B49" w:rsidRDefault="0087709E" w:rsidP="00675094">
      <w:pPr>
        <w:numPr>
          <w:ilvl w:val="1"/>
          <w:numId w:val="27"/>
        </w:numPr>
        <w:spacing w:line="276" w:lineRule="auto"/>
        <w:ind w:hanging="359"/>
        <w:rPr>
          <w:lang w:val="en-US"/>
        </w:rPr>
      </w:pPr>
      <w:r w:rsidRPr="00DE1B49">
        <w:rPr>
          <w:lang w:val="en-US"/>
        </w:rPr>
        <w:t>Edges and nodes contain less information</w:t>
      </w:r>
      <w:r w:rsidR="00BB6576">
        <w:rPr>
          <w:lang w:val="en-US"/>
        </w:rPr>
        <w:t>:</w:t>
      </w:r>
      <w:r w:rsidRPr="00DE1B49">
        <w:rPr>
          <w:lang w:val="en-US"/>
        </w:rPr>
        <w:t xml:space="preserve"> the information needed for inte</w:t>
      </w:r>
      <w:r w:rsidRPr="00DE1B49">
        <w:rPr>
          <w:lang w:val="en-US"/>
        </w:rPr>
        <w:t>r</w:t>
      </w:r>
      <w:r w:rsidRPr="00DE1B49">
        <w:rPr>
          <w:lang w:val="en-US"/>
        </w:rPr>
        <w:t>nal purposes of building the graph is excluded.</w:t>
      </w:r>
    </w:p>
    <w:p w:rsidR="0087709E" w:rsidRPr="00DE1B49" w:rsidRDefault="0087709E" w:rsidP="0087709E">
      <w:pPr>
        <w:rPr>
          <w:lang w:val="en-US"/>
        </w:rPr>
      </w:pPr>
    </w:p>
    <w:p w:rsidR="0087709E" w:rsidRPr="00DE1B49" w:rsidRDefault="0087709E" w:rsidP="00DE1B49">
      <w:pPr>
        <w:rPr>
          <w:lang w:val="en-US"/>
        </w:rPr>
      </w:pPr>
      <w:r w:rsidRPr="00DE1B49">
        <w:rPr>
          <w:lang w:val="en-US"/>
        </w:rPr>
        <w:t>The example below presents a simple collapsed graph. Numbers attached to the nodes are counters of occurrences.</w:t>
      </w:r>
    </w:p>
    <w:p w:rsidR="0087709E" w:rsidRPr="00DE1B49" w:rsidRDefault="0087709E" w:rsidP="0087709E">
      <w:pPr>
        <w:ind w:left="1440"/>
        <w:rPr>
          <w:lang w:val="en-US"/>
        </w:rPr>
      </w:pPr>
    </w:p>
    <w:p w:rsidR="0087709E" w:rsidRPr="00DE1B49" w:rsidRDefault="0087709E" w:rsidP="0087709E">
      <w:pPr>
        <w:ind w:left="1440"/>
      </w:pPr>
      <w:r w:rsidRPr="00DE1B49">
        <w:rPr>
          <w:noProof/>
          <w:lang w:val="de-DE" w:eastAsia="de-DE"/>
        </w:rPr>
        <w:lastRenderedPageBreak/>
        <w:drawing>
          <wp:inline distT="0" distB="0" distL="0" distR="0" wp14:anchorId="19EC47B0" wp14:editId="1886DE44">
            <wp:extent cx="4810125" cy="34861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4" cstate="print"/>
                    <a:stretch>
                      <a:fillRect/>
                    </a:stretch>
                  </pic:blipFill>
                  <pic:spPr>
                    <a:xfrm>
                      <a:off x="0" y="0"/>
                      <a:ext cx="4810125" cy="3486150"/>
                    </a:xfrm>
                    <a:prstGeom prst="rect">
                      <a:avLst/>
                    </a:prstGeom>
                  </pic:spPr>
                </pic:pic>
              </a:graphicData>
            </a:graphic>
          </wp:inline>
        </w:drawing>
      </w:r>
    </w:p>
    <w:p w:rsidR="0087709E" w:rsidRPr="00DE1B49" w:rsidRDefault="0087709E" w:rsidP="0087709E"/>
    <w:p w:rsidR="0087709E" w:rsidRPr="00DE1B49" w:rsidRDefault="0087709E" w:rsidP="00DE1B49">
      <w:pPr>
        <w:rPr>
          <w:lang w:val="en-US"/>
        </w:rPr>
      </w:pPr>
      <w:r w:rsidRPr="00DE1B49">
        <w:rPr>
          <w:lang w:val="en-US"/>
        </w:rPr>
        <w:t xml:space="preserve">This graph is built from the </w:t>
      </w:r>
      <w:r w:rsidR="007545E3">
        <w:rPr>
          <w:lang w:val="en-US"/>
        </w:rPr>
        <w:t>raw</w:t>
      </w:r>
      <w:r w:rsidRPr="00DE1B49">
        <w:rPr>
          <w:lang w:val="en-US"/>
        </w:rPr>
        <w:t xml:space="preserve"> graph, by collapsing multiple edges between the same pair of vertices into one edge, and grouping entailment units into equivalence classes. This process is performed by the </w:t>
      </w:r>
      <w:hyperlink w:anchor="_Collapsed_graph_generator">
        <w:r w:rsidR="00BB1926">
          <w:rPr>
            <w:color w:val="1155CC"/>
            <w:u w:val="single"/>
            <w:lang w:val="en-US"/>
          </w:rPr>
          <w:t>Graph</w:t>
        </w:r>
      </w:hyperlink>
      <w:r w:rsidR="00BB1926">
        <w:rPr>
          <w:color w:val="1155CC"/>
          <w:u w:val="single"/>
          <w:lang w:val="en-US"/>
        </w:rPr>
        <w:t xml:space="preserve"> Optimizer</w:t>
      </w:r>
      <w:r w:rsidRPr="00DE1B49">
        <w:rPr>
          <w:lang w:val="en-US"/>
        </w:rPr>
        <w:t xml:space="preserve"> module.</w:t>
      </w:r>
    </w:p>
    <w:p w:rsidR="0087709E" w:rsidRPr="00DE1B49" w:rsidRDefault="0087709E" w:rsidP="0087709E">
      <w:pPr>
        <w:rPr>
          <w:lang w:val="en-US"/>
        </w:rPr>
      </w:pPr>
      <w:r w:rsidRPr="00DE1B49">
        <w:rPr>
          <w:lang w:val="en-US"/>
        </w:rPr>
        <w:t xml:space="preserve">Unlike the </w:t>
      </w:r>
      <w:r w:rsidR="007545E3">
        <w:rPr>
          <w:lang w:val="en-US"/>
        </w:rPr>
        <w:t>raw</w:t>
      </w:r>
      <w:r w:rsidRPr="00DE1B49">
        <w:rPr>
          <w:lang w:val="en-US"/>
        </w:rPr>
        <w:t xml:space="preserve"> graph, this is no longer a multigraph, but a simple directed graph. It extends DefaultDirectedWeightedGraph, for inherited methods see the JavaDoc: </w:t>
      </w:r>
      <w:hyperlink r:id="rId25">
        <w:r w:rsidRPr="00DE1B49">
          <w:rPr>
            <w:color w:val="1155CC"/>
            <w:u w:val="single"/>
            <w:lang w:val="en-US"/>
          </w:rPr>
          <w:t>http://jgrapht.org/javadoc/org/jgrapht/graph/DefaultDirectedWeightedGraph.html</w:t>
        </w:r>
      </w:hyperlink>
    </w:p>
    <w:p w:rsidR="0087709E" w:rsidRPr="00DE1B49" w:rsidRDefault="0087709E" w:rsidP="00DE1B49">
      <w:pPr>
        <w:ind w:left="1440"/>
        <w:rPr>
          <w:lang w:val="en-US"/>
        </w:rPr>
      </w:pPr>
      <w:bookmarkStart w:id="932" w:name="h.c7fq0c8r6fa5" w:colFirst="0" w:colLast="0"/>
      <w:bookmarkStart w:id="933" w:name="h.umgln433wzzk" w:colFirst="0" w:colLast="0"/>
      <w:bookmarkStart w:id="934" w:name="h.c34hvxej1tgj" w:colFirst="0" w:colLast="0"/>
      <w:bookmarkEnd w:id="932"/>
      <w:bookmarkEnd w:id="933"/>
      <w:bookmarkEnd w:id="934"/>
    </w:p>
    <w:p w:rsidR="0087709E" w:rsidRPr="00DE1B49" w:rsidRDefault="0087709E" w:rsidP="006C3E1B">
      <w:pPr>
        <w:pStyle w:val="berschrift4"/>
      </w:pPr>
      <w:bookmarkStart w:id="935" w:name="h.10hqqsem8uxk" w:colFirst="0" w:colLast="0"/>
      <w:bookmarkEnd w:id="935"/>
      <w:proofErr w:type="gramStart"/>
      <w:r w:rsidRPr="00DE1B49">
        <w:t>class</w:t>
      </w:r>
      <w:proofErr w:type="gramEnd"/>
      <w:r w:rsidRPr="00DE1B49">
        <w:t xml:space="preserve"> </w:t>
      </w:r>
      <w:proofErr w:type="spellStart"/>
      <w:r w:rsidRPr="00DE1B49">
        <w:t>EquivalenceClass</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9D4C2F">
      <w:pPr>
        <w:rPr>
          <w:lang w:val="en-US"/>
        </w:rPr>
      </w:pPr>
      <w:r w:rsidRPr="00DE1B49">
        <w:rPr>
          <w:lang w:val="en-US"/>
        </w:rPr>
        <w:t>The node of the collapsed entailment graph is an equivalence class. This type of node co</w:t>
      </w:r>
      <w:r w:rsidRPr="00DE1B49">
        <w:rPr>
          <w:lang w:val="en-US"/>
        </w:rPr>
        <w:t>n</w:t>
      </w:r>
      <w:r w:rsidRPr="00DE1B49">
        <w:rPr>
          <w:lang w:val="en-US"/>
        </w:rPr>
        <w:t>tain</w:t>
      </w:r>
      <w:r w:rsidR="00E31180">
        <w:rPr>
          <w:lang w:val="en-US"/>
        </w:rPr>
        <w:t>s</w:t>
      </w:r>
      <w:r w:rsidRPr="00DE1B49">
        <w:rPr>
          <w:lang w:val="en-US"/>
        </w:rPr>
        <w:t xml:space="preserve"> all text fragments that are equivalent from the point of view of textual entailment.</w:t>
      </w:r>
      <w:r w:rsidR="00B367A7">
        <w:rPr>
          <w:lang w:val="en-US"/>
        </w:rPr>
        <w:t xml:space="preserve"> More formally, each </w:t>
      </w:r>
      <w:proofErr w:type="spellStart"/>
      <w:r w:rsidR="00B367A7" w:rsidRPr="00A915B2">
        <w:rPr>
          <w:i/>
          <w:iCs/>
          <w:lang w:val="en-US"/>
        </w:rPr>
        <w:t>EquivalenceClass</w:t>
      </w:r>
      <w:proofErr w:type="spellEnd"/>
      <w:r w:rsidR="00B367A7">
        <w:rPr>
          <w:lang w:val="en-US"/>
        </w:rPr>
        <w:t xml:space="preserve"> contains a set of </w:t>
      </w:r>
      <w:r w:rsidR="00B367A7" w:rsidRPr="00A915B2">
        <w:rPr>
          <w:i/>
          <w:iCs/>
          <w:lang w:val="en-US"/>
        </w:rPr>
        <w:t>EntailmentUnit</w:t>
      </w:r>
      <w:r w:rsidR="00B367A7">
        <w:rPr>
          <w:lang w:val="en-US"/>
        </w:rPr>
        <w:t>-s</w:t>
      </w:r>
      <w:r w:rsidR="00E35160">
        <w:rPr>
          <w:lang w:val="en-US"/>
        </w:rPr>
        <w:t xml:space="preserve">, which </w:t>
      </w:r>
      <w:proofErr w:type="gramStart"/>
      <w:r w:rsidR="00E35160">
        <w:rPr>
          <w:lang w:val="en-US"/>
        </w:rPr>
        <w:t>were</w:t>
      </w:r>
      <w:proofErr w:type="gramEnd"/>
      <w:r w:rsidR="00E35160">
        <w:rPr>
          <w:lang w:val="en-US"/>
        </w:rPr>
        <w:t xml:space="preserve"> considered paraphrasing by a</w:t>
      </w:r>
      <w:r w:rsidR="009D4C2F">
        <w:rPr>
          <w:lang w:val="en-US"/>
        </w:rPr>
        <w:t>n</w:t>
      </w:r>
      <w:r w:rsidR="00E35160">
        <w:rPr>
          <w:lang w:val="en-US"/>
        </w:rPr>
        <w:t xml:space="preserve"> algorithm</w:t>
      </w:r>
      <w:r w:rsidR="009D4C2F">
        <w:rPr>
          <w:lang w:val="en-US"/>
        </w:rPr>
        <w:t xml:space="preserve"> utilized for graph construction</w:t>
      </w:r>
      <w:r w:rsidR="00E35160">
        <w:rPr>
          <w:lang w:val="en-US"/>
        </w:rPr>
        <w:t>.</w:t>
      </w:r>
      <w:r w:rsidR="00B367A7">
        <w:rPr>
          <w:lang w:val="en-US"/>
        </w:rPr>
        <w:t xml:space="preserve"> </w:t>
      </w:r>
    </w:p>
    <w:p w:rsidR="0087709E" w:rsidRPr="00DE1B49" w:rsidRDefault="0087709E" w:rsidP="00C06F36">
      <w:pPr>
        <w:pStyle w:val="berschrift4"/>
      </w:pPr>
      <w:bookmarkStart w:id="936" w:name="h.bgzgn1c24mw7" w:colFirst="0" w:colLast="0"/>
      <w:bookmarkStart w:id="937" w:name="h.bp3dllq7pkb8" w:colFirst="0" w:colLast="0"/>
      <w:bookmarkStart w:id="938" w:name="h.1k00xltcdcyq" w:colFirst="0" w:colLast="0"/>
      <w:bookmarkStart w:id="939" w:name="h.x4x6t09eiffp" w:colFirst="0" w:colLast="0"/>
      <w:bookmarkEnd w:id="936"/>
      <w:bookmarkEnd w:id="937"/>
      <w:bookmarkEnd w:id="938"/>
      <w:bookmarkEnd w:id="939"/>
      <w:proofErr w:type="gramStart"/>
      <w:r w:rsidRPr="00DE1B49">
        <w:t>class</w:t>
      </w:r>
      <w:proofErr w:type="gramEnd"/>
      <w:r w:rsidRPr="00DE1B49">
        <w:t xml:space="preserve"> </w:t>
      </w:r>
      <w:proofErr w:type="spellStart"/>
      <w:r w:rsidRPr="00DE1B49">
        <w:t>EntailmentRelationCollapsed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DE1B49">
      <w:pPr>
        <w:rPr>
          <w:lang w:val="en-US"/>
        </w:rPr>
      </w:pPr>
      <w:r w:rsidRPr="00DE1B49">
        <w:rPr>
          <w:lang w:val="en-US"/>
        </w:rPr>
        <w:t>This class implements the collapsed graph edges, obtained by collapsing multiple edges (d</w:t>
      </w:r>
      <w:r w:rsidRPr="00DE1B49">
        <w:rPr>
          <w:lang w:val="en-US"/>
        </w:rPr>
        <w:t>e</w:t>
      </w:r>
      <w:r w:rsidRPr="00DE1B49">
        <w:rPr>
          <w:lang w:val="en-US"/>
        </w:rPr>
        <w:t xml:space="preserve">cisions from different EDAs or other sources) from the raw graph into one edge. The edges are directional and represent entailment relations between the source and the target nodes </w:t>
      </w:r>
      <w:r w:rsidRPr="00DE1B49">
        <w:rPr>
          <w:lang w:val="en-US"/>
        </w:rPr>
        <w:lastRenderedPageBreak/>
        <w:t xml:space="preserve">(source -&gt; target). This class extends DefaultEdge: </w:t>
      </w:r>
      <w:hyperlink r:id="rId26">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A909B6" w:rsidRDefault="00A909B6" w:rsidP="00A909B6">
      <w:pPr>
        <w:spacing w:after="200" w:line="276" w:lineRule="auto"/>
        <w:rPr>
          <w:i/>
          <w:lang w:val="en-US"/>
        </w:rPr>
      </w:pPr>
      <w:bookmarkStart w:id="940" w:name="h.s765o2azkrf7" w:colFirst="0" w:colLast="0"/>
      <w:bookmarkStart w:id="941" w:name="h.audmt3vnwd1j" w:colFirst="0" w:colLast="0"/>
      <w:bookmarkStart w:id="942" w:name="h.g7f9a3n8cynb" w:colFirst="0" w:colLast="0"/>
      <w:bookmarkEnd w:id="940"/>
      <w:bookmarkEnd w:id="941"/>
      <w:bookmarkEnd w:id="942"/>
      <w:r>
        <w:rPr>
          <w:i/>
          <w:lang w:val="en-US"/>
        </w:rPr>
        <w:br w:type="page"/>
      </w:r>
    </w:p>
    <w:p w:rsidR="0087709E" w:rsidRPr="00DE1B49" w:rsidRDefault="0087709E" w:rsidP="0087709E">
      <w:pPr>
        <w:pStyle w:val="berschrift1"/>
        <w:rPr>
          <w:rFonts w:ascii="Georgia" w:hAnsi="Georgia"/>
        </w:rPr>
      </w:pPr>
      <w:bookmarkStart w:id="943" w:name="h.w4nkgx89b0eb" w:colFirst="0" w:colLast="0"/>
      <w:bookmarkStart w:id="944" w:name="id.po9nsmprjay" w:colFirst="0" w:colLast="0"/>
      <w:bookmarkStart w:id="945" w:name="_UIMA_type_system"/>
      <w:bookmarkStart w:id="946" w:name="_Ref359919824"/>
      <w:bookmarkStart w:id="947" w:name="_Ref359923712"/>
      <w:bookmarkStart w:id="948" w:name="_Toc405809956"/>
      <w:bookmarkEnd w:id="943"/>
      <w:bookmarkEnd w:id="944"/>
      <w:bookmarkEnd w:id="945"/>
      <w:r w:rsidRPr="00DE1B49">
        <w:rPr>
          <w:rFonts w:ascii="Georgia" w:hAnsi="Georgia"/>
        </w:rPr>
        <w:lastRenderedPageBreak/>
        <w:t xml:space="preserve">UIMA </w:t>
      </w:r>
      <w:r w:rsidR="00D109A8">
        <w:rPr>
          <w:rFonts w:ascii="Georgia" w:hAnsi="Georgia"/>
        </w:rPr>
        <w:t>T</w:t>
      </w:r>
      <w:r w:rsidRPr="00DE1B49">
        <w:rPr>
          <w:rFonts w:ascii="Georgia" w:hAnsi="Georgia"/>
        </w:rPr>
        <w:t xml:space="preserve">ype </w:t>
      </w:r>
      <w:r w:rsidR="00D109A8">
        <w:rPr>
          <w:rFonts w:ascii="Georgia" w:hAnsi="Georgia"/>
        </w:rPr>
        <w:t>S</w:t>
      </w:r>
      <w:r w:rsidRPr="00DE1B49">
        <w:rPr>
          <w:rFonts w:ascii="Georgia" w:hAnsi="Georgia"/>
        </w:rPr>
        <w:t>ystem for T</w:t>
      </w:r>
      <w:r w:rsidR="00D109A8">
        <w:rPr>
          <w:rFonts w:ascii="Georgia" w:hAnsi="Georgia"/>
        </w:rPr>
        <w:t>ransduction Layer</w:t>
      </w:r>
      <w:bookmarkEnd w:id="946"/>
      <w:bookmarkEnd w:id="947"/>
      <w:bookmarkEnd w:id="948"/>
    </w:p>
    <w:p w:rsidR="0087709E" w:rsidRPr="00DE1B49" w:rsidRDefault="0087709E" w:rsidP="0087709E">
      <w:pPr>
        <w:pStyle w:val="berschrift2"/>
      </w:pPr>
      <w:bookmarkStart w:id="949" w:name="h.pe23z2izb8ww" w:colFirst="0" w:colLast="0"/>
      <w:bookmarkStart w:id="950" w:name="_Toc405809957"/>
      <w:bookmarkEnd w:id="949"/>
      <w:r w:rsidRPr="00DE1B49">
        <w:t>Introduction</w:t>
      </w:r>
      <w:bookmarkEnd w:id="950"/>
    </w:p>
    <w:p w:rsidR="0087709E" w:rsidRPr="00706473" w:rsidRDefault="0087709E" w:rsidP="0087709E">
      <w:pPr>
        <w:rPr>
          <w:lang w:val="en-US"/>
        </w:rPr>
      </w:pPr>
      <w:r w:rsidRPr="00706473">
        <w:rPr>
          <w:lang w:val="en-US"/>
        </w:rPr>
        <w:t xml:space="preserve">There are two types of </w:t>
      </w:r>
      <w:proofErr w:type="spellStart"/>
      <w:r w:rsidRPr="00706473">
        <w:rPr>
          <w:lang w:val="en-US"/>
        </w:rPr>
        <w:t>CASes</w:t>
      </w:r>
      <w:proofErr w:type="spellEnd"/>
      <w:r w:rsidRPr="00706473">
        <w:rPr>
          <w:lang w:val="en-US"/>
        </w:rPr>
        <w:t xml:space="preserve"> used in the Transduction Layer. </w:t>
      </w:r>
      <w:r w:rsidR="002B35EB" w:rsidRPr="00706473">
        <w:rPr>
          <w:lang w:val="en-US"/>
        </w:rPr>
        <w:t>The f</w:t>
      </w:r>
      <w:r w:rsidRPr="00706473">
        <w:rPr>
          <w:lang w:val="en-US"/>
        </w:rPr>
        <w:t xml:space="preserve">irst is </w:t>
      </w:r>
      <w:r w:rsidR="002B35EB" w:rsidRPr="00706473">
        <w:rPr>
          <w:lang w:val="en-US"/>
        </w:rPr>
        <w:t xml:space="preserve">the </w:t>
      </w:r>
      <w:r w:rsidR="00004F99" w:rsidRPr="00706473">
        <w:rPr>
          <w:i/>
          <w:lang w:val="en-US"/>
        </w:rPr>
        <w:t>i</w:t>
      </w:r>
      <w:r w:rsidRPr="00706473">
        <w:rPr>
          <w:i/>
          <w:lang w:val="en-US"/>
        </w:rPr>
        <w:t>nput CAS</w:t>
      </w:r>
      <w:r w:rsidRPr="00706473">
        <w:rPr>
          <w:lang w:val="en-US"/>
        </w:rPr>
        <w:t xml:space="preserve">, which holds the customer interaction, fragment annotations and modifier annotations. </w:t>
      </w:r>
      <w:r w:rsidR="007B467F" w:rsidRPr="00706473">
        <w:rPr>
          <w:lang w:val="en-US"/>
        </w:rPr>
        <w:t>The steps for obtaining these annotations</w:t>
      </w:r>
      <w:r w:rsidRPr="00706473">
        <w:rPr>
          <w:lang w:val="en-US"/>
        </w:rPr>
        <w:t xml:space="preserve"> are </w:t>
      </w:r>
      <w:r w:rsidR="007B467F" w:rsidRPr="00706473">
        <w:rPr>
          <w:lang w:val="en-US"/>
        </w:rPr>
        <w:t xml:space="preserve">detailed </w:t>
      </w:r>
      <w:r w:rsidRPr="00706473">
        <w:rPr>
          <w:lang w:val="en-US"/>
        </w:rPr>
        <w:t xml:space="preserve">in </w:t>
      </w:r>
      <w:r w:rsidR="007B467F" w:rsidRPr="00706473">
        <w:rPr>
          <w:lang w:val="en-US"/>
        </w:rPr>
        <w:t xml:space="preserve">the </w:t>
      </w:r>
      <w:r w:rsidRPr="00706473">
        <w:rPr>
          <w:lang w:val="en-US"/>
        </w:rPr>
        <w:t xml:space="preserve">decomposition data flow description.  </w:t>
      </w:r>
    </w:p>
    <w:p w:rsidR="007B467F" w:rsidRPr="00706473" w:rsidRDefault="007B467F" w:rsidP="007B467F">
      <w:pPr>
        <w:rPr>
          <w:lang w:val="en-US"/>
        </w:rPr>
      </w:pPr>
      <w:r w:rsidRPr="00706473">
        <w:rPr>
          <w:lang w:val="en-US"/>
        </w:rPr>
        <w:t xml:space="preserve">The other type is the CAS data that is used as input for the EDA. </w:t>
      </w:r>
    </w:p>
    <w:p w:rsidR="0087709E" w:rsidRPr="00706473" w:rsidRDefault="0087709E" w:rsidP="0087709E">
      <w:pPr>
        <w:rPr>
          <w:lang w:val="en-US"/>
        </w:rPr>
      </w:pPr>
    </w:p>
    <w:p w:rsidR="00644D89" w:rsidRDefault="0087709E" w:rsidP="00644D89">
      <w:pPr>
        <w:pStyle w:val="Normal2"/>
        <w:rPr>
          <w:rFonts w:eastAsia="Times New Roman" w:cs="Arial"/>
          <w:color w:val="000000"/>
          <w:lang w:val="en-US" w:eastAsia="de-DE"/>
        </w:rPr>
      </w:pPr>
      <w:r w:rsidRPr="00706473">
        <w:rPr>
          <w:lang w:val="en-US"/>
        </w:rPr>
        <w:t xml:space="preserve">In this section, we </w:t>
      </w:r>
      <w:r w:rsidR="007B467F" w:rsidRPr="00706473">
        <w:rPr>
          <w:lang w:val="en-US"/>
        </w:rPr>
        <w:t xml:space="preserve">present </w:t>
      </w:r>
      <w:r w:rsidRPr="00706473">
        <w:rPr>
          <w:lang w:val="en-US"/>
        </w:rPr>
        <w:t xml:space="preserve">only the type systems that are newly added for the first case (input CAS). For other types (linguistic annotations for EDAs), please refer to the Excitement open platform specification. </w:t>
      </w:r>
      <w:r w:rsidR="00644D89" w:rsidRPr="00C657CE">
        <w:rPr>
          <w:rFonts w:eastAsia="Times New Roman" w:cs="Arial"/>
          <w:color w:val="000000"/>
          <w:lang w:val="en-US" w:eastAsia="de-DE"/>
        </w:rPr>
        <w:t>One input CAS always holds one Interaction. It can have multiple numbers of fragments and modifie</w:t>
      </w:r>
      <w:r w:rsidR="00AD0B02">
        <w:rPr>
          <w:rFonts w:eastAsia="Times New Roman" w:cs="Arial"/>
          <w:color w:val="000000"/>
          <w:lang w:val="en-US" w:eastAsia="de-DE"/>
        </w:rPr>
        <w:t xml:space="preserve">rs. The CAS can only have one </w:t>
      </w:r>
      <w:r w:rsidR="00644D89" w:rsidRPr="00C657CE">
        <w:rPr>
          <w:rFonts w:eastAsia="Times New Roman" w:cs="Arial"/>
          <w:color w:val="000000"/>
          <w:lang w:val="en-US" w:eastAsia="de-DE"/>
        </w:rPr>
        <w:t xml:space="preserve">Metadata, which includes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interaction ID.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CAS will also contain all linguistic annotations (POS, lemma, parse result, </w:t>
      </w:r>
      <w:proofErr w:type="spellStart"/>
      <w:r w:rsidR="00644D89" w:rsidRPr="00C657CE">
        <w:rPr>
          <w:rFonts w:eastAsia="Times New Roman" w:cs="Arial"/>
          <w:color w:val="000000"/>
          <w:lang w:val="en-US" w:eastAsia="de-DE"/>
        </w:rPr>
        <w:t>etc</w:t>
      </w:r>
      <w:proofErr w:type="spellEnd"/>
      <w:r w:rsidR="00644D89" w:rsidRPr="00C657CE">
        <w:rPr>
          <w:rFonts w:eastAsia="Times New Roman" w:cs="Arial"/>
          <w:color w:val="000000"/>
          <w:lang w:val="en-US" w:eastAsia="de-DE"/>
        </w:rPr>
        <w:t>)</w:t>
      </w:r>
      <w:r w:rsidR="00644D89">
        <w:rPr>
          <w:rFonts w:eastAsia="Times New Roman" w:cs="Arial"/>
          <w:color w:val="000000"/>
          <w:lang w:val="en-US" w:eastAsia="de-DE"/>
        </w:rPr>
        <w:t>.</w:t>
      </w:r>
      <w:r w:rsidR="00644D89" w:rsidRPr="00C657CE">
        <w:rPr>
          <w:rFonts w:eastAsia="Times New Roman" w:cs="Arial"/>
          <w:color w:val="000000"/>
          <w:lang w:val="en-US" w:eastAsia="de-DE"/>
        </w:rPr>
        <w:t xml:space="preserve"> </w:t>
      </w:r>
      <w:r w:rsidR="00644D89">
        <w:rPr>
          <w:rFonts w:eastAsia="Times New Roman" w:cs="Arial"/>
          <w:color w:val="000000"/>
          <w:lang w:val="en-US" w:eastAsia="de-DE"/>
        </w:rPr>
        <w:t>The following figure shows an example of an input CAS.</w:t>
      </w:r>
    </w:p>
    <w:p w:rsidR="00644D89" w:rsidRDefault="00644D89" w:rsidP="00644D89">
      <w:pPr>
        <w:pStyle w:val="Normal2"/>
        <w:rPr>
          <w:rFonts w:eastAsia="Times New Roman" w:cs="Times New Roman"/>
          <w:lang w:val="en-US" w:eastAsia="de-DE"/>
        </w:rPr>
      </w:pPr>
    </w:p>
    <w:p w:rsidR="00644D89" w:rsidRPr="00C657CE" w:rsidRDefault="008348FB" w:rsidP="00644D89">
      <w:pPr>
        <w:pStyle w:val="Normal2"/>
        <w:rPr>
          <w:rFonts w:eastAsia="Times New Roman" w:cs="Times New Roman"/>
          <w:lang w:val="en-US" w:eastAsia="de-DE"/>
        </w:rPr>
      </w:pPr>
      <w:r w:rsidRPr="007D429F">
        <w:rPr>
          <w:rFonts w:eastAsia="Times New Roman" w:cs="Times New Roman"/>
          <w:noProof/>
          <w:lang w:val="de-DE" w:eastAsia="de-DE"/>
        </w:rPr>
        <w:drawing>
          <wp:inline distT="0" distB="0" distL="0" distR="0" wp14:anchorId="09099A71" wp14:editId="50769C52">
            <wp:extent cx="5731510" cy="3597910"/>
            <wp:effectExtent l="0" t="0" r="254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Interaction as C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rsidR="00644D89" w:rsidRDefault="00644D89" w:rsidP="00644D89">
      <w:pPr>
        <w:pStyle w:val="Normal2"/>
        <w:rPr>
          <w:lang w:val="en-US"/>
        </w:rPr>
      </w:pPr>
    </w:p>
    <w:p w:rsidR="00C657CE" w:rsidRPr="00C657CE" w:rsidRDefault="00644D89" w:rsidP="00644D89">
      <w:pPr>
        <w:pStyle w:val="Normal2"/>
        <w:rPr>
          <w:lang w:val="en-US"/>
        </w:rPr>
      </w:pPr>
      <w:r>
        <w:rPr>
          <w:lang w:val="en-US"/>
        </w:rPr>
        <w:t xml:space="preserve">Details about all types related to the input CAS are given in the following section. </w:t>
      </w:r>
    </w:p>
    <w:p w:rsidR="0087709E" w:rsidRPr="00706473" w:rsidRDefault="0087709E" w:rsidP="004440E2">
      <w:pPr>
        <w:pStyle w:val="berschrift2"/>
      </w:pPr>
      <w:bookmarkStart w:id="951" w:name="h.bsrfm19uxiwk" w:colFirst="0" w:colLast="0"/>
      <w:bookmarkStart w:id="952" w:name="_Types"/>
      <w:bookmarkStart w:id="953" w:name="_Toc405809958"/>
      <w:bookmarkEnd w:id="951"/>
      <w:bookmarkEnd w:id="952"/>
      <w:r w:rsidRPr="00706473">
        <w:lastRenderedPageBreak/>
        <w:t>Types</w:t>
      </w:r>
      <w:bookmarkEnd w:id="953"/>
      <w:r w:rsidR="004440E2" w:rsidRPr="00706473">
        <w:t xml:space="preserve"> </w:t>
      </w:r>
    </w:p>
    <w:p w:rsidR="0087709E" w:rsidRPr="00DE1B49" w:rsidRDefault="0087709E" w:rsidP="006C3E1B">
      <w:pPr>
        <w:pStyle w:val="berschrift3"/>
      </w:pPr>
      <w:bookmarkStart w:id="954" w:name="h.rytqqvugcvwg" w:colFirst="0" w:colLast="0"/>
      <w:bookmarkStart w:id="955" w:name="_Ref359918813"/>
      <w:bookmarkStart w:id="956" w:name="_Toc405809959"/>
      <w:bookmarkEnd w:id="954"/>
      <w:r w:rsidRPr="00DE1B49">
        <w:t>Metadata</w:t>
      </w:r>
      <w:bookmarkEnd w:id="955"/>
      <w:r w:rsidR="00D333B3">
        <w:t xml:space="preserve"> (</w:t>
      </w:r>
      <w:r w:rsidR="00D333B3" w:rsidRPr="004440E2">
        <w:t>eu</w:t>
      </w:r>
      <w:r w:rsidR="00D333B3">
        <w:t>.</w:t>
      </w:r>
      <w:r w:rsidR="00D333B3" w:rsidRPr="004440E2">
        <w:t>excitement</w:t>
      </w:r>
      <w:r w:rsidR="00D333B3">
        <w:t>.</w:t>
      </w:r>
      <w:r w:rsidR="00D333B3" w:rsidRPr="004440E2">
        <w:t>type</w:t>
      </w:r>
      <w:r w:rsidR="00D333B3">
        <w:t>.</w:t>
      </w:r>
      <w:r w:rsidR="00D333B3" w:rsidRPr="004440E2">
        <w:t>tl</w:t>
      </w:r>
      <w:r w:rsidR="00D333B3">
        <w:t>)</w:t>
      </w:r>
      <w:bookmarkEnd w:id="956"/>
    </w:p>
    <w:p w:rsidR="0087709E" w:rsidRPr="00DE1B49" w:rsidRDefault="0087709E" w:rsidP="0066664F">
      <w:pPr>
        <w:pStyle w:val="berschrift4"/>
      </w:pPr>
      <w:bookmarkStart w:id="957" w:name="h.jziq4ujios1" w:colFirst="0" w:colLast="0"/>
      <w:bookmarkEnd w:id="957"/>
      <w:proofErr w:type="spellStart"/>
      <w:r w:rsidRPr="00DE1B49">
        <w:t>Supertype</w:t>
      </w:r>
      <w:proofErr w:type="spellEnd"/>
    </w:p>
    <w:p w:rsidR="0087709E" w:rsidRPr="00DE1B49" w:rsidRDefault="0087709E" w:rsidP="0087709E">
      <w:pPr>
        <w:rPr>
          <w:lang w:val="en-US"/>
        </w:rPr>
      </w:pPr>
      <w:r w:rsidRPr="00DE1B49">
        <w:rPr>
          <w:lang w:val="en-US"/>
        </w:rPr>
        <w:t xml:space="preserve">- </w:t>
      </w:r>
      <w:proofErr w:type="spellStart"/>
      <w:r w:rsidRPr="00DE1B49">
        <w:rPr>
          <w:lang w:val="en-US"/>
        </w:rPr>
        <w:t>uima.tcas.Annotation</w:t>
      </w:r>
      <w:proofErr w:type="spellEnd"/>
      <w:r w:rsidRPr="00DE1B49">
        <w:rPr>
          <w:lang w:val="en-US"/>
        </w:rPr>
        <w:t xml:space="preserve"> </w:t>
      </w:r>
    </w:p>
    <w:p w:rsidR="0087709E" w:rsidRPr="00DE1B49" w:rsidRDefault="0087709E" w:rsidP="0066664F">
      <w:pPr>
        <w:pStyle w:val="berschrift4"/>
      </w:pPr>
      <w:bookmarkStart w:id="958" w:name="h.gvvyn6rcacdz" w:colFirst="0" w:colLast="0"/>
      <w:bookmarkEnd w:id="958"/>
      <w:r w:rsidRPr="00DE1B49">
        <w:t>Features</w:t>
      </w:r>
    </w:p>
    <w:p w:rsidR="00060657" w:rsidRPr="00060657" w:rsidRDefault="00060657" w:rsidP="00060657">
      <w:pPr>
        <w:rPr>
          <w:lang w:val="en-US"/>
        </w:rPr>
      </w:pPr>
      <w:r w:rsidRPr="00060657">
        <w:rPr>
          <w:lang w:val="en-US"/>
        </w:rPr>
        <w:t xml:space="preserve">The type includes: (all strings) </w:t>
      </w:r>
    </w:p>
    <w:p w:rsidR="00060657" w:rsidRPr="00723C2D" w:rsidRDefault="00060657" w:rsidP="00723C2D">
      <w:pPr>
        <w:pStyle w:val="Listenabsatz"/>
        <w:numPr>
          <w:ilvl w:val="0"/>
          <w:numId w:val="101"/>
        </w:numPr>
        <w:rPr>
          <w:lang w:val="en-US"/>
        </w:rPr>
      </w:pPr>
      <w:proofErr w:type="spellStart"/>
      <w:r w:rsidRPr="00723C2D">
        <w:rPr>
          <w:lang w:val="en-US"/>
        </w:rPr>
        <w:t>interactionId</w:t>
      </w:r>
      <w:proofErr w:type="spellEnd"/>
      <w:r w:rsidRPr="00723C2D">
        <w:rPr>
          <w:lang w:val="en-US"/>
        </w:rPr>
        <w:t xml:space="preserve"> </w:t>
      </w:r>
    </w:p>
    <w:p w:rsidR="00060657" w:rsidRPr="00723C2D" w:rsidRDefault="00060657" w:rsidP="00723C2D">
      <w:pPr>
        <w:pStyle w:val="Listenabsatz"/>
        <w:numPr>
          <w:ilvl w:val="0"/>
          <w:numId w:val="101"/>
        </w:numPr>
        <w:rPr>
          <w:lang w:val="en-US"/>
        </w:rPr>
      </w:pPr>
      <w:r w:rsidRPr="00723C2D">
        <w:rPr>
          <w:lang w:val="en-US"/>
        </w:rPr>
        <w:t xml:space="preserve">channel </w:t>
      </w:r>
    </w:p>
    <w:p w:rsidR="00060657" w:rsidRPr="00723C2D" w:rsidRDefault="00060657" w:rsidP="00723C2D">
      <w:pPr>
        <w:pStyle w:val="Listenabsatz"/>
        <w:numPr>
          <w:ilvl w:val="0"/>
          <w:numId w:val="101"/>
        </w:numPr>
        <w:rPr>
          <w:lang w:val="en-US"/>
        </w:rPr>
      </w:pPr>
      <w:r w:rsidRPr="00723C2D">
        <w:rPr>
          <w:lang w:val="en-US"/>
        </w:rPr>
        <w:t xml:space="preserve">provider </w:t>
      </w:r>
    </w:p>
    <w:p w:rsidR="00060657" w:rsidRPr="00723C2D" w:rsidRDefault="00060657" w:rsidP="00723C2D">
      <w:pPr>
        <w:pStyle w:val="Listenabsatz"/>
        <w:numPr>
          <w:ilvl w:val="0"/>
          <w:numId w:val="101"/>
        </w:numPr>
        <w:rPr>
          <w:lang w:val="en-US"/>
        </w:rPr>
      </w:pPr>
      <w:r w:rsidRPr="00723C2D">
        <w:rPr>
          <w:lang w:val="en-US"/>
        </w:rPr>
        <w:t xml:space="preserve">date (string as YYYY-MM-DD)  </w:t>
      </w:r>
    </w:p>
    <w:p w:rsidR="00723C2D" w:rsidRDefault="00060657" w:rsidP="00723C2D">
      <w:pPr>
        <w:pStyle w:val="Listenabsatz"/>
        <w:numPr>
          <w:ilvl w:val="0"/>
          <w:numId w:val="101"/>
        </w:numPr>
        <w:rPr>
          <w:lang w:val="en-US"/>
        </w:rPr>
      </w:pPr>
      <w:proofErr w:type="spellStart"/>
      <w:r w:rsidRPr="00723C2D">
        <w:rPr>
          <w:lang w:val="en-US"/>
        </w:rPr>
        <w:t>businessScenario</w:t>
      </w:r>
      <w:proofErr w:type="spellEnd"/>
      <w:r w:rsidRPr="00723C2D">
        <w:rPr>
          <w:lang w:val="en-US"/>
        </w:rPr>
        <w:t xml:space="preserve"> </w:t>
      </w:r>
    </w:p>
    <w:p w:rsidR="00360C6A" w:rsidRPr="00723C2D" w:rsidRDefault="00060657" w:rsidP="00723C2D">
      <w:pPr>
        <w:pStyle w:val="Listenabsatz"/>
        <w:numPr>
          <w:ilvl w:val="0"/>
          <w:numId w:val="101"/>
        </w:numPr>
        <w:rPr>
          <w:lang w:val="en-US"/>
        </w:rPr>
      </w:pPr>
      <w:r w:rsidRPr="00060657">
        <w:t>author</w:t>
      </w:r>
      <w:bookmarkStart w:id="959" w:name="h.zeps35x6esrv" w:colFirst="0" w:colLast="0"/>
      <w:bookmarkEnd w:id="959"/>
    </w:p>
    <w:p w:rsidR="00723C2D" w:rsidRPr="00723C2D" w:rsidRDefault="00723C2D" w:rsidP="00723C2D">
      <w:pPr>
        <w:pStyle w:val="Listenabsatz"/>
        <w:numPr>
          <w:ilvl w:val="0"/>
          <w:numId w:val="100"/>
        </w:numPr>
        <w:rPr>
          <w:lang w:val="en-US"/>
        </w:rPr>
      </w:pPr>
      <w:r>
        <w:rPr>
          <w:lang w:val="en-US"/>
        </w:rPr>
        <w:t>category</w:t>
      </w:r>
    </w:p>
    <w:p w:rsidR="0087709E" w:rsidRPr="00DE1B49" w:rsidRDefault="0087709E" w:rsidP="006C3E1B">
      <w:pPr>
        <w:pStyle w:val="berschrift4"/>
      </w:pPr>
      <w:r w:rsidRPr="00DE1B49">
        <w:t>Description</w:t>
      </w:r>
    </w:p>
    <w:p w:rsidR="00360C6A" w:rsidRDefault="00060657" w:rsidP="00360C6A">
      <w:r w:rsidRPr="00060657">
        <w:rPr>
          <w:lang w:val="en-US"/>
        </w:rPr>
        <w:t xml:space="preserve">This type description file defines </w:t>
      </w:r>
      <w:r w:rsidR="00B40904">
        <w:rPr>
          <w:lang w:val="en-US"/>
        </w:rPr>
        <w:t xml:space="preserve">the </w:t>
      </w:r>
      <w:r w:rsidR="008A2871">
        <w:rPr>
          <w:lang w:val="en-US"/>
        </w:rPr>
        <w:t>i</w:t>
      </w:r>
      <w:r w:rsidRPr="00060657">
        <w:rPr>
          <w:lang w:val="en-US"/>
        </w:rPr>
        <w:t>nput</w:t>
      </w:r>
      <w:r w:rsidR="008A2871">
        <w:rPr>
          <w:lang w:val="en-US"/>
        </w:rPr>
        <w:t xml:space="preserve"> CAS </w:t>
      </w:r>
      <w:r w:rsidRPr="00060657">
        <w:rPr>
          <w:lang w:val="en-US"/>
        </w:rPr>
        <w:t>Metadata type, which</w:t>
      </w:r>
      <w:r>
        <w:rPr>
          <w:lang w:val="en-US"/>
        </w:rPr>
        <w:t xml:space="preserve"> </w:t>
      </w:r>
      <w:r w:rsidRPr="00060657">
        <w:rPr>
          <w:lang w:val="en-US"/>
        </w:rPr>
        <w:t>records various metadata related to the Interaction and the input</w:t>
      </w:r>
      <w:r>
        <w:rPr>
          <w:lang w:val="en-US"/>
        </w:rPr>
        <w:t xml:space="preserve"> </w:t>
      </w:r>
      <w:r w:rsidRPr="00060657">
        <w:rPr>
          <w:lang w:val="en-US"/>
        </w:rPr>
        <w:t>CAS. Note that one CAS should have only one metadata (only the first</w:t>
      </w:r>
      <w:r>
        <w:rPr>
          <w:lang w:val="en-US"/>
        </w:rPr>
        <w:t xml:space="preserve"> </w:t>
      </w:r>
      <w:r w:rsidRPr="00060657">
        <w:rPr>
          <w:lang w:val="en-US"/>
        </w:rPr>
        <w:t>one should be considered, if more than one), and each CAS should have</w:t>
      </w:r>
      <w:r>
        <w:rPr>
          <w:lang w:val="en-US"/>
        </w:rPr>
        <w:t xml:space="preserve"> </w:t>
      </w:r>
      <w:r w:rsidRPr="00060657">
        <w:rPr>
          <w:lang w:val="en-US"/>
        </w:rPr>
        <w:t xml:space="preserve">one metadata, even if all of its fields are null.  </w:t>
      </w:r>
      <w:r w:rsidRPr="00060657">
        <w:t>Note that language ID is not re</w:t>
      </w:r>
      <w:r w:rsidRPr="00060657">
        <w:t>c</w:t>
      </w:r>
      <w:r w:rsidRPr="00060657">
        <w:t>orded in this metadata type. It is</w:t>
      </w:r>
      <w:r>
        <w:t xml:space="preserve"> </w:t>
      </w:r>
      <w:r w:rsidRPr="00060657">
        <w:t>directly recorded in CAS. Also note that all of the metadata are</w:t>
      </w:r>
      <w:r>
        <w:t xml:space="preserve"> </w:t>
      </w:r>
      <w:r w:rsidRPr="00060657">
        <w:t xml:space="preserve">simply strings, and can be null if that metadata is missing.  </w:t>
      </w:r>
      <w:bookmarkStart w:id="960" w:name="h.edms3wkn51p" w:colFirst="0" w:colLast="0"/>
      <w:bookmarkEnd w:id="960"/>
    </w:p>
    <w:p w:rsidR="0087709E" w:rsidRPr="00DE1B49" w:rsidRDefault="0087709E" w:rsidP="006C3E1B">
      <w:pPr>
        <w:pStyle w:val="berschrift3"/>
      </w:pPr>
      <w:bookmarkStart w:id="961" w:name="_Ref359919878"/>
      <w:bookmarkStart w:id="962" w:name="_Toc405809960"/>
      <w:r w:rsidRPr="00DE1B49">
        <w:t>FragmentAnnotation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961"/>
      <w:bookmarkEnd w:id="962"/>
    </w:p>
    <w:p w:rsidR="0087709E" w:rsidRPr="00DE1B49" w:rsidRDefault="0087709E" w:rsidP="0066664F">
      <w:pPr>
        <w:pStyle w:val="berschrift4"/>
      </w:pPr>
      <w:bookmarkStart w:id="963" w:name="h.kph76rvc99mb" w:colFirst="0" w:colLast="0"/>
      <w:bookmarkEnd w:id="963"/>
      <w:r w:rsidRPr="00DE1B49">
        <w:t>Super type</w:t>
      </w:r>
    </w:p>
    <w:p w:rsidR="0087709E" w:rsidRPr="00DE1B49" w:rsidRDefault="0087709E" w:rsidP="0087709E">
      <w:pPr>
        <w:rPr>
          <w:lang w:val="en-US"/>
        </w:rPr>
      </w:pPr>
      <w:r w:rsidRPr="00DE1B49">
        <w:rPr>
          <w:lang w:val="en-US"/>
        </w:rPr>
        <w:t>-</w:t>
      </w:r>
      <w:proofErr w:type="spellStart"/>
      <w:r w:rsidRPr="00DE1B49">
        <w:rPr>
          <w:rFonts w:eastAsia="Arial" w:cs="Arial"/>
          <w:color w:val="000000"/>
          <w:lang w:val="en-US"/>
        </w:rPr>
        <w:t>uima.tcas.Annotation</w:t>
      </w:r>
      <w:proofErr w:type="spellEnd"/>
    </w:p>
    <w:p w:rsidR="0087709E" w:rsidRPr="00DE1B49" w:rsidRDefault="0087709E" w:rsidP="0066664F">
      <w:pPr>
        <w:pStyle w:val="berschrift4"/>
      </w:pPr>
      <w:bookmarkStart w:id="964" w:name="h.gc7v6t8fyrnd" w:colFirst="0" w:colLast="0"/>
      <w:bookmarkEnd w:id="964"/>
      <w:r w:rsidRPr="00DE1B49">
        <w:t>Features</w:t>
      </w:r>
    </w:p>
    <w:p w:rsidR="0087709E" w:rsidRPr="00706473" w:rsidRDefault="0087709E" w:rsidP="0087709E">
      <w:pPr>
        <w:rPr>
          <w:lang w:val="en-US"/>
        </w:rPr>
      </w:pPr>
      <w:r w:rsidRPr="00DE1B49">
        <w:rPr>
          <w:lang w:val="en-US"/>
        </w:rPr>
        <w:t xml:space="preserve">- begin/end (inherited): </w:t>
      </w:r>
      <w:r w:rsidR="00196AE8">
        <w:rPr>
          <w:lang w:val="en-US"/>
        </w:rPr>
        <w:t>this span covers the general region, even if the fragment text is non-</w:t>
      </w:r>
      <w:r w:rsidR="00196AE8" w:rsidRPr="00706473">
        <w:rPr>
          <w:lang w:val="en-US"/>
        </w:rPr>
        <w:t>contiguous within the region</w:t>
      </w:r>
      <w:r w:rsidRPr="00706473">
        <w:rPr>
          <w:lang w:val="en-US"/>
        </w:rPr>
        <w:t>.</w:t>
      </w:r>
    </w:p>
    <w:p w:rsidR="0087709E" w:rsidRPr="00DE1B49" w:rsidRDefault="0087709E" w:rsidP="0087709E">
      <w:pPr>
        <w:rPr>
          <w:lang w:val="en-US"/>
        </w:rPr>
      </w:pPr>
      <w:r w:rsidRPr="00DE1B49">
        <w:rPr>
          <w:lang w:val="en-US"/>
        </w:rPr>
        <w:t xml:space="preserve">- </w:t>
      </w:r>
      <w:proofErr w:type="gramStart"/>
      <w:r w:rsidRPr="00DE1B49">
        <w:rPr>
          <w:lang w:val="en-US"/>
        </w:rPr>
        <w:t>text</w:t>
      </w:r>
      <w:proofErr w:type="gramEnd"/>
      <w:r w:rsidRPr="00DE1B49">
        <w:rPr>
          <w:lang w:val="en-US"/>
        </w:rPr>
        <w:t xml:space="preserve"> (String): this holds the text that this fragmentation represents.</w:t>
      </w:r>
    </w:p>
    <w:p w:rsidR="0087709E" w:rsidRPr="00DE1B49" w:rsidRDefault="0087709E" w:rsidP="0087709E">
      <w:pPr>
        <w:rPr>
          <w:lang w:val="en-US"/>
        </w:rPr>
      </w:pPr>
      <w:r w:rsidRPr="00DE1B49">
        <w:rPr>
          <w:lang w:val="en-US"/>
        </w:rPr>
        <w:lastRenderedPageBreak/>
        <w:t xml:space="preserve">- </w:t>
      </w:r>
      <w:proofErr w:type="spellStart"/>
      <w:proofErr w:type="gramStart"/>
      <w:r w:rsidRPr="00DE1B49">
        <w:rPr>
          <w:lang w:val="en-US"/>
        </w:rPr>
        <w:t>fragParts</w:t>
      </w:r>
      <w:proofErr w:type="spellEnd"/>
      <w:proofErr w:type="gramEnd"/>
      <w:r w:rsidRPr="00DE1B49">
        <w:rPr>
          <w:lang w:val="en-US"/>
        </w:rPr>
        <w:t xml:space="preserve"> (Array of </w:t>
      </w:r>
      <w:proofErr w:type="spellStart"/>
      <w:r w:rsidRPr="00DE1B49">
        <w:rPr>
          <w:lang w:val="en-US"/>
        </w:rPr>
        <w:t>FragmentParts</w:t>
      </w:r>
      <w:proofErr w:type="spellEnd"/>
      <w:r w:rsidRPr="00DE1B49">
        <w:rPr>
          <w:lang w:val="en-US"/>
        </w:rPr>
        <w:t xml:space="preserve"> type): this holds one or more </w:t>
      </w:r>
      <w:proofErr w:type="spellStart"/>
      <w:r w:rsidRPr="00DE1B49">
        <w:rPr>
          <w:lang w:val="en-US"/>
        </w:rPr>
        <w:t>FragmentsParts</w:t>
      </w:r>
      <w:proofErr w:type="spellEnd"/>
      <w:r w:rsidRPr="00DE1B49">
        <w:rPr>
          <w:lang w:val="en-US"/>
        </w:rPr>
        <w:t xml:space="preserve"> type in an array. Thus, it can actually map non-conti</w:t>
      </w:r>
      <w:r w:rsidR="00196AE8">
        <w:rPr>
          <w:lang w:val="en-US"/>
        </w:rPr>
        <w:t>gu</w:t>
      </w:r>
      <w:r w:rsidRPr="00DE1B49">
        <w:rPr>
          <w:lang w:val="en-US"/>
        </w:rPr>
        <w:t>ous regions. If the fragmentation is conti</w:t>
      </w:r>
      <w:r w:rsidR="00196AE8">
        <w:rPr>
          <w:lang w:val="en-US"/>
        </w:rPr>
        <w:t>gu</w:t>
      </w:r>
      <w:r w:rsidRPr="00DE1B49">
        <w:rPr>
          <w:lang w:val="en-US"/>
        </w:rPr>
        <w:t xml:space="preserve">ous, this array </w:t>
      </w:r>
      <w:r w:rsidR="005E5A62">
        <w:rPr>
          <w:lang w:val="en-US"/>
        </w:rPr>
        <w:t>has</w:t>
      </w:r>
      <w:r w:rsidR="005E5A62" w:rsidRPr="00DE1B49">
        <w:rPr>
          <w:lang w:val="en-US"/>
        </w:rPr>
        <w:t xml:space="preserve"> </w:t>
      </w:r>
      <w:r w:rsidRPr="00DE1B49">
        <w:rPr>
          <w:lang w:val="en-US"/>
        </w:rPr>
        <w:t>only one item.</w:t>
      </w:r>
    </w:p>
    <w:p w:rsidR="0087709E" w:rsidRPr="00DE1B49" w:rsidRDefault="0087709E" w:rsidP="006C3E1B">
      <w:pPr>
        <w:pStyle w:val="berschrift4"/>
      </w:pPr>
      <w:bookmarkStart w:id="965" w:name="h.gqjh6ho51oze" w:colFirst="0" w:colLast="0"/>
      <w:bookmarkEnd w:id="965"/>
      <w:r w:rsidRPr="00DE1B49">
        <w:t>Description</w:t>
      </w:r>
    </w:p>
    <w:p w:rsidR="0087709E" w:rsidRPr="00DE1B49" w:rsidRDefault="0087709E" w:rsidP="0087709E">
      <w:pPr>
        <w:rPr>
          <w:lang w:val="en-US"/>
        </w:rPr>
      </w:pPr>
      <w:r w:rsidRPr="00DE1B49">
        <w:rPr>
          <w:lang w:val="en-US"/>
        </w:rPr>
        <w:t xml:space="preserve">This type annotates a </w:t>
      </w:r>
      <w:r w:rsidRPr="007E7ED7">
        <w:rPr>
          <w:i/>
          <w:lang w:val="en-US"/>
        </w:rPr>
        <w:t>fragment</w:t>
      </w:r>
      <w:r w:rsidRPr="00DE1B49">
        <w:rPr>
          <w:lang w:val="en-US"/>
        </w:rPr>
        <w:t xml:space="preserve">, as defined in EXCITEMENT WP6 (and WP2). This is the base type of two different fragments: </w:t>
      </w:r>
      <w:proofErr w:type="spellStart"/>
      <w:r w:rsidRPr="00DE1B49">
        <w:rPr>
          <w:lang w:val="en-US"/>
        </w:rPr>
        <w:t>AssumedFragment</w:t>
      </w:r>
      <w:proofErr w:type="spellEnd"/>
      <w:r w:rsidRPr="00DE1B49">
        <w:rPr>
          <w:lang w:val="en-US"/>
        </w:rPr>
        <w:t xml:space="preserve"> type and </w:t>
      </w:r>
      <w:proofErr w:type="spellStart"/>
      <w:r w:rsidRPr="00DE1B49">
        <w:rPr>
          <w:lang w:val="en-US"/>
        </w:rPr>
        <w:t>DeterminedFragment</w:t>
      </w:r>
      <w:proofErr w:type="spellEnd"/>
      <w:r w:rsidRPr="00DE1B49">
        <w:rPr>
          <w:lang w:val="en-US"/>
        </w:rPr>
        <w:t xml:space="preserve"> type.</w:t>
      </w:r>
    </w:p>
    <w:p w:rsidR="0087709E" w:rsidRPr="00DE1B49" w:rsidRDefault="0087709E" w:rsidP="0087709E">
      <w:pPr>
        <w:rPr>
          <w:lang w:val="en-US"/>
        </w:rPr>
      </w:pPr>
    </w:p>
    <w:p w:rsidR="0087709E" w:rsidRPr="00DE1B49" w:rsidRDefault="0087709E" w:rsidP="0087709E">
      <w:pPr>
        <w:rPr>
          <w:lang w:val="en-US"/>
        </w:rPr>
      </w:pPr>
      <w:proofErr w:type="gramStart"/>
      <w:r w:rsidRPr="00DE1B49">
        <w:rPr>
          <w:lang w:val="en-US"/>
        </w:rPr>
        <w:t>Example.</w:t>
      </w:r>
      <w:proofErr w:type="gramEnd"/>
    </w:p>
    <w:p w:rsidR="0087709E" w:rsidRPr="00DE1B49" w:rsidRDefault="0087709E" w:rsidP="0087709E">
      <w:pPr>
        <w:rPr>
          <w:lang w:val="en-US"/>
        </w:rPr>
      </w:pPr>
      <w:r w:rsidRPr="00DE1B49">
        <w:rPr>
          <w:lang w:val="en-US"/>
        </w:rPr>
        <w:t>0                                     23                             44                                     67</w:t>
      </w:r>
    </w:p>
    <w:p w:rsidR="0087709E" w:rsidRPr="00DE1B49" w:rsidRDefault="0087709E" w:rsidP="0087709E">
      <w:pPr>
        <w:rPr>
          <w:lang w:val="en-US"/>
        </w:rPr>
      </w:pPr>
      <w:r w:rsidRPr="00DE1B49">
        <w:rPr>
          <w:lang w:val="en-US"/>
        </w:rPr>
        <w:t xml:space="preserve">The connection was slow. I was on vacation.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gramStart"/>
      <w:r w:rsidRPr="00DE1B49">
        <w:rPr>
          <w:lang w:val="en-US"/>
        </w:rPr>
        <w:t>begin:</w:t>
      </w:r>
      <w:proofErr w:type="gramEnd"/>
      <w:r w:rsidRPr="00DE1B49">
        <w:rPr>
          <w:lang w:val="en-US"/>
        </w:rPr>
        <w:t>0</w:t>
      </w:r>
    </w:p>
    <w:p w:rsidR="0087709E" w:rsidRPr="00DE1B49" w:rsidRDefault="0087709E" w:rsidP="0087709E">
      <w:pPr>
        <w:rPr>
          <w:lang w:val="en-US"/>
        </w:rPr>
      </w:pPr>
      <w:proofErr w:type="gramStart"/>
      <w:r w:rsidRPr="00DE1B49">
        <w:rPr>
          <w:lang w:val="en-US"/>
        </w:rPr>
        <w:t>end:</w:t>
      </w:r>
      <w:proofErr w:type="gramEnd"/>
      <w:r w:rsidRPr="00DE1B49">
        <w:rPr>
          <w:lang w:val="en-US"/>
        </w:rPr>
        <w:t>67</w:t>
      </w:r>
    </w:p>
    <w:p w:rsidR="0087709E" w:rsidRPr="00DE1B49" w:rsidRDefault="0087709E" w:rsidP="0087709E">
      <w:pPr>
        <w:rPr>
          <w:lang w:val="en-US"/>
        </w:rPr>
      </w:pPr>
      <w:proofErr w:type="gramStart"/>
      <w:r w:rsidRPr="00DE1B49">
        <w:rPr>
          <w:lang w:val="en-US"/>
        </w:rPr>
        <w:t>text</w:t>
      </w:r>
      <w:proofErr w:type="gramEnd"/>
      <w:r w:rsidRPr="00DE1B49">
        <w:rPr>
          <w:lang w:val="en-US"/>
        </w:rPr>
        <w:t xml:space="preserve">: The connection was slow.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spellStart"/>
      <w:proofErr w:type="gramStart"/>
      <w:r w:rsidRPr="00DE1B49">
        <w:rPr>
          <w:lang w:val="en-US"/>
        </w:rPr>
        <w:t>fragParts</w:t>
      </w:r>
      <w:proofErr w:type="spellEnd"/>
      <w:r w:rsidRPr="00DE1B49">
        <w:rPr>
          <w:lang w:val="en-US"/>
        </w:rPr>
        <w:t>(</w:t>
      </w:r>
      <w:proofErr w:type="gramEnd"/>
      <w:r w:rsidRPr="00DE1B49">
        <w:rPr>
          <w:lang w:val="en-US"/>
        </w:rPr>
        <w:t xml:space="preserve">0): </w:t>
      </w:r>
      <w:proofErr w:type="spellStart"/>
      <w:r w:rsidRPr="00DE1B49">
        <w:rPr>
          <w:lang w:val="en-US"/>
        </w:rPr>
        <w:t>FragmentParts</w:t>
      </w:r>
      <w:proofErr w:type="spellEnd"/>
      <w:r w:rsidRPr="00DE1B49">
        <w:rPr>
          <w:lang w:val="en-US"/>
        </w:rPr>
        <w:t xml:space="preserve"> -begin:0  -end:23</w:t>
      </w:r>
    </w:p>
    <w:p w:rsidR="0087709E" w:rsidRPr="00DE1B49" w:rsidRDefault="0087709E" w:rsidP="0087709E">
      <w:pPr>
        <w:rPr>
          <w:lang w:val="en-US"/>
        </w:rPr>
      </w:pPr>
      <w:r w:rsidRPr="00DE1B49">
        <w:rPr>
          <w:lang w:val="en-US"/>
        </w:rPr>
        <w:t xml:space="preserve">       </w:t>
      </w:r>
      <w:r w:rsidRPr="00DE1B49">
        <w:rPr>
          <w:lang w:val="en-US"/>
        </w:rPr>
        <w:tab/>
        <w:t xml:space="preserve">   (1): </w:t>
      </w:r>
      <w:proofErr w:type="spellStart"/>
      <w:r w:rsidRPr="00DE1B49">
        <w:rPr>
          <w:lang w:val="en-US"/>
        </w:rPr>
        <w:t>FragmentParts</w:t>
      </w:r>
      <w:proofErr w:type="spellEnd"/>
      <w:r w:rsidRPr="00DE1B49">
        <w:rPr>
          <w:lang w:val="en-US"/>
        </w:rPr>
        <w:t xml:space="preserve"> -begin</w:t>
      </w:r>
      <w:proofErr w:type="gramStart"/>
      <w:r w:rsidRPr="00DE1B49">
        <w:rPr>
          <w:lang w:val="en-US"/>
        </w:rPr>
        <w:t>:44</w:t>
      </w:r>
      <w:proofErr w:type="gramEnd"/>
      <w:r w:rsidRPr="00DE1B49">
        <w:rPr>
          <w:lang w:val="en-US"/>
        </w:rPr>
        <w:t xml:space="preserve"> -end:67</w:t>
      </w:r>
    </w:p>
    <w:p w:rsidR="0087709E" w:rsidRPr="00DE1B49" w:rsidRDefault="0087709E" w:rsidP="006C3E1B">
      <w:pPr>
        <w:pStyle w:val="berschrift3"/>
      </w:pPr>
      <w:bookmarkStart w:id="966" w:name="h.n2b96diaje27" w:colFirst="0" w:colLast="0"/>
      <w:bookmarkStart w:id="967" w:name="_Toc405809961"/>
      <w:bookmarkEnd w:id="966"/>
      <w:proofErr w:type="spellStart"/>
      <w:r w:rsidRPr="00DE1B49">
        <w:t>FragmentPart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967"/>
    </w:p>
    <w:p w:rsidR="0087709E" w:rsidRPr="00DE1B49" w:rsidRDefault="0087709E" w:rsidP="0066664F">
      <w:pPr>
        <w:pStyle w:val="berschrift4"/>
      </w:pPr>
      <w:bookmarkStart w:id="968" w:name="h.ovw5d0urr2w9" w:colFirst="0" w:colLast="0"/>
      <w:bookmarkEnd w:id="968"/>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969" w:name="h.xqn67ic6bgy7" w:colFirst="0" w:colLast="0"/>
      <w:bookmarkEnd w:id="969"/>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970" w:name="h.y3vfejmylsd2" w:colFirst="0" w:colLast="0"/>
      <w:bookmarkEnd w:id="970"/>
      <w:r w:rsidRPr="00DE1B49">
        <w:t>Description</w:t>
      </w:r>
    </w:p>
    <w:p w:rsidR="0087709E" w:rsidRPr="00706473" w:rsidRDefault="0087709E" w:rsidP="0087709E">
      <w:pPr>
        <w:rPr>
          <w:lang w:val="en-US"/>
        </w:rPr>
      </w:pPr>
      <w:r w:rsidRPr="00706473">
        <w:rPr>
          <w:lang w:val="en-US"/>
        </w:rPr>
        <w:t xml:space="preserve">This is a type that is designed to represent one </w:t>
      </w:r>
      <w:r w:rsidR="005E5A62" w:rsidRPr="00706473">
        <w:rPr>
          <w:lang w:val="en-US"/>
        </w:rPr>
        <w:t>contiguous region of a (potentially non-contiguous) fragment</w:t>
      </w:r>
      <w:r w:rsidRPr="00706473">
        <w:rPr>
          <w:lang w:val="en-US"/>
        </w:rPr>
        <w:t xml:space="preserve">. </w:t>
      </w:r>
      <w:r w:rsidR="00CA52C3">
        <w:rPr>
          <w:lang w:val="en-US"/>
        </w:rPr>
        <w:t>This is o</w:t>
      </w:r>
      <w:r w:rsidRPr="00706473">
        <w:rPr>
          <w:lang w:val="en-US"/>
        </w:rPr>
        <w:t>nly used for that purpose, and does not have any additional feature.</w:t>
      </w:r>
    </w:p>
    <w:p w:rsidR="0087709E" w:rsidRPr="00DE1B49" w:rsidRDefault="0087709E" w:rsidP="006C3E1B">
      <w:pPr>
        <w:pStyle w:val="berschrift3"/>
      </w:pPr>
      <w:bookmarkStart w:id="971" w:name="h.igtq2c8kuchg" w:colFirst="0" w:colLast="0"/>
      <w:bookmarkStart w:id="972" w:name="_AssumedFragment_(eu.excitement.type"/>
      <w:bookmarkStart w:id="973" w:name="_Toc405809962"/>
      <w:bookmarkEnd w:id="971"/>
      <w:bookmarkEnd w:id="972"/>
      <w:proofErr w:type="spellStart"/>
      <w:r w:rsidRPr="00DE1B49">
        <w:t>AssumedFragment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973"/>
    </w:p>
    <w:p w:rsidR="0087709E" w:rsidRPr="00DE1B49" w:rsidRDefault="0087709E" w:rsidP="0066664F">
      <w:pPr>
        <w:pStyle w:val="berschrift4"/>
      </w:pPr>
      <w:bookmarkStart w:id="974" w:name="h.exnzfmz5e7xe" w:colFirst="0" w:colLast="0"/>
      <w:bookmarkEnd w:id="974"/>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975" w:name="h.z6d0pn4dgyq7" w:colFirst="0" w:colLast="0"/>
      <w:bookmarkEnd w:id="975"/>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976" w:name="h.sdr2uw9t3vp6" w:colFirst="0" w:colLast="0"/>
      <w:bookmarkEnd w:id="976"/>
      <w:r w:rsidRPr="00DE1B49">
        <w:lastRenderedPageBreak/>
        <w:t>Description</w:t>
      </w:r>
    </w:p>
    <w:p w:rsidR="0086545E" w:rsidRPr="00706473" w:rsidRDefault="0086545E" w:rsidP="0086545E">
      <w:pPr>
        <w:rPr>
          <w:lang w:val="en-US"/>
        </w:rPr>
      </w:pPr>
      <w:r w:rsidRPr="00706473">
        <w:rPr>
          <w:lang w:val="en-US"/>
        </w:rPr>
        <w:t xml:space="preserve">This is a fragment annotation that is used to mark the </w:t>
      </w:r>
      <w:r w:rsidRPr="00706473">
        <w:rPr>
          <w:i/>
          <w:lang w:val="en-US"/>
        </w:rPr>
        <w:t>assumed fragment</w:t>
      </w:r>
      <w:r w:rsidRPr="00706473">
        <w:rPr>
          <w:lang w:val="en-US"/>
        </w:rPr>
        <w:t>. The WP7 applic</w:t>
      </w:r>
      <w:r w:rsidRPr="00706473">
        <w:rPr>
          <w:lang w:val="en-US"/>
        </w:rPr>
        <w:t>a</w:t>
      </w:r>
      <w:r w:rsidRPr="00706473">
        <w:rPr>
          <w:lang w:val="en-US"/>
        </w:rPr>
        <w:t>tion layer use</w:t>
      </w:r>
      <w:r w:rsidR="00E31180">
        <w:rPr>
          <w:lang w:val="en-US"/>
        </w:rPr>
        <w:t>s</w:t>
      </w:r>
      <w:r w:rsidRPr="00706473">
        <w:rPr>
          <w:lang w:val="en-US"/>
        </w:rPr>
        <w:t xml:space="preserve"> this annotation to mark what </w:t>
      </w:r>
      <w:r w:rsidR="00EC5959">
        <w:rPr>
          <w:lang w:val="en-US"/>
        </w:rPr>
        <w:t xml:space="preserve">the WP7 application considers </w:t>
      </w:r>
      <w:r w:rsidRPr="00706473">
        <w:rPr>
          <w:lang w:val="en-US"/>
        </w:rPr>
        <w:t>a possible fra</w:t>
      </w:r>
      <w:r w:rsidRPr="00706473">
        <w:rPr>
          <w:lang w:val="en-US"/>
        </w:rPr>
        <w:t>g</w:t>
      </w:r>
      <w:r w:rsidRPr="00706473">
        <w:rPr>
          <w:lang w:val="en-US"/>
        </w:rPr>
        <w:t>ment. This might not be accurate, and WP6 performs an additional fragment analysis.</w:t>
      </w:r>
    </w:p>
    <w:p w:rsidR="0087709E" w:rsidRPr="00DE1B49" w:rsidRDefault="0087709E" w:rsidP="006C3E1B">
      <w:pPr>
        <w:pStyle w:val="berschrift3"/>
      </w:pPr>
      <w:bookmarkStart w:id="977" w:name="h.fezrbt7shod" w:colFirst="0" w:colLast="0"/>
      <w:bookmarkStart w:id="978" w:name="_DeterminedFragment_(eu.excitement.t"/>
      <w:bookmarkStart w:id="979" w:name="_Toc405809963"/>
      <w:bookmarkEnd w:id="977"/>
      <w:bookmarkEnd w:id="978"/>
      <w:proofErr w:type="spellStart"/>
      <w:r w:rsidRPr="00DE1B49">
        <w:t>DeterminedFragment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979"/>
    </w:p>
    <w:p w:rsidR="0087709E" w:rsidRPr="00DE1B49" w:rsidRDefault="0087709E" w:rsidP="0066664F">
      <w:pPr>
        <w:pStyle w:val="berschrift4"/>
      </w:pPr>
      <w:bookmarkStart w:id="980" w:name="h.p2kla8z4r8eb" w:colFirst="0" w:colLast="0"/>
      <w:bookmarkEnd w:id="980"/>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981" w:name="h.7n3ytl65ty0y" w:colFirst="0" w:colLast="0"/>
      <w:bookmarkEnd w:id="981"/>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982" w:name="h.q5c1q3ve7mmt" w:colFirst="0" w:colLast="0"/>
      <w:bookmarkEnd w:id="982"/>
      <w:r w:rsidRPr="00DE1B49">
        <w:t>Description</w:t>
      </w:r>
    </w:p>
    <w:p w:rsidR="0087709E" w:rsidRPr="00DE1B49" w:rsidRDefault="0087709E" w:rsidP="0087709E">
      <w:pPr>
        <w:rPr>
          <w:lang w:val="en-US"/>
        </w:rPr>
      </w:pPr>
      <w:r w:rsidRPr="00DE1B49">
        <w:rPr>
          <w:lang w:val="en-US"/>
        </w:rPr>
        <w:t>This is a fragmentation annotation that is "determined" by WP6 internal modules. Unlike</w:t>
      </w:r>
      <w:r w:rsidR="00E31180">
        <w:rPr>
          <w:lang w:val="en-US"/>
        </w:rPr>
        <w:t xml:space="preserve"> the</w:t>
      </w:r>
      <w:r w:rsidRPr="00DE1B49">
        <w:rPr>
          <w:lang w:val="en-US"/>
        </w:rPr>
        <w:t xml:space="preserve"> "assumed fragment", this is </w:t>
      </w:r>
      <w:r w:rsidR="00E31180">
        <w:rPr>
          <w:lang w:val="en-US"/>
        </w:rPr>
        <w:t xml:space="preserve">the </w:t>
      </w:r>
      <w:r w:rsidRPr="00DE1B49">
        <w:rPr>
          <w:lang w:val="en-US"/>
        </w:rPr>
        <w:t>actual fragment that will be treated as the real fragment.</w:t>
      </w:r>
    </w:p>
    <w:p w:rsidR="0087709E" w:rsidRPr="00DE1B49" w:rsidRDefault="0087709E" w:rsidP="006C3E1B">
      <w:pPr>
        <w:pStyle w:val="berschrift3"/>
      </w:pPr>
      <w:bookmarkStart w:id="983" w:name="h.3d9a4tekrl02" w:colFirst="0" w:colLast="0"/>
      <w:bookmarkStart w:id="984" w:name="_ModifierAnnotation_(eu.excitement.t"/>
      <w:bookmarkStart w:id="985" w:name="_Ref359919942"/>
      <w:bookmarkStart w:id="986" w:name="_Toc405809964"/>
      <w:bookmarkEnd w:id="983"/>
      <w:bookmarkEnd w:id="984"/>
      <w:r w:rsidRPr="00DE1B49">
        <w:t>ModifierAnnotation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985"/>
      <w:bookmarkEnd w:id="986"/>
    </w:p>
    <w:p w:rsidR="0087709E" w:rsidRPr="00DE1B49" w:rsidRDefault="0087709E" w:rsidP="0066664F">
      <w:pPr>
        <w:pStyle w:val="berschrift4"/>
      </w:pPr>
      <w:bookmarkStart w:id="987" w:name="h.mu4ymta9yat8" w:colFirst="0" w:colLast="0"/>
      <w:bookmarkEnd w:id="987"/>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988" w:name="h.22flz2gtw4my" w:colFirst="0" w:colLast="0"/>
      <w:bookmarkEnd w:id="988"/>
      <w:r w:rsidRPr="00DE1B49">
        <w:t>Features</w:t>
      </w:r>
    </w:p>
    <w:p w:rsidR="00273A0C" w:rsidRPr="00706473" w:rsidRDefault="0087709E" w:rsidP="00273A0C">
      <w:pPr>
        <w:rPr>
          <w:lang w:val="en-US"/>
        </w:rPr>
      </w:pPr>
      <w:r w:rsidRPr="00706473">
        <w:rPr>
          <w:lang w:val="en-US"/>
        </w:rPr>
        <w:t xml:space="preserve">- </w:t>
      </w:r>
      <w:proofErr w:type="spellStart"/>
      <w:proofErr w:type="gramStart"/>
      <w:r w:rsidRPr="00706473">
        <w:rPr>
          <w:lang w:val="en-US"/>
        </w:rPr>
        <w:t>modifierParts</w:t>
      </w:r>
      <w:proofErr w:type="spellEnd"/>
      <w:proofErr w:type="gramEnd"/>
      <w:r w:rsidRPr="00706473">
        <w:rPr>
          <w:lang w:val="en-US"/>
        </w:rPr>
        <w:t xml:space="preserve"> (Array of </w:t>
      </w:r>
      <w:proofErr w:type="spellStart"/>
      <w:r w:rsidRPr="00706473">
        <w:rPr>
          <w:lang w:val="en-US"/>
        </w:rPr>
        <w:t>ModifierPart</w:t>
      </w:r>
      <w:proofErr w:type="spellEnd"/>
      <w:r w:rsidRPr="00706473">
        <w:rPr>
          <w:lang w:val="en-US"/>
        </w:rPr>
        <w:t xml:space="preserve"> type): this holds one or more </w:t>
      </w:r>
      <w:proofErr w:type="spellStart"/>
      <w:r w:rsidRPr="00706473">
        <w:rPr>
          <w:lang w:val="en-US"/>
        </w:rPr>
        <w:t>ModifierPart</w:t>
      </w:r>
      <w:proofErr w:type="spellEnd"/>
      <w:r w:rsidRPr="00706473">
        <w:rPr>
          <w:lang w:val="en-US"/>
        </w:rPr>
        <w:t xml:space="preserve"> type in an array. </w:t>
      </w:r>
      <w:r w:rsidR="00273A0C" w:rsidRPr="00706473">
        <w:rPr>
          <w:lang w:val="en-US"/>
        </w:rPr>
        <w:t>Thus, it can actually map non-contiguous regions. If the modifier is contiguous, this array only ha</w:t>
      </w:r>
      <w:r w:rsidR="00E31180">
        <w:rPr>
          <w:lang w:val="en-US"/>
        </w:rPr>
        <w:t>s</w:t>
      </w:r>
      <w:r w:rsidR="00273A0C" w:rsidRPr="00706473">
        <w:rPr>
          <w:lang w:val="en-US"/>
        </w:rPr>
        <w:t xml:space="preserve"> one item.</w:t>
      </w:r>
    </w:p>
    <w:p w:rsidR="0087709E" w:rsidRPr="00706473" w:rsidRDefault="0087709E" w:rsidP="0087709E">
      <w:pPr>
        <w:rPr>
          <w:lang w:val="en-US"/>
        </w:rPr>
      </w:pPr>
      <w:r w:rsidRPr="00706473">
        <w:rPr>
          <w:lang w:val="en-US"/>
        </w:rPr>
        <w:t xml:space="preserve">- </w:t>
      </w:r>
      <w:proofErr w:type="spellStart"/>
      <w:proofErr w:type="gramStart"/>
      <w:r w:rsidRPr="00706473">
        <w:rPr>
          <w:lang w:val="en-US"/>
        </w:rPr>
        <w:t>dependsOn</w:t>
      </w:r>
      <w:proofErr w:type="spellEnd"/>
      <w:proofErr w:type="gramEnd"/>
      <w:r w:rsidRPr="00706473">
        <w:rPr>
          <w:lang w:val="en-US"/>
        </w:rPr>
        <w:t xml:space="preserve"> (ModifierAnnotation): If this modifier depends on some other modifier, this feature points </w:t>
      </w:r>
      <w:r w:rsidR="00CE1489" w:rsidRPr="00706473">
        <w:rPr>
          <w:lang w:val="en-US"/>
        </w:rPr>
        <w:t xml:space="preserve">to </w:t>
      </w:r>
      <w:r w:rsidRPr="00706473">
        <w:rPr>
          <w:lang w:val="en-US"/>
        </w:rPr>
        <w:t>that modifier. This modifier depends</w:t>
      </w:r>
      <w:r w:rsidR="00341BF6" w:rsidRPr="00706473">
        <w:rPr>
          <w:lang w:val="en-US"/>
        </w:rPr>
        <w:t xml:space="preserve"> on </w:t>
      </w:r>
      <w:r w:rsidRPr="00706473">
        <w:rPr>
          <w:lang w:val="en-US"/>
        </w:rPr>
        <w:t xml:space="preserve">the pointed </w:t>
      </w:r>
      <w:r w:rsidR="00AD07B0" w:rsidRPr="00706473">
        <w:rPr>
          <w:lang w:val="en-US"/>
        </w:rPr>
        <w:t xml:space="preserve">to </w:t>
      </w:r>
      <w:r w:rsidRPr="00706473">
        <w:rPr>
          <w:lang w:val="en-US"/>
        </w:rPr>
        <w:t>modifier</w:t>
      </w:r>
      <w:r w:rsidR="00AD07B0" w:rsidRPr="00706473">
        <w:rPr>
          <w:lang w:val="en-US"/>
        </w:rPr>
        <w:t>.</w:t>
      </w:r>
      <w:r w:rsidRPr="00706473">
        <w:rPr>
          <w:lang w:val="en-US"/>
        </w:rPr>
        <w:t xml:space="preserve"> (</w:t>
      </w:r>
      <w:r w:rsidR="00AD07B0" w:rsidRPr="00706473">
        <w:rPr>
          <w:lang w:val="en-US"/>
        </w:rPr>
        <w:t xml:space="preserve">If the </w:t>
      </w:r>
      <w:r w:rsidRPr="00706473">
        <w:rPr>
          <w:lang w:val="en-US"/>
        </w:rPr>
        <w:t>modifier pointed</w:t>
      </w:r>
      <w:r w:rsidR="00AD07B0" w:rsidRPr="00706473">
        <w:rPr>
          <w:lang w:val="en-US"/>
        </w:rPr>
        <w:t xml:space="preserve"> to</w:t>
      </w:r>
      <w:r w:rsidRPr="00706473">
        <w:rPr>
          <w:lang w:val="en-US"/>
        </w:rPr>
        <w:t xml:space="preserve"> by this feature does not exist, this modifier is not grammatical / mea</w:t>
      </w:r>
      <w:r w:rsidRPr="00706473">
        <w:rPr>
          <w:lang w:val="en-US"/>
        </w:rPr>
        <w:t>n</w:t>
      </w:r>
      <w:r w:rsidRPr="00706473">
        <w:rPr>
          <w:lang w:val="en-US"/>
        </w:rPr>
        <w:t>ingless.)</w:t>
      </w:r>
    </w:p>
    <w:p w:rsidR="0087709E" w:rsidRPr="00DE1B49" w:rsidRDefault="0087709E" w:rsidP="006C3E1B">
      <w:pPr>
        <w:pStyle w:val="berschrift4"/>
      </w:pPr>
      <w:bookmarkStart w:id="989" w:name="h.j8bnhoqmhg1x" w:colFirst="0" w:colLast="0"/>
      <w:bookmarkEnd w:id="989"/>
      <w:r w:rsidRPr="00DE1B49">
        <w:t>Description</w:t>
      </w:r>
    </w:p>
    <w:p w:rsidR="00514F4E" w:rsidRPr="001A1F7B" w:rsidRDefault="00514F4E" w:rsidP="00514F4E">
      <w:pPr>
        <w:rPr>
          <w:lang w:val="en-US"/>
        </w:rPr>
      </w:pPr>
      <w:r w:rsidRPr="001A1F7B">
        <w:rPr>
          <w:lang w:val="en-US"/>
        </w:rPr>
        <w:t xml:space="preserve">This annotation type annotates a region as a "modifier", and it is used within WP6 modules to create the fragment graph nodes: each node represents a unique (and valid, from the point of view of the </w:t>
      </w:r>
      <w:proofErr w:type="spellStart"/>
      <w:r w:rsidRPr="001A1F7B">
        <w:rPr>
          <w:lang w:val="en-US"/>
        </w:rPr>
        <w:t>dependsOn</w:t>
      </w:r>
      <w:proofErr w:type="spellEnd"/>
      <w:r w:rsidRPr="001A1F7B">
        <w:rPr>
          <w:lang w:val="en-US"/>
        </w:rPr>
        <w:t xml:space="preserve"> relation) combination of modifiers. While this could be simple, it gets a bit complicated by "</w:t>
      </w:r>
      <w:proofErr w:type="spellStart"/>
      <w:r w:rsidRPr="001A1F7B">
        <w:rPr>
          <w:lang w:val="en-US"/>
        </w:rPr>
        <w:t>dependsOn</w:t>
      </w:r>
      <w:proofErr w:type="spellEnd"/>
      <w:r w:rsidRPr="001A1F7B">
        <w:rPr>
          <w:lang w:val="en-US"/>
        </w:rPr>
        <w:t>" and "non-contiguous" regions.</w:t>
      </w:r>
    </w:p>
    <w:p w:rsidR="0087709E" w:rsidRPr="00DE1B49" w:rsidRDefault="0087709E" w:rsidP="0087709E">
      <w:pPr>
        <w:rPr>
          <w:lang w:val="en-US"/>
        </w:rPr>
      </w:pPr>
    </w:p>
    <w:p w:rsidR="0087709E" w:rsidRPr="00DE1B49" w:rsidRDefault="0087709E" w:rsidP="0087709E">
      <w:pPr>
        <w:rPr>
          <w:lang w:val="en-US"/>
        </w:rPr>
      </w:pPr>
      <w:r w:rsidRPr="00DE1B49">
        <w:rPr>
          <w:lang w:val="en-US"/>
        </w:rPr>
        <w:lastRenderedPageBreak/>
        <w:t>See the following example:</w:t>
      </w:r>
    </w:p>
    <w:p w:rsidR="0087709E" w:rsidRPr="00DE1B49" w:rsidRDefault="0087709E" w:rsidP="0087709E">
      <w:pPr>
        <w:rPr>
          <w:lang w:val="en-US"/>
        </w:rPr>
      </w:pPr>
      <w:r w:rsidRPr="00DE1B49">
        <w:rPr>
          <w:rFonts w:eastAsia="Inconsolata" w:cs="Inconsolata"/>
          <w:lang w:val="en-US"/>
        </w:rPr>
        <w:t>0</w:t>
      </w:r>
      <w:r w:rsidR="00274F80">
        <w:rPr>
          <w:rFonts w:eastAsia="Inconsolata" w:cs="Inconsolata"/>
          <w:lang w:val="en-US"/>
        </w:rPr>
        <w:t xml:space="preserve">        </w:t>
      </w:r>
      <w:r w:rsidR="00B45BEE">
        <w:rPr>
          <w:rFonts w:eastAsia="Inconsolata" w:cs="Inconsolata"/>
          <w:lang w:val="en-US"/>
        </w:rPr>
        <w:t xml:space="preserve">                                   24 </w:t>
      </w:r>
      <w:r w:rsidR="00274F80">
        <w:rPr>
          <w:rFonts w:eastAsia="Inconsolata" w:cs="Inconsolata"/>
          <w:lang w:val="en-US"/>
        </w:rPr>
        <w:t>2</w:t>
      </w:r>
      <w:r w:rsidRPr="00DE1B49">
        <w:rPr>
          <w:rFonts w:eastAsia="Inconsolata" w:cs="Inconsolata"/>
          <w:lang w:val="en-US"/>
        </w:rPr>
        <w:t>7</w:t>
      </w:r>
      <w:r w:rsidR="00274F80">
        <w:rPr>
          <w:rFonts w:eastAsia="Inconsolata" w:cs="Inconsolata"/>
          <w:lang w:val="en-US"/>
        </w:rPr>
        <w:t xml:space="preserve">  </w:t>
      </w:r>
    </w:p>
    <w:p w:rsidR="0087709E" w:rsidRPr="00DE1B49" w:rsidRDefault="0087709E" w:rsidP="0087709E">
      <w:pPr>
        <w:rPr>
          <w:lang w:val="en-US"/>
        </w:rPr>
      </w:pPr>
      <w:r w:rsidRPr="00DE1B49">
        <w:rPr>
          <w:rFonts w:eastAsia="Inconsolata" w:cs="Inconsolata"/>
          <w:lang w:val="en-US"/>
        </w:rPr>
        <w:t>Seats are uncomfortable as too old.</w:t>
      </w:r>
    </w:p>
    <w:p w:rsidR="0087709E" w:rsidRPr="00DE1B49" w:rsidRDefault="0087709E" w:rsidP="0087709E">
      <w:pPr>
        <w:rPr>
          <w:lang w:val="en-US"/>
        </w:rPr>
      </w:pPr>
    </w:p>
    <w:p w:rsidR="0087709E" w:rsidRPr="00DE1B49" w:rsidRDefault="0087709E" w:rsidP="0087709E">
      <w:pPr>
        <w:rPr>
          <w:lang w:val="en-US"/>
        </w:rPr>
      </w:pPr>
      <w:r w:rsidRPr="00DE1B49">
        <w:rPr>
          <w:lang w:val="en-US"/>
        </w:rPr>
        <w:t>Here we have two modifiers.</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#1 "too"</w:t>
      </w:r>
    </w:p>
    <w:p w:rsidR="0087709E" w:rsidRPr="00DE1B49" w:rsidRDefault="0087709E" w:rsidP="0087709E">
      <w:pPr>
        <w:rPr>
          <w:lang w:val="en-US"/>
        </w:rPr>
      </w:pPr>
      <w:r w:rsidRPr="00DE1B49">
        <w:rPr>
          <w:lang w:val="en-US"/>
        </w:rPr>
        <w:t>-begin: 27</w:t>
      </w:r>
    </w:p>
    <w:p w:rsidR="0087709E" w:rsidRPr="00DE1B49" w:rsidRDefault="0087709E" w:rsidP="0087709E">
      <w:pPr>
        <w:rPr>
          <w:lang w:val="en-US"/>
        </w:rPr>
      </w:pPr>
      <w:r w:rsidRPr="00DE1B49">
        <w:rPr>
          <w:lang w:val="en-US"/>
        </w:rPr>
        <w:t>-end: 29</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:27</w:t>
      </w:r>
      <w:proofErr w:type="gramEnd"/>
      <w:r w:rsidRPr="00DE1B49">
        <w:rPr>
          <w:lang w:val="en-US"/>
        </w:rPr>
        <w:t xml:space="preserve"> -end:29</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ModifierAnnotation #2</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#2 "as ... old"</w:t>
      </w:r>
    </w:p>
    <w:p w:rsidR="0087709E" w:rsidRPr="00DE1B49" w:rsidRDefault="0087709E" w:rsidP="0087709E">
      <w:pPr>
        <w:rPr>
          <w:lang w:val="en-US"/>
        </w:rPr>
      </w:pPr>
      <w:r w:rsidRPr="00DE1B49">
        <w:rPr>
          <w:lang w:val="en-US"/>
        </w:rPr>
        <w:t>-begin: 24</w:t>
      </w:r>
    </w:p>
    <w:p w:rsidR="0087709E" w:rsidRPr="00DE1B49" w:rsidRDefault="0087709E" w:rsidP="0087709E">
      <w:pPr>
        <w:rPr>
          <w:lang w:val="en-US"/>
        </w:rPr>
      </w:pPr>
      <w:r w:rsidRPr="00DE1B49">
        <w:rPr>
          <w:lang w:val="en-US"/>
        </w:rPr>
        <w:t>-end: 34</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:24</w:t>
      </w:r>
      <w:proofErr w:type="gramEnd"/>
      <w:r w:rsidRPr="00DE1B49">
        <w:rPr>
          <w:lang w:val="en-US"/>
        </w:rPr>
        <w:t xml:space="preserve"> -end:25</w:t>
      </w:r>
    </w:p>
    <w:p w:rsidR="0087709E" w:rsidRPr="00DE1B49" w:rsidRDefault="0087709E" w:rsidP="0087709E">
      <w:pPr>
        <w:rPr>
          <w:lang w:val="en-US"/>
        </w:rPr>
      </w:pPr>
      <w:r w:rsidRPr="00DE1B49">
        <w:rPr>
          <w:lang w:val="en-US"/>
        </w:rPr>
        <w:t xml:space="preserve">            </w:t>
      </w:r>
      <w:r w:rsidRPr="00DE1B49">
        <w:rPr>
          <w:lang w:val="en-US"/>
        </w:rPr>
        <w:tab/>
        <w:t xml:space="preserve"> (1) -begin</w:t>
      </w:r>
      <w:proofErr w:type="gramStart"/>
      <w:r w:rsidRPr="00DE1B49">
        <w:rPr>
          <w:lang w:val="en-US"/>
        </w:rPr>
        <w:t>:31</w:t>
      </w:r>
      <w:proofErr w:type="gramEnd"/>
      <w:r w:rsidRPr="00DE1B49">
        <w:rPr>
          <w:lang w:val="en-US"/>
        </w:rPr>
        <w:t xml:space="preserve"> -end:33</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(null)</w:t>
      </w:r>
    </w:p>
    <w:p w:rsidR="0087709E" w:rsidRPr="00DE1B49" w:rsidRDefault="0087709E" w:rsidP="0087709E">
      <w:pPr>
        <w:rPr>
          <w:lang w:val="en-US"/>
        </w:rPr>
      </w:pPr>
    </w:p>
    <w:p w:rsidR="00C2586F" w:rsidRPr="001A1F7B" w:rsidRDefault="00C2586F" w:rsidP="00C2586F">
      <w:pPr>
        <w:rPr>
          <w:lang w:val="en-US"/>
        </w:rPr>
      </w:pPr>
      <w:r w:rsidRPr="001A1F7B">
        <w:rPr>
          <w:lang w:val="en-US"/>
        </w:rPr>
        <w:t>The above example shows two modifiers that have a dependency relation: “too” has meaning only if “old” is present. Thus, removing only modifier #</w:t>
      </w:r>
      <w:proofErr w:type="gramStart"/>
      <w:r w:rsidRPr="001A1F7B">
        <w:rPr>
          <w:lang w:val="en-US"/>
        </w:rPr>
        <w:t>2,</w:t>
      </w:r>
      <w:proofErr w:type="gramEnd"/>
      <w:r w:rsidRPr="001A1F7B">
        <w:rPr>
          <w:lang w:val="en-US"/>
        </w:rPr>
        <w:t xml:space="preserve"> is not possible. This is marked in #1 that it depends on #2. (#1 is not a valid stand-alone modifier, and if #2 is removed, #1 should also be removed).</w:t>
      </w:r>
    </w:p>
    <w:p w:rsidR="0087709E" w:rsidRPr="00DE1B49" w:rsidRDefault="0087709E" w:rsidP="006C3E1B">
      <w:pPr>
        <w:pStyle w:val="berschrift3"/>
      </w:pPr>
      <w:bookmarkStart w:id="990" w:name="h.k6hr7ev5pqjs" w:colFirst="0" w:colLast="0"/>
      <w:bookmarkStart w:id="991" w:name="_Toc405809965"/>
      <w:bookmarkEnd w:id="990"/>
      <w:proofErr w:type="spellStart"/>
      <w:r w:rsidRPr="00DE1B49">
        <w:t>CategoryAnnotation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991"/>
    </w:p>
    <w:p w:rsidR="0087709E" w:rsidRPr="00DE1B49" w:rsidRDefault="0087709E" w:rsidP="0066664F">
      <w:pPr>
        <w:pStyle w:val="berschrift4"/>
      </w:pPr>
      <w:bookmarkStart w:id="992" w:name="h.u2e1isq543sd" w:colFirst="0" w:colLast="0"/>
      <w:bookmarkEnd w:id="992"/>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993" w:name="h.us79hxi2q9dz" w:colFirst="0" w:colLast="0"/>
      <w:bookmarkEnd w:id="993"/>
      <w:r w:rsidRPr="00DE1B49">
        <w:t>Features</w:t>
      </w:r>
    </w:p>
    <w:p w:rsidR="0087709E" w:rsidRPr="00DE1B49" w:rsidRDefault="0087709E" w:rsidP="0087709E">
      <w:pPr>
        <w:rPr>
          <w:lang w:val="en-US"/>
        </w:rPr>
      </w:pPr>
      <w:r w:rsidRPr="00DE1B49">
        <w:rPr>
          <w:lang w:val="en-US"/>
        </w:rPr>
        <w:t xml:space="preserve">- </w:t>
      </w:r>
      <w:proofErr w:type="gramStart"/>
      <w:r w:rsidRPr="00DE1B49">
        <w:rPr>
          <w:lang w:val="en-US"/>
        </w:rPr>
        <w:t>categories</w:t>
      </w:r>
      <w:proofErr w:type="gramEnd"/>
      <w:r w:rsidRPr="00DE1B49">
        <w:rPr>
          <w:lang w:val="en-US"/>
        </w:rPr>
        <w:t xml:space="preserve"> (array of </w:t>
      </w:r>
      <w:proofErr w:type="spellStart"/>
      <w:r w:rsidRPr="00DE1B49">
        <w:rPr>
          <w:lang w:val="en-US"/>
        </w:rPr>
        <w:t>CategoryDecision</w:t>
      </w:r>
      <w:proofErr w:type="spellEnd"/>
      <w:r w:rsidRPr="00DE1B49">
        <w:rPr>
          <w:lang w:val="en-US"/>
        </w:rPr>
        <w:t xml:space="preserve"> type): at least one or more category decision data associated with this fragment.</w:t>
      </w:r>
    </w:p>
    <w:p w:rsidR="0087709E" w:rsidRPr="00DE1B49" w:rsidRDefault="0087709E" w:rsidP="006C3E1B">
      <w:pPr>
        <w:pStyle w:val="berschrift4"/>
      </w:pPr>
      <w:bookmarkStart w:id="994" w:name="h.bfpyin4xpc1h" w:colFirst="0" w:colLast="0"/>
      <w:bookmarkEnd w:id="994"/>
      <w:r w:rsidRPr="00DE1B49">
        <w:t>Description</w:t>
      </w:r>
    </w:p>
    <w:p w:rsidR="0087709E" w:rsidRPr="00DE1B49" w:rsidRDefault="0087709E" w:rsidP="0087709E">
      <w:pPr>
        <w:rPr>
          <w:lang w:val="en-US"/>
        </w:rPr>
      </w:pPr>
      <w:r w:rsidRPr="00DE1B49">
        <w:rPr>
          <w:lang w:val="en-US"/>
        </w:rPr>
        <w:t>This is a type design</w:t>
      </w:r>
      <w:r w:rsidR="00C2586F">
        <w:rPr>
          <w:lang w:val="en-US"/>
        </w:rPr>
        <w:t>ed</w:t>
      </w:r>
      <w:r w:rsidRPr="00DE1B49">
        <w:rPr>
          <w:lang w:val="en-US"/>
        </w:rPr>
        <w:t xml:space="preserve"> to represent the result of us</w:t>
      </w:r>
      <w:r w:rsidR="00C2586F">
        <w:rPr>
          <w:lang w:val="en-US"/>
        </w:rPr>
        <w:t>e</w:t>
      </w:r>
      <w:r w:rsidRPr="00DE1B49">
        <w:rPr>
          <w:lang w:val="en-US"/>
        </w:rPr>
        <w:t xml:space="preserve"> case 2 processing. It represents a fra</w:t>
      </w:r>
      <w:r w:rsidRPr="00DE1B49">
        <w:rPr>
          <w:lang w:val="en-US"/>
        </w:rPr>
        <w:t>g</w:t>
      </w:r>
      <w:r w:rsidRPr="00DE1B49">
        <w:rPr>
          <w:lang w:val="en-US"/>
        </w:rPr>
        <w:t xml:space="preserve">ment, but also with the data associated for category decision. The fragment annotated by this </w:t>
      </w:r>
      <w:r w:rsidRPr="00DE1B49">
        <w:rPr>
          <w:lang w:val="en-US"/>
        </w:rPr>
        <w:lastRenderedPageBreak/>
        <w:t>type has one or more category decision type</w:t>
      </w:r>
      <w:r w:rsidR="00C2586F">
        <w:rPr>
          <w:lang w:val="en-US"/>
        </w:rPr>
        <w:t>s</w:t>
      </w:r>
      <w:r w:rsidRPr="00DE1B49">
        <w:rPr>
          <w:lang w:val="en-US"/>
        </w:rPr>
        <w:t>, which annotates category id and confidence for that category.</w:t>
      </w:r>
    </w:p>
    <w:p w:rsidR="0087709E" w:rsidRPr="00DE1B49" w:rsidRDefault="0087709E" w:rsidP="006C3E1B">
      <w:pPr>
        <w:pStyle w:val="berschrift3"/>
      </w:pPr>
      <w:bookmarkStart w:id="995" w:name="h.ojc9c45fve28" w:colFirst="0" w:colLast="0"/>
      <w:bookmarkStart w:id="996" w:name="_Toc405809966"/>
      <w:bookmarkEnd w:id="995"/>
      <w:proofErr w:type="spellStart"/>
      <w:r w:rsidRPr="00DE1B49">
        <w:t>CategoryDecision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996"/>
    </w:p>
    <w:p w:rsidR="0087709E" w:rsidRPr="00DE1B49" w:rsidRDefault="0087709E" w:rsidP="0066664F">
      <w:pPr>
        <w:pStyle w:val="berschrift4"/>
      </w:pPr>
      <w:bookmarkStart w:id="997" w:name="h.5byrjgew5f59" w:colFirst="0" w:colLast="0"/>
      <w:bookmarkEnd w:id="997"/>
      <w:r w:rsidRPr="00DE1B49">
        <w:t>Super type</w:t>
      </w:r>
    </w:p>
    <w:p w:rsidR="0087709E" w:rsidRPr="00DE1B49" w:rsidRDefault="0087709E" w:rsidP="0087709E">
      <w:pPr>
        <w:rPr>
          <w:lang w:val="en-US"/>
        </w:rPr>
      </w:pPr>
      <w:r w:rsidRPr="00DE1B49">
        <w:rPr>
          <w:lang w:val="en-US"/>
        </w:rPr>
        <w:t>-</w:t>
      </w:r>
      <w:proofErr w:type="spellStart"/>
      <w:r w:rsidRPr="00DE1B49">
        <w:rPr>
          <w:lang w:val="en-US"/>
        </w:rPr>
        <w:t>uima.cas.Top</w:t>
      </w:r>
      <w:proofErr w:type="spellEnd"/>
      <w:r w:rsidRPr="00DE1B49">
        <w:rPr>
          <w:lang w:val="en-US"/>
        </w:rPr>
        <w:t xml:space="preserve"> </w:t>
      </w:r>
    </w:p>
    <w:p w:rsidR="0087709E" w:rsidRPr="00DE1B49" w:rsidRDefault="0087709E" w:rsidP="0066664F">
      <w:pPr>
        <w:pStyle w:val="berschrift4"/>
      </w:pPr>
      <w:bookmarkStart w:id="998" w:name="h.xjwikj8jfx2n" w:colFirst="0" w:colLast="0"/>
      <w:bookmarkEnd w:id="998"/>
      <w:r w:rsidRPr="00DE1B49">
        <w:t>Features</w:t>
      </w:r>
    </w:p>
    <w:p w:rsidR="0087709E" w:rsidRPr="00DE1B49" w:rsidRDefault="0087709E" w:rsidP="0087709E">
      <w:pPr>
        <w:rPr>
          <w:lang w:val="en-US"/>
        </w:rPr>
      </w:pPr>
      <w:r w:rsidRPr="00DE1B49">
        <w:rPr>
          <w:lang w:val="en-US"/>
        </w:rPr>
        <w:t xml:space="preserve">- </w:t>
      </w:r>
      <w:proofErr w:type="spellStart"/>
      <w:proofErr w:type="gramStart"/>
      <w:r w:rsidRPr="00DE1B49">
        <w:rPr>
          <w:lang w:val="en-US"/>
        </w:rPr>
        <w:t>categoriy</w:t>
      </w:r>
      <w:proofErr w:type="spellEnd"/>
      <w:proofErr w:type="gramEnd"/>
      <w:r w:rsidRPr="00DE1B49">
        <w:rPr>
          <w:lang w:val="en-US"/>
        </w:rPr>
        <w:t xml:space="preserve"> id (String)</w:t>
      </w:r>
    </w:p>
    <w:p w:rsidR="0087709E" w:rsidRPr="00DE1B49" w:rsidRDefault="0087709E" w:rsidP="0087709E">
      <w:pPr>
        <w:rPr>
          <w:lang w:val="en-US"/>
        </w:rPr>
      </w:pPr>
      <w:r w:rsidRPr="00DE1B49">
        <w:rPr>
          <w:lang w:val="en-US"/>
        </w:rPr>
        <w:t xml:space="preserve">- </w:t>
      </w:r>
      <w:proofErr w:type="gramStart"/>
      <w:r w:rsidRPr="00DE1B49">
        <w:rPr>
          <w:lang w:val="en-US"/>
        </w:rPr>
        <w:t>confidence</w:t>
      </w:r>
      <w:proofErr w:type="gramEnd"/>
      <w:r w:rsidRPr="00DE1B49">
        <w:rPr>
          <w:lang w:val="en-US"/>
        </w:rPr>
        <w:t xml:space="preserve"> (Float)</w:t>
      </w:r>
    </w:p>
    <w:p w:rsidR="0087709E" w:rsidRPr="00DE1B49" w:rsidRDefault="0087709E" w:rsidP="006C3E1B">
      <w:pPr>
        <w:pStyle w:val="berschrift4"/>
      </w:pPr>
      <w:bookmarkStart w:id="999" w:name="h.l8id7uqjj9sv" w:colFirst="0" w:colLast="0"/>
      <w:bookmarkEnd w:id="999"/>
      <w:r w:rsidRPr="00DE1B49">
        <w:t>Description</w:t>
      </w:r>
    </w:p>
    <w:p w:rsidR="0087709E" w:rsidRPr="00DE1B49" w:rsidRDefault="0087709E" w:rsidP="0087709E">
      <w:pPr>
        <w:rPr>
          <w:lang w:val="en-US"/>
        </w:rPr>
      </w:pPr>
      <w:r w:rsidRPr="00DE1B49">
        <w:rPr>
          <w:lang w:val="en-US"/>
        </w:rPr>
        <w:t xml:space="preserve">This is the metadata used for </w:t>
      </w:r>
      <w:r w:rsidR="00EC5959">
        <w:rPr>
          <w:lang w:val="en-US"/>
        </w:rPr>
        <w:t xml:space="preserve">the output of use </w:t>
      </w:r>
      <w:r w:rsidRPr="00DE1B49">
        <w:rPr>
          <w:lang w:val="en-US"/>
        </w:rPr>
        <w:t xml:space="preserve">case 2 </w:t>
      </w:r>
      <w:r w:rsidR="00EC5959">
        <w:rPr>
          <w:lang w:val="en-US"/>
        </w:rPr>
        <w:t>(</w:t>
      </w:r>
      <w:r w:rsidRPr="00DE1B49">
        <w:rPr>
          <w:lang w:val="en-US"/>
        </w:rPr>
        <w:t xml:space="preserve">category </w:t>
      </w:r>
      <w:r w:rsidR="00EC5959">
        <w:rPr>
          <w:lang w:val="en-US"/>
        </w:rPr>
        <w:t>annotation)</w:t>
      </w:r>
      <w:r w:rsidRPr="00DE1B49">
        <w:rPr>
          <w:lang w:val="en-US"/>
        </w:rPr>
        <w:t xml:space="preserve">. This type is used in </w:t>
      </w:r>
      <w:proofErr w:type="spellStart"/>
      <w:r w:rsidRPr="00DE1B49">
        <w:rPr>
          <w:lang w:val="en-US"/>
        </w:rPr>
        <w:t>CategoryAnnotation</w:t>
      </w:r>
      <w:proofErr w:type="spellEnd"/>
      <w:r w:rsidRPr="00DE1B49">
        <w:rPr>
          <w:lang w:val="en-US"/>
        </w:rPr>
        <w:t>, as a</w:t>
      </w:r>
      <w:r w:rsidR="00EC5959">
        <w:rPr>
          <w:lang w:val="en-US"/>
        </w:rPr>
        <w:t>n</w:t>
      </w:r>
      <w:r w:rsidRPr="00DE1B49">
        <w:rPr>
          <w:lang w:val="en-US"/>
        </w:rPr>
        <w:t xml:space="preserve"> element of an array.   </w:t>
      </w:r>
    </w:p>
    <w:p w:rsidR="0087709E" w:rsidRPr="00DE1B49" w:rsidRDefault="00F7559C" w:rsidP="00F7559C">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000" w:name="h.gvu9uo9yvu5o" w:colFirst="0" w:colLast="0"/>
      <w:bookmarkStart w:id="1001" w:name="_Toc405809967"/>
      <w:bookmarkEnd w:id="1000"/>
      <w:r w:rsidRPr="00DE1B49">
        <w:rPr>
          <w:rFonts w:ascii="Georgia" w:hAnsi="Georgia"/>
        </w:rPr>
        <w:lastRenderedPageBreak/>
        <w:t xml:space="preserve">Interface </w:t>
      </w:r>
      <w:r w:rsidR="005F6601">
        <w:rPr>
          <w:rFonts w:ascii="Georgia" w:hAnsi="Georgia"/>
        </w:rPr>
        <w:t>D</w:t>
      </w:r>
      <w:r w:rsidRPr="00DE1B49">
        <w:rPr>
          <w:rFonts w:ascii="Georgia" w:hAnsi="Georgia"/>
        </w:rPr>
        <w:t xml:space="preserve">efinitions for the WP6 </w:t>
      </w:r>
      <w:r w:rsidR="005F6601">
        <w:rPr>
          <w:rFonts w:ascii="Georgia" w:hAnsi="Georgia"/>
        </w:rPr>
        <w:t>M</w:t>
      </w:r>
      <w:r w:rsidRPr="00DE1B49">
        <w:rPr>
          <w:rFonts w:ascii="Georgia" w:hAnsi="Georgia"/>
        </w:rPr>
        <w:t>odules</w:t>
      </w:r>
      <w:bookmarkEnd w:id="1001"/>
    </w:p>
    <w:p w:rsidR="0087709E" w:rsidRPr="00DE1B49" w:rsidRDefault="0087709E" w:rsidP="0087709E">
      <w:pPr>
        <w:rPr>
          <w:lang w:val="en-US"/>
        </w:rPr>
      </w:pPr>
      <w:r w:rsidRPr="00DE1B49">
        <w:rPr>
          <w:lang w:val="en-US"/>
        </w:rPr>
        <w:t>This section describes interfaces of all modules. Before looking into the interface definitions, please take a look at</w:t>
      </w:r>
      <w:r w:rsidR="00B71D53">
        <w:rPr>
          <w:lang w:val="en-US"/>
        </w:rPr>
        <w:t xml:space="preserve"> the</w:t>
      </w:r>
      <w:r w:rsidR="00541D00">
        <w:rPr>
          <w:lang w:val="en-US"/>
        </w:rPr>
        <w:t xml:space="preserve"> </w:t>
      </w:r>
      <w:r w:rsidR="00686979">
        <w:rPr>
          <w:lang w:val="en-US"/>
        </w:rPr>
        <w:t>section</w:t>
      </w:r>
      <w:r w:rsidR="00E91608">
        <w:rPr>
          <w:lang w:val="en-US"/>
        </w:rPr>
        <w:t xml:space="preserve"> </w:t>
      </w:r>
      <w:r w:rsidR="006C1AF3">
        <w:rPr>
          <w:lang w:val="en-US"/>
        </w:rPr>
        <w:fldChar w:fldCharType="begin"/>
      </w:r>
      <w:r w:rsidR="00E91608">
        <w:rPr>
          <w:lang w:val="en-US"/>
        </w:rPr>
        <w:instrText xml:space="preserve"> REF _Ref358637513 \r \h </w:instrText>
      </w:r>
      <w:r w:rsidR="006C1AF3">
        <w:rPr>
          <w:lang w:val="en-US"/>
        </w:rPr>
      </w:r>
      <w:r w:rsidR="006C1AF3">
        <w:rPr>
          <w:lang w:val="en-US"/>
        </w:rPr>
        <w:fldChar w:fldCharType="separate"/>
      </w:r>
      <w:r w:rsidR="000F0841">
        <w:rPr>
          <w:lang w:val="en-US"/>
        </w:rPr>
        <w:t>2</w:t>
      </w:r>
      <w:r w:rsidR="006C1AF3">
        <w:rPr>
          <w:lang w:val="en-US"/>
        </w:rPr>
        <w:fldChar w:fldCharType="end"/>
      </w:r>
      <w:r w:rsidR="00686979">
        <w:rPr>
          <w:lang w:val="en-US"/>
        </w:rPr>
        <w:t>,</w:t>
      </w:r>
      <w:r w:rsidRPr="00DE1B49">
        <w:rPr>
          <w:lang w:val="en-US"/>
        </w:rPr>
        <w:t xml:space="preserve"> which </w:t>
      </w:r>
      <w:r w:rsidR="00135322">
        <w:rPr>
          <w:lang w:val="en-US"/>
        </w:rPr>
        <w:t>details</w:t>
      </w:r>
      <w:r w:rsidRPr="00DE1B49">
        <w:rPr>
          <w:lang w:val="en-US"/>
        </w:rPr>
        <w:t xml:space="preserve"> how each compo</w:t>
      </w:r>
      <w:r w:rsidR="00B71D53">
        <w:rPr>
          <w:lang w:val="en-US"/>
        </w:rPr>
        <w:t>nent listed in the section contributes</w:t>
      </w:r>
      <w:r w:rsidRPr="00DE1B49">
        <w:rPr>
          <w:lang w:val="en-US"/>
        </w:rPr>
        <w:t xml:space="preserve"> </w:t>
      </w:r>
      <w:r w:rsidR="00B71D53">
        <w:rPr>
          <w:lang w:val="en-US"/>
        </w:rPr>
        <w:t>to the whole process</w:t>
      </w:r>
      <w:r w:rsidRPr="00DE1B49">
        <w:rPr>
          <w:lang w:val="en-US"/>
        </w:rPr>
        <w:t xml:space="preserve">. </w:t>
      </w:r>
    </w:p>
    <w:p w:rsidR="0087709E" w:rsidRPr="00DE1B49" w:rsidRDefault="0087709E" w:rsidP="0087709E">
      <w:pPr>
        <w:pStyle w:val="berschrift2"/>
      </w:pPr>
      <w:bookmarkStart w:id="1002" w:name="h.52vdi0z3106b" w:colFirst="0" w:colLast="0"/>
      <w:bookmarkStart w:id="1003" w:name="_Toc405809968"/>
      <w:bookmarkEnd w:id="1002"/>
      <w:r w:rsidRPr="00DE1B49">
        <w:t>Interfaces of Decomposition Components</w:t>
      </w:r>
      <w:bookmarkEnd w:id="1003"/>
    </w:p>
    <w:p w:rsidR="0087709E" w:rsidRPr="00DE1B49" w:rsidRDefault="005E31BF" w:rsidP="006C3E1B">
      <w:pPr>
        <w:pStyle w:val="berschrift3"/>
      </w:pPr>
      <w:bookmarkStart w:id="1004" w:name="h.iaik8e1326b" w:colFirst="0" w:colLast="0"/>
      <w:bookmarkStart w:id="1005" w:name="_Fragment_Annotator_module:"/>
      <w:bookmarkStart w:id="1006" w:name="_Toc405809969"/>
      <w:bookmarkEnd w:id="1004"/>
      <w:bookmarkEnd w:id="1005"/>
      <w:r>
        <w:t>Fragment Annotator M</w:t>
      </w:r>
      <w:r w:rsidR="0087709E" w:rsidRPr="00DE1B49">
        <w:t xml:space="preserve">odule: interface </w:t>
      </w:r>
      <w:proofErr w:type="spellStart"/>
      <w:proofErr w:type="gramStart"/>
      <w:r w:rsidR="0087709E" w:rsidRPr="00DE1B49">
        <w:rPr>
          <w:i/>
        </w:rPr>
        <w:t>FragmentAnnotator</w:t>
      </w:r>
      <w:proofErr w:type="spellEnd"/>
      <w:r w:rsidR="0087709E" w:rsidRPr="00DE1B49">
        <w:t xml:space="preserve"> </w:t>
      </w:r>
      <w:r w:rsidR="00D26AB1">
        <w:t xml:space="preserve"> (</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006"/>
    </w:p>
    <w:p w:rsidR="0087709E" w:rsidRPr="00DE1B49" w:rsidRDefault="0087709E" w:rsidP="0066664F">
      <w:pPr>
        <w:pStyle w:val="berschrift4"/>
      </w:pPr>
      <w:bookmarkStart w:id="1007" w:name="h.raj7arcn4rmw" w:colFirst="0" w:colLast="0"/>
      <w:bookmarkEnd w:id="1007"/>
      <w:r w:rsidRPr="00DE1B49">
        <w:t xml:space="preserve">General Description </w:t>
      </w:r>
    </w:p>
    <w:p w:rsidR="0087709E" w:rsidRPr="00DE1B49" w:rsidRDefault="0087709E" w:rsidP="0087709E">
      <w:pPr>
        <w:rPr>
          <w:lang w:val="en-US"/>
        </w:rPr>
      </w:pPr>
      <w:r w:rsidRPr="00DE1B49">
        <w:rPr>
          <w:lang w:val="en-US"/>
        </w:rPr>
        <w:t>As described in</w:t>
      </w:r>
      <w:r w:rsidR="002B35EB">
        <w:rPr>
          <w:lang w:val="en-US"/>
        </w:rPr>
        <w:t xml:space="preserve"> </w:t>
      </w:r>
      <w:r w:rsidRPr="00DE1B49">
        <w:rPr>
          <w:lang w:val="en-US"/>
        </w:rPr>
        <w:t xml:space="preserve">section </w:t>
      </w:r>
      <w:r w:rsidR="006C1AF3">
        <w:rPr>
          <w:lang w:val="en-US"/>
        </w:rPr>
        <w:fldChar w:fldCharType="begin"/>
      </w:r>
      <w:r w:rsidR="00E91608">
        <w:rPr>
          <w:lang w:val="en-US"/>
        </w:rPr>
        <w:instrText xml:space="preserve"> REF _Ref359919794 \r \h </w:instrText>
      </w:r>
      <w:r w:rsidR="006C1AF3">
        <w:rPr>
          <w:lang w:val="en-US"/>
        </w:rPr>
      </w:r>
      <w:r w:rsidR="006C1AF3">
        <w:rPr>
          <w:lang w:val="en-US"/>
        </w:rPr>
        <w:fldChar w:fldCharType="separate"/>
      </w:r>
      <w:r w:rsidR="000F0841">
        <w:rPr>
          <w:lang w:val="en-US"/>
        </w:rPr>
        <w:t>2.1.2</w:t>
      </w:r>
      <w:r w:rsidR="006C1AF3">
        <w:rPr>
          <w:lang w:val="en-US"/>
        </w:rPr>
        <w:fldChar w:fldCharType="end"/>
      </w:r>
      <w:r w:rsidR="00E91608">
        <w:rPr>
          <w:lang w:val="en-US"/>
        </w:rPr>
        <w:t xml:space="preserve"> </w:t>
      </w:r>
      <w:r w:rsidRPr="00DE1B49">
        <w:rPr>
          <w:lang w:val="en-US"/>
        </w:rPr>
        <w:t xml:space="preserve">in the data flow chapter, an instance of </w:t>
      </w:r>
      <w:proofErr w:type="spellStart"/>
      <w:r w:rsidR="002B35EB" w:rsidRPr="002B35EB">
        <w:rPr>
          <w:i/>
          <w:lang w:val="en-US"/>
        </w:rPr>
        <w:t>F</w:t>
      </w:r>
      <w:r w:rsidRPr="002B35EB">
        <w:rPr>
          <w:i/>
          <w:lang w:val="en-US"/>
        </w:rPr>
        <w:t>ragment</w:t>
      </w:r>
      <w:r w:rsidR="002B35EB" w:rsidRPr="002B35EB">
        <w:rPr>
          <w:i/>
          <w:lang w:val="en-US"/>
        </w:rPr>
        <w:t>A</w:t>
      </w:r>
      <w:r w:rsidRPr="002B35EB">
        <w:rPr>
          <w:i/>
          <w:lang w:val="en-US"/>
        </w:rPr>
        <w:t>nnotator</w:t>
      </w:r>
      <w:proofErr w:type="spellEnd"/>
      <w:r w:rsidRPr="00DE1B49">
        <w:rPr>
          <w:lang w:val="en-US"/>
        </w:rPr>
        <w:t xml:space="preserve"> annotates a part of </w:t>
      </w:r>
      <w:r w:rsidR="002B35EB">
        <w:rPr>
          <w:lang w:val="en-US"/>
        </w:rPr>
        <w:t xml:space="preserve">an </w:t>
      </w:r>
      <w:r w:rsidRPr="00DE1B49">
        <w:rPr>
          <w:lang w:val="en-US"/>
        </w:rPr>
        <w:t>interaction text as a coherent statement</w:t>
      </w:r>
      <w:r w:rsidR="008768D3">
        <w:rPr>
          <w:lang w:val="en-US"/>
        </w:rPr>
        <w:t xml:space="preserve"> (a </w:t>
      </w:r>
      <w:r w:rsidR="008768D3" w:rsidRPr="005D562B">
        <w:rPr>
          <w:i/>
          <w:iCs/>
          <w:lang w:val="en-US"/>
        </w:rPr>
        <w:t>fragment</w:t>
      </w:r>
      <w:r w:rsidR="008768D3">
        <w:rPr>
          <w:lang w:val="en-US"/>
        </w:rPr>
        <w:t>)</w:t>
      </w:r>
      <w:r w:rsidRPr="00DE1B49">
        <w:rPr>
          <w:lang w:val="en-US"/>
        </w:rPr>
        <w:t xml:space="preserve">. One fragment holds one statement. The goal of </w:t>
      </w:r>
      <w:r w:rsidR="008F18C0">
        <w:rPr>
          <w:lang w:val="en-US"/>
        </w:rPr>
        <w:t xml:space="preserve">a </w:t>
      </w:r>
      <w:r w:rsidRPr="00DE1B49">
        <w:rPr>
          <w:lang w:val="en-US"/>
        </w:rPr>
        <w:t xml:space="preserve">fragment annotator </w:t>
      </w:r>
      <w:r w:rsidR="002B35EB">
        <w:rPr>
          <w:lang w:val="en-US"/>
        </w:rPr>
        <w:t>is</w:t>
      </w:r>
      <w:r w:rsidRPr="00DE1B49">
        <w:rPr>
          <w:lang w:val="en-US"/>
        </w:rPr>
        <w:t xml:space="preserve"> to identify them and correctly mark them. </w:t>
      </w:r>
    </w:p>
    <w:p w:rsidR="0087709E" w:rsidRPr="00DE1B49" w:rsidRDefault="0087709E" w:rsidP="0087709E">
      <w:pPr>
        <w:rPr>
          <w:lang w:val="en-US"/>
        </w:rPr>
      </w:pPr>
    </w:p>
    <w:p w:rsidR="0087709E" w:rsidRPr="00DE1B49" w:rsidRDefault="00004F99" w:rsidP="0087709E">
      <w:pPr>
        <w:rPr>
          <w:lang w:val="en-US"/>
        </w:rPr>
      </w:pPr>
      <w:r>
        <w:rPr>
          <w:lang w:val="en-US"/>
        </w:rPr>
        <w:t>The TL type system of i</w:t>
      </w:r>
      <w:r w:rsidR="0087709E" w:rsidRPr="00DE1B49">
        <w:rPr>
          <w:lang w:val="en-US"/>
        </w:rPr>
        <w:t>nput</w:t>
      </w:r>
      <w:r w:rsidR="002B35EB">
        <w:rPr>
          <w:lang w:val="en-US"/>
        </w:rPr>
        <w:t xml:space="preserve"> </w:t>
      </w:r>
      <w:r w:rsidR="0087709E" w:rsidRPr="00DE1B49">
        <w:rPr>
          <w:lang w:val="en-US"/>
        </w:rPr>
        <w:t xml:space="preserve">CAS has two types of fragment annotations. One is </w:t>
      </w:r>
      <w:hyperlink w:anchor="_AssumedFragment_(eu.excitement.type">
        <w:proofErr w:type="spellStart"/>
        <w:r w:rsidR="009F7FD9">
          <w:rPr>
            <w:i/>
            <w:color w:val="1155CC"/>
            <w:u w:val="single"/>
            <w:lang w:val="en-US"/>
          </w:rPr>
          <w:t>a</w:t>
        </w:r>
        <w:r w:rsidR="0087709E" w:rsidRPr="00DE1B49">
          <w:rPr>
            <w:i/>
            <w:color w:val="1155CC"/>
            <w:u w:val="single"/>
            <w:lang w:val="en-US"/>
          </w:rPr>
          <w:t>s</w:t>
        </w:r>
        <w:r w:rsidR="0087709E" w:rsidRPr="00DE1B49">
          <w:rPr>
            <w:i/>
            <w:color w:val="1155CC"/>
            <w:u w:val="single"/>
            <w:lang w:val="en-US"/>
          </w:rPr>
          <w:t>sumedFragment</w:t>
        </w:r>
        <w:proofErr w:type="spellEnd"/>
      </w:hyperlink>
      <w:r w:rsidR="0087709E" w:rsidRPr="00DE1B49">
        <w:rPr>
          <w:lang w:val="en-US"/>
        </w:rPr>
        <w:t xml:space="preserve"> and the other is </w:t>
      </w:r>
      <w:hyperlink w:anchor="_DeterminedFragment_(eu.excitement.t">
        <w:proofErr w:type="spellStart"/>
        <w:r w:rsidR="0087709E" w:rsidRPr="00DE1B49">
          <w:rPr>
            <w:i/>
            <w:color w:val="1155CC"/>
            <w:u w:val="single"/>
            <w:lang w:val="en-US"/>
          </w:rPr>
          <w:t>determinedFragment</w:t>
        </w:r>
        <w:proofErr w:type="spellEnd"/>
      </w:hyperlink>
      <w:r w:rsidR="0087709E" w:rsidRPr="00DE1B49">
        <w:rPr>
          <w:lang w:val="en-US"/>
        </w:rPr>
        <w:t>. An assumed fragment represents the belief of the caller who prepared the input</w:t>
      </w:r>
      <w:r w:rsidR="008F18C0">
        <w:rPr>
          <w:lang w:val="en-US"/>
        </w:rPr>
        <w:t xml:space="preserve">, </w:t>
      </w:r>
      <w:r w:rsidR="0087709E" w:rsidRPr="00DE1B49">
        <w:rPr>
          <w:lang w:val="en-US"/>
        </w:rPr>
        <w:t xml:space="preserve">while </w:t>
      </w:r>
      <w:proofErr w:type="spellStart"/>
      <w:r w:rsidR="0087709E" w:rsidRPr="00DE1B49">
        <w:rPr>
          <w:i/>
          <w:lang w:val="en-US"/>
        </w:rPr>
        <w:t>determinedFragment</w:t>
      </w:r>
      <w:proofErr w:type="spellEnd"/>
      <w:r w:rsidR="0087709E" w:rsidRPr="00DE1B49">
        <w:rPr>
          <w:lang w:val="en-US"/>
        </w:rPr>
        <w:t xml:space="preserve"> represents the decision of the </w:t>
      </w:r>
      <w:proofErr w:type="spellStart"/>
      <w:r w:rsidR="0087709E" w:rsidRPr="00DE1B49">
        <w:rPr>
          <w:i/>
          <w:lang w:val="en-US"/>
        </w:rPr>
        <w:t>FragmentAnnotator</w:t>
      </w:r>
      <w:proofErr w:type="spellEnd"/>
      <w:r w:rsidR="0087709E" w:rsidRPr="00DE1B49">
        <w:rPr>
          <w:lang w:val="en-US"/>
        </w:rPr>
        <w:t xml:space="preserve"> (an instance of this interface). The fragment annotator may use and rely on the assumed fragment annotation as evidence, or feature. But in general, it does not blindly follow it. </w:t>
      </w:r>
      <w:proofErr w:type="spellStart"/>
      <w:proofErr w:type="gramStart"/>
      <w:r w:rsidR="0087709E" w:rsidRPr="00DE1B49">
        <w:rPr>
          <w:i/>
          <w:lang w:val="en-US"/>
        </w:rPr>
        <w:t>determinedFragment</w:t>
      </w:r>
      <w:proofErr w:type="spellEnd"/>
      <w:proofErr w:type="gramEnd"/>
      <w:r w:rsidR="0087709E" w:rsidRPr="00DE1B49">
        <w:rPr>
          <w:lang w:val="en-US"/>
        </w:rPr>
        <w:t xml:space="preserve"> annotations are the output of this module, and will be used as the “real” fragments in the downstream modules. </w:t>
      </w:r>
    </w:p>
    <w:p w:rsidR="0087709E" w:rsidRPr="00DE1B49" w:rsidRDefault="0087709E" w:rsidP="0087709E">
      <w:pPr>
        <w:rPr>
          <w:lang w:val="en-US"/>
        </w:rPr>
      </w:pPr>
    </w:p>
    <w:p w:rsidR="0087709E" w:rsidRPr="00DE1B49" w:rsidRDefault="0087709E" w:rsidP="0087709E">
      <w:pPr>
        <w:rPr>
          <w:lang w:val="en-US"/>
        </w:rPr>
      </w:pPr>
      <w:r w:rsidRPr="00DE1B49">
        <w:rPr>
          <w:lang w:val="en-US"/>
        </w:rPr>
        <w:t>Thus, Fragment Annotat</w:t>
      </w:r>
      <w:r w:rsidR="00004F99">
        <w:rPr>
          <w:lang w:val="en-US"/>
        </w:rPr>
        <w:t xml:space="preserve">or </w:t>
      </w:r>
      <w:r w:rsidR="008F18C0">
        <w:rPr>
          <w:lang w:val="en-US"/>
        </w:rPr>
        <w:t>consumes as</w:t>
      </w:r>
      <w:r w:rsidRPr="00DE1B49">
        <w:rPr>
          <w:lang w:val="en-US"/>
        </w:rPr>
        <w:t xml:space="preserve"> its input </w:t>
      </w:r>
      <w:r w:rsidR="00004F99">
        <w:rPr>
          <w:lang w:val="en-US"/>
        </w:rPr>
        <w:t xml:space="preserve">an </w:t>
      </w:r>
      <w:r w:rsidRPr="00DE1B49">
        <w:rPr>
          <w:lang w:val="en-US"/>
        </w:rPr>
        <w:t>interaction and optional assumed fra</w:t>
      </w:r>
      <w:r w:rsidRPr="00DE1B49">
        <w:rPr>
          <w:lang w:val="en-US"/>
        </w:rPr>
        <w:t>g</w:t>
      </w:r>
      <w:r w:rsidRPr="00DE1B49">
        <w:rPr>
          <w:lang w:val="en-US"/>
        </w:rPr>
        <w:t xml:space="preserve">ment annotations. The output is determined fragments, which work as the final decision of fragments. </w:t>
      </w:r>
    </w:p>
    <w:p w:rsidR="0087709E" w:rsidRPr="00DE1B49" w:rsidRDefault="0087709E" w:rsidP="0066664F">
      <w:pPr>
        <w:pStyle w:val="berschrift4"/>
      </w:pPr>
      <w:bookmarkStart w:id="1008" w:name="h.bwaa31qhpksp" w:colFirst="0" w:colLast="0"/>
      <w:bookmarkEnd w:id="1008"/>
      <w:r w:rsidRPr="00DE1B49">
        <w:t>API Methods</w:t>
      </w:r>
    </w:p>
    <w:p w:rsidR="0087709E" w:rsidRPr="00DE1B49" w:rsidRDefault="008F18C0" w:rsidP="0087709E">
      <w:pPr>
        <w:rPr>
          <w:lang w:val="en-US"/>
        </w:rPr>
      </w:pPr>
      <w:r w:rsidRPr="00DE1B49">
        <w:rPr>
          <w:rFonts w:eastAsia="Arial"/>
        </w:rPr>
        <w:t>The interface contains one method</w:t>
      </w:r>
      <w:r>
        <w:rPr>
          <w:lang w:val="en-US"/>
        </w:rPr>
        <w:t>, for adding (determined) fragment annotation to the gi</w:t>
      </w:r>
      <w:r>
        <w:rPr>
          <w:lang w:val="en-US"/>
        </w:rPr>
        <w:t>v</w:t>
      </w:r>
      <w:r>
        <w:rPr>
          <w:lang w:val="en-US"/>
        </w:rPr>
        <w:t>en CAS.</w:t>
      </w:r>
    </w:p>
    <w:p w:rsidR="0087709E" w:rsidRPr="00DE1B49" w:rsidRDefault="0087709E" w:rsidP="00675094">
      <w:pPr>
        <w:numPr>
          <w:ilvl w:val="0"/>
          <w:numId w:val="53"/>
        </w:numPr>
        <w:spacing w:line="276" w:lineRule="auto"/>
        <w:ind w:hanging="359"/>
        <w:rPr>
          <w:lang w:val="en-US"/>
        </w:rPr>
      </w:pPr>
      <w:r w:rsidRPr="00DE1B49">
        <w:rPr>
          <w:i/>
          <w:lang w:val="en-US"/>
        </w:rPr>
        <w:t xml:space="preserve">void </w:t>
      </w:r>
      <w:proofErr w:type="spellStart"/>
      <w:r w:rsidRPr="00DE1B49">
        <w:rPr>
          <w:i/>
          <w:lang w:val="en-US"/>
        </w:rPr>
        <w:t>annotateFragments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FragmentAnnotatorException</w:t>
      </w:r>
      <w:proofErr w:type="spellEnd"/>
    </w:p>
    <w:p w:rsidR="0087709E" w:rsidRPr="00DE1B49" w:rsidRDefault="00C64949" w:rsidP="00675094">
      <w:pPr>
        <w:numPr>
          <w:ilvl w:val="1"/>
          <w:numId w:val="53"/>
        </w:numPr>
        <w:spacing w:line="276" w:lineRule="auto"/>
        <w:ind w:hanging="359"/>
        <w:rPr>
          <w:lang w:val="en-US"/>
        </w:rPr>
      </w:pPr>
      <w:r>
        <w:rPr>
          <w:lang w:val="en-US"/>
        </w:rPr>
        <w:t xml:space="preserve">@param text </w:t>
      </w:r>
      <w:r w:rsidR="00B77A1E">
        <w:rPr>
          <w:lang w:val="en-US"/>
        </w:rPr>
        <w:t>–</w:t>
      </w:r>
      <w:r w:rsidR="0087709E" w:rsidRPr="00DE1B49">
        <w:rPr>
          <w:lang w:val="en-US"/>
        </w:rPr>
        <w:t xml:space="preserve"> </w:t>
      </w:r>
      <w:proofErr w:type="spellStart"/>
      <w:r w:rsidR="0087709E" w:rsidRPr="00EE16C7">
        <w:rPr>
          <w:lang w:val="en-US"/>
        </w:rPr>
        <w:t>JCas</w:t>
      </w:r>
      <w:proofErr w:type="spellEnd"/>
      <w:r w:rsidR="0087709E" w:rsidRPr="00DE1B49">
        <w:rPr>
          <w:lang w:val="en-US"/>
        </w:rPr>
        <w:t xml:space="preserve"> with text and metadata. It may additionally hold </w:t>
      </w:r>
      <w:proofErr w:type="spellStart"/>
      <w:r w:rsidR="0087709E" w:rsidRPr="00DE1B49">
        <w:rPr>
          <w:lang w:val="en-US"/>
        </w:rPr>
        <w:t>a</w:t>
      </w:r>
      <w:r w:rsidR="0087709E" w:rsidRPr="00DE1B49">
        <w:rPr>
          <w:lang w:val="en-US"/>
        </w:rPr>
        <w:t>s</w:t>
      </w:r>
      <w:r w:rsidR="0087709E" w:rsidRPr="00DE1B49">
        <w:rPr>
          <w:lang w:val="en-US"/>
        </w:rPr>
        <w:t>sumedFragment</w:t>
      </w:r>
      <w:proofErr w:type="spellEnd"/>
      <w:r w:rsidR="0087709E" w:rsidRPr="00DE1B49">
        <w:rPr>
          <w:lang w:val="en-US"/>
        </w:rPr>
        <w:t xml:space="preserve"> annotation. </w:t>
      </w:r>
    </w:p>
    <w:p w:rsidR="0087709E" w:rsidRPr="00DE1B49" w:rsidRDefault="0087709E" w:rsidP="00675094">
      <w:pPr>
        <w:numPr>
          <w:ilvl w:val="1"/>
          <w:numId w:val="53"/>
        </w:numPr>
        <w:spacing w:line="276" w:lineRule="auto"/>
        <w:ind w:hanging="359"/>
        <w:rPr>
          <w:lang w:val="en-US"/>
        </w:rPr>
      </w:pPr>
      <w:r w:rsidRPr="00DE1B49">
        <w:rPr>
          <w:lang w:val="en-US"/>
        </w:rPr>
        <w:t>@return</w:t>
      </w:r>
      <w:r w:rsidR="00C64949">
        <w:rPr>
          <w:lang w:val="en-US"/>
        </w:rPr>
        <w:t xml:space="preserve"> </w:t>
      </w:r>
      <w:r w:rsidR="00B77A1E">
        <w:rPr>
          <w:lang w:val="en-US"/>
        </w:rPr>
        <w:t>–</w:t>
      </w:r>
      <w:r w:rsidRPr="00DE1B49">
        <w:rPr>
          <w:lang w:val="en-US"/>
        </w:rPr>
        <w:t xml:space="preserve"> </w:t>
      </w:r>
      <w:r w:rsidR="008F18C0">
        <w:rPr>
          <w:lang w:val="en-US"/>
        </w:rPr>
        <w:t xml:space="preserve">the </w:t>
      </w:r>
      <w:proofErr w:type="gramStart"/>
      <w:r w:rsidR="008F18C0">
        <w:rPr>
          <w:lang w:val="en-US"/>
        </w:rPr>
        <w:t>method</w:t>
      </w:r>
      <w:r w:rsidR="008F18C0" w:rsidRPr="00DE1B49">
        <w:rPr>
          <w:lang w:val="en-US"/>
        </w:rPr>
        <w:t xml:space="preserve"> </w:t>
      </w:r>
      <w:r w:rsidRPr="00DE1B49">
        <w:rPr>
          <w:lang w:val="en-US"/>
        </w:rPr>
        <w:t xml:space="preserve"> returns</w:t>
      </w:r>
      <w:proofErr w:type="gramEnd"/>
      <w:r w:rsidRPr="00DE1B49">
        <w:rPr>
          <w:lang w:val="en-US"/>
        </w:rPr>
        <w:t xml:space="preserve"> nothing. But the argument </w:t>
      </w:r>
      <w:proofErr w:type="spellStart"/>
      <w:r w:rsidRPr="00DE1B49">
        <w:rPr>
          <w:lang w:val="en-US"/>
        </w:rPr>
        <w:t>JCas</w:t>
      </w:r>
      <w:proofErr w:type="spellEnd"/>
      <w:r w:rsidRPr="00DE1B49">
        <w:rPr>
          <w:lang w:val="en-US"/>
        </w:rPr>
        <w:t xml:space="preserve"> text is e</w:t>
      </w:r>
      <w:r w:rsidRPr="00DE1B49">
        <w:rPr>
          <w:lang w:val="en-US"/>
        </w:rPr>
        <w:t>n</w:t>
      </w:r>
      <w:r w:rsidRPr="00DE1B49">
        <w:rPr>
          <w:lang w:val="en-US"/>
        </w:rPr>
        <w:t xml:space="preserve">riched with real (determined) fragment annotations. </w:t>
      </w:r>
    </w:p>
    <w:p w:rsidR="0087709E" w:rsidRPr="00DE1B49" w:rsidRDefault="00C64949" w:rsidP="00675094">
      <w:pPr>
        <w:numPr>
          <w:ilvl w:val="1"/>
          <w:numId w:val="53"/>
        </w:numPr>
        <w:spacing w:line="276" w:lineRule="auto"/>
        <w:ind w:hanging="359"/>
        <w:rPr>
          <w:lang w:val="en-US"/>
        </w:rPr>
      </w:pPr>
      <w:r>
        <w:rPr>
          <w:lang w:val="en-US"/>
        </w:rPr>
        <w:t>@throws (</w:t>
      </w:r>
      <w:proofErr w:type="spellStart"/>
      <w:r>
        <w:rPr>
          <w:lang w:val="en-US"/>
        </w:rPr>
        <w:t>FragmentAnnotatorException</w:t>
      </w:r>
      <w:proofErr w:type="spellEnd"/>
      <w:r>
        <w:rPr>
          <w:lang w:val="en-US"/>
        </w:rPr>
        <w:t>)</w:t>
      </w:r>
      <w:r w:rsidR="0087709E" w:rsidRPr="00DE1B49">
        <w:rPr>
          <w:lang w:val="en-US"/>
        </w:rPr>
        <w:t xml:space="preserve"> if any needed data is missing in the </w:t>
      </w:r>
      <w:proofErr w:type="spellStart"/>
      <w:proofErr w:type="gramStart"/>
      <w:r w:rsidR="0087709E" w:rsidRPr="00DE1B49">
        <w:rPr>
          <w:lang w:val="en-US"/>
        </w:rPr>
        <w:t>JCas</w:t>
      </w:r>
      <w:proofErr w:type="spellEnd"/>
      <w:r w:rsidR="0087709E" w:rsidRPr="00DE1B49">
        <w:rPr>
          <w:lang w:val="en-US"/>
        </w:rPr>
        <w:t>,</w:t>
      </w:r>
      <w:proofErr w:type="gramEnd"/>
      <w:r w:rsidR="0087709E" w:rsidRPr="00DE1B49">
        <w:rPr>
          <w:lang w:val="en-US"/>
        </w:rPr>
        <w:t xml:space="preserve"> or if the module ca</w:t>
      </w:r>
      <w:r w:rsidR="008F18C0">
        <w:rPr>
          <w:lang w:val="en-US"/>
        </w:rPr>
        <w:t>nnot</w:t>
      </w:r>
      <w:r w:rsidR="0087709E" w:rsidRPr="00DE1B49">
        <w:rPr>
          <w:lang w:val="en-US"/>
        </w:rPr>
        <w:t xml:space="preserve"> successfully annotate the determined fragment. </w:t>
      </w:r>
    </w:p>
    <w:p w:rsidR="0087709E" w:rsidRPr="00DE1B49" w:rsidRDefault="0087709E" w:rsidP="006C3E1B">
      <w:pPr>
        <w:pStyle w:val="berschrift4"/>
      </w:pPr>
      <w:bookmarkStart w:id="1009" w:name="h.uvqtygdittc6" w:colFirst="0" w:colLast="0"/>
      <w:bookmarkEnd w:id="1009"/>
      <w:r w:rsidRPr="00DE1B49">
        <w:lastRenderedPageBreak/>
        <w:t xml:space="preserve">Related </w:t>
      </w:r>
      <w:r w:rsidR="005E31BF">
        <w:t>D</w:t>
      </w:r>
      <w:r w:rsidRPr="00DE1B49">
        <w:t xml:space="preserve">ata </w:t>
      </w:r>
      <w:r w:rsidR="005E31BF">
        <w:t>S</w:t>
      </w:r>
      <w:r w:rsidRPr="00DE1B49">
        <w:t xml:space="preserve">tructure &amp; </w:t>
      </w:r>
      <w:r w:rsidR="005E31BF">
        <w:t>O</w:t>
      </w:r>
      <w:r w:rsidRPr="00DE1B49">
        <w:t xml:space="preserve">ther </w:t>
      </w:r>
      <w:r w:rsidR="005E31BF">
        <w:t>N</w:t>
      </w:r>
      <w:r w:rsidRPr="00DE1B49">
        <w:t xml:space="preserve">otes </w:t>
      </w:r>
    </w:p>
    <w:p w:rsidR="0087709E" w:rsidRPr="00DE1B49" w:rsidRDefault="0087709E" w:rsidP="0087709E">
      <w:pPr>
        <w:rPr>
          <w:lang w:val="en-US"/>
        </w:rPr>
      </w:pPr>
      <w:r w:rsidRPr="00DE1B49">
        <w:rPr>
          <w:lang w:val="en-US"/>
        </w:rPr>
        <w:t>Each fragment a</w:t>
      </w:r>
      <w:r w:rsidR="00004F99">
        <w:rPr>
          <w:lang w:val="en-US"/>
        </w:rPr>
        <w:t xml:space="preserve">nnotation </w:t>
      </w:r>
      <w:r w:rsidR="009F7FD9">
        <w:rPr>
          <w:lang w:val="en-US"/>
        </w:rPr>
        <w:t>can be non-contig</w:t>
      </w:r>
      <w:r w:rsidR="00004F99">
        <w:rPr>
          <w:lang w:val="en-US"/>
        </w:rPr>
        <w:t>uous</w:t>
      </w:r>
      <w:r w:rsidRPr="00DE1B49">
        <w:rPr>
          <w:lang w:val="en-US"/>
        </w:rPr>
        <w:t xml:space="preserve"> (check</w:t>
      </w:r>
      <w:r w:rsidR="00004F99">
        <w:rPr>
          <w:lang w:val="en-US"/>
        </w:rPr>
        <w:t xml:space="preserve"> the</w:t>
      </w:r>
      <w:r w:rsidR="00E91608">
        <w:rPr>
          <w:lang w:val="en-US"/>
        </w:rPr>
        <w:t xml:space="preserve"> type definition</w:t>
      </w:r>
      <w:r w:rsidRPr="00DE1B49">
        <w:rPr>
          <w:lang w:val="en-US"/>
        </w:rPr>
        <w:t xml:space="preserve"> </w:t>
      </w:r>
      <w:r w:rsidR="00E91608">
        <w:rPr>
          <w:lang w:val="en-US"/>
        </w:rPr>
        <w:t xml:space="preserve">in section </w:t>
      </w:r>
      <w:r w:rsidR="006C1AF3">
        <w:rPr>
          <w:lang w:val="en-US"/>
        </w:rPr>
        <w:fldChar w:fldCharType="begin"/>
      </w:r>
      <w:r w:rsidR="00E91608">
        <w:rPr>
          <w:lang w:val="en-US"/>
        </w:rPr>
        <w:instrText xml:space="preserve"> REF _Ref359919878 \r \h </w:instrText>
      </w:r>
      <w:r w:rsidR="006C1AF3">
        <w:rPr>
          <w:lang w:val="en-US"/>
        </w:rPr>
      </w:r>
      <w:r w:rsidR="006C1AF3">
        <w:rPr>
          <w:lang w:val="en-US"/>
        </w:rPr>
        <w:fldChar w:fldCharType="separate"/>
      </w:r>
      <w:r w:rsidR="000F0841">
        <w:rPr>
          <w:lang w:val="en-US"/>
        </w:rPr>
        <w:t>4.2.2</w:t>
      </w:r>
      <w:r w:rsidR="006C1AF3">
        <w:rPr>
          <w:lang w:val="en-US"/>
        </w:rPr>
        <w:fldChar w:fldCharType="end"/>
      </w:r>
      <w:r w:rsidR="00E91608">
        <w:rPr>
          <w:lang w:val="en-US"/>
        </w:rPr>
        <w:t xml:space="preserve"> </w:t>
      </w:r>
      <w:r w:rsidR="00004F99">
        <w:rPr>
          <w:lang w:val="en-US"/>
        </w:rPr>
        <w:t xml:space="preserve">to see </w:t>
      </w:r>
      <w:r w:rsidRPr="00DE1B49">
        <w:rPr>
          <w:lang w:val="en-US"/>
        </w:rPr>
        <w:t xml:space="preserve">how this is represented in the annotation.) </w:t>
      </w:r>
    </w:p>
    <w:p w:rsidR="0087709E" w:rsidRPr="00DE1B49" w:rsidRDefault="0087709E" w:rsidP="0087709E">
      <w:pPr>
        <w:rPr>
          <w:lang w:val="en-US"/>
        </w:rPr>
      </w:pPr>
    </w:p>
    <w:p w:rsidR="00570204" w:rsidRPr="00DE1B49" w:rsidRDefault="00570204" w:rsidP="00570204">
      <w:pPr>
        <w:rPr>
          <w:lang w:val="en-US"/>
        </w:rPr>
      </w:pPr>
      <w:r w:rsidRPr="00DE1B49">
        <w:rPr>
          <w:lang w:val="en-US"/>
        </w:rPr>
        <w:t xml:space="preserve">The </w:t>
      </w:r>
      <w:r>
        <w:rPr>
          <w:lang w:val="en-US"/>
        </w:rPr>
        <w:t xml:space="preserve">specific </w:t>
      </w:r>
      <w:r w:rsidRPr="00DE1B49">
        <w:rPr>
          <w:lang w:val="en-US"/>
        </w:rPr>
        <w:t>implementation</w:t>
      </w:r>
      <w:r>
        <w:rPr>
          <w:lang w:val="en-US"/>
        </w:rPr>
        <w:t>s</w:t>
      </w:r>
      <w:r w:rsidRPr="00DE1B49">
        <w:rPr>
          <w:lang w:val="en-US"/>
        </w:rPr>
        <w:t xml:space="preserve"> of this module may call an LAP pipeline. </w:t>
      </w:r>
      <w:r w:rsidR="00BF26A7" w:rsidRPr="00DE1B49">
        <w:rPr>
          <w:lang w:val="en-US"/>
        </w:rPr>
        <w:t xml:space="preserve">The implementations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BF26A7">
        <w:rPr>
          <w:i/>
          <w:lang w:val="en-US"/>
        </w:rPr>
        <w:t>fragmentannotator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_Ref359922776 \r \h </w:instrText>
      </w:r>
      <w:r w:rsidR="006C1AF3">
        <w:rPr>
          <w:lang w:val="en-US"/>
        </w:rPr>
      </w:r>
      <w:r w:rsidR="006C1AF3">
        <w:rPr>
          <w:lang w:val="en-US"/>
        </w:rPr>
        <w:fldChar w:fldCharType="separate"/>
      </w:r>
      <w:r w:rsidR="000F0841">
        <w:rPr>
          <w:lang w:val="en-US"/>
        </w:rPr>
        <w:t>6.1.1</w:t>
      </w:r>
      <w:r w:rsidR="006C1AF3">
        <w:rPr>
          <w:lang w:val="en-US"/>
        </w:rPr>
        <w:fldChar w:fldCharType="end"/>
      </w:r>
      <w:r w:rsidR="0050001B">
        <w:rPr>
          <w:lang w:val="en-US"/>
        </w:rPr>
        <w:t>.</w:t>
      </w:r>
    </w:p>
    <w:p w:rsidR="0087709E" w:rsidRPr="00DE1B49" w:rsidRDefault="00004F99" w:rsidP="0087709E">
      <w:pPr>
        <w:rPr>
          <w:lang w:val="en-US"/>
        </w:rPr>
      </w:pPr>
      <w:r>
        <w:rPr>
          <w:lang w:val="en-US"/>
        </w:rPr>
        <w:t>Any n</w:t>
      </w:r>
      <w:r w:rsidR="0087709E" w:rsidRPr="00DE1B49">
        <w:rPr>
          <w:lang w:val="en-US"/>
        </w:rPr>
        <w:t>ew implementation of this module should consider extending</w:t>
      </w:r>
      <w:r>
        <w:rPr>
          <w:lang w:val="en-US"/>
        </w:rPr>
        <w:t xml:space="preserve"> the</w:t>
      </w:r>
      <w:r w:rsidR="0087709E" w:rsidRPr="00DE1B49">
        <w:rPr>
          <w:lang w:val="en-US"/>
        </w:rPr>
        <w:t xml:space="preserve"> </w:t>
      </w:r>
      <w:proofErr w:type="spellStart"/>
      <w:r w:rsidR="0087709E" w:rsidRPr="00DE1B49">
        <w:rPr>
          <w:i/>
          <w:lang w:val="en-US"/>
        </w:rPr>
        <w:t>AbstractFra</w:t>
      </w:r>
      <w:r w:rsidR="0087709E" w:rsidRPr="00DE1B49">
        <w:rPr>
          <w:i/>
          <w:lang w:val="en-US"/>
        </w:rPr>
        <w:t>g</w:t>
      </w:r>
      <w:r w:rsidR="0087709E" w:rsidRPr="00DE1B49">
        <w:rPr>
          <w:i/>
          <w:lang w:val="en-US"/>
        </w:rPr>
        <w:t>mentAnnotator</w:t>
      </w:r>
      <w:proofErr w:type="spellEnd"/>
      <w:r w:rsidR="0087709E" w:rsidRPr="00DE1B49">
        <w:rPr>
          <w:lang w:val="en-US"/>
        </w:rPr>
        <w:t xml:space="preserve"> class. It forces the implementation to expose </w:t>
      </w:r>
      <w:r>
        <w:rPr>
          <w:lang w:val="en-US"/>
        </w:rPr>
        <w:t>LAP</w:t>
      </w:r>
      <w:r w:rsidR="0087709E" w:rsidRPr="00DE1B49">
        <w:rPr>
          <w:lang w:val="en-US"/>
        </w:rPr>
        <w:t xml:space="preserve"> in the constructor. </w:t>
      </w:r>
      <w:r w:rsidR="00570204" w:rsidRPr="00DE1B49">
        <w:rPr>
          <w:lang w:val="en-US"/>
        </w:rPr>
        <w:t>Also, any additional configurable parameters of this module implementation sh</w:t>
      </w:r>
      <w:r w:rsidR="00570204">
        <w:rPr>
          <w:lang w:val="en-US"/>
        </w:rPr>
        <w:t>ould be clearly exposed in the c</w:t>
      </w:r>
      <w:r w:rsidR="00570204" w:rsidRPr="00DE1B49">
        <w:rPr>
          <w:lang w:val="en-US"/>
        </w:rPr>
        <w:t>onstructor.</w:t>
      </w:r>
    </w:p>
    <w:p w:rsidR="0092670E" w:rsidRDefault="005E31BF" w:rsidP="006C3E1B">
      <w:pPr>
        <w:pStyle w:val="berschrift3"/>
      </w:pPr>
      <w:bookmarkStart w:id="1010" w:name="h.j4iwhnclq52y" w:colFirst="0" w:colLast="0"/>
      <w:bookmarkStart w:id="1011" w:name="_Modifier_Annotator_module:"/>
      <w:bookmarkStart w:id="1012" w:name="_Toc405809970"/>
      <w:bookmarkEnd w:id="1010"/>
      <w:bookmarkEnd w:id="1011"/>
      <w:r>
        <w:t>Modifier Annotator M</w:t>
      </w:r>
      <w:r w:rsidR="0087709E" w:rsidRPr="00DE1B49">
        <w:t>odule</w:t>
      </w:r>
      <w:r w:rsidR="0092670E">
        <w:t>s</w:t>
      </w:r>
      <w:r w:rsidR="0087709E" w:rsidRPr="00DE1B49">
        <w:t>:</w:t>
      </w:r>
      <w:bookmarkEnd w:id="1012"/>
      <w:r w:rsidR="0087709E" w:rsidRPr="00DE1B49">
        <w:t xml:space="preserve"> </w:t>
      </w:r>
    </w:p>
    <w:p w:rsidR="0087709E" w:rsidRPr="00DE1B49" w:rsidRDefault="0087709E" w:rsidP="00CC6C55">
      <w:pPr>
        <w:pStyle w:val="berschrift4"/>
      </w:pPr>
      <w:proofErr w:type="gramStart"/>
      <w:r w:rsidRPr="00DE1B49">
        <w:t>interface</w:t>
      </w:r>
      <w:proofErr w:type="gramEnd"/>
      <w:r w:rsidRPr="00DE1B49">
        <w:t xml:space="preserve"> </w:t>
      </w:r>
      <w:proofErr w:type="spellStart"/>
      <w:r w:rsidRPr="00DE1B49">
        <w:rPr>
          <w:i/>
        </w:rPr>
        <w:t>ModifierAnnotator</w:t>
      </w:r>
      <w:proofErr w:type="spellEnd"/>
      <w:r w:rsidRPr="00DE1B49">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p>
    <w:p w:rsidR="0087709E" w:rsidRPr="00DE1B49" w:rsidRDefault="0087709E" w:rsidP="00CC6C55">
      <w:pPr>
        <w:pStyle w:val="berschrift5"/>
      </w:pPr>
      <w:bookmarkStart w:id="1013" w:name="h.nl38de7j1219" w:colFirst="0" w:colLast="0"/>
      <w:bookmarkEnd w:id="1013"/>
      <w:r w:rsidRPr="00DE1B49">
        <w:t xml:space="preserve">General Description  </w:t>
      </w:r>
    </w:p>
    <w:p w:rsidR="0087709E" w:rsidRPr="00DE1B49" w:rsidRDefault="0087709E" w:rsidP="0087709E">
      <w:pPr>
        <w:rPr>
          <w:lang w:val="en-US"/>
        </w:rPr>
      </w:pPr>
      <w:r w:rsidRPr="00DE1B49">
        <w:rPr>
          <w:lang w:val="en-US"/>
        </w:rPr>
        <w:t xml:space="preserve">As described in </w:t>
      </w:r>
      <w:r w:rsidR="00E91608">
        <w:rPr>
          <w:lang w:val="en-US"/>
        </w:rPr>
        <w:t xml:space="preserve">section </w:t>
      </w:r>
      <w:r w:rsidR="006C1AF3">
        <w:rPr>
          <w:lang w:val="en-US"/>
        </w:rPr>
        <w:fldChar w:fldCharType="begin"/>
      </w:r>
      <w:r w:rsidR="00E91608">
        <w:rPr>
          <w:lang w:val="en-US"/>
        </w:rPr>
        <w:instrText xml:space="preserve"> REF _Ref359919896 \r \h </w:instrText>
      </w:r>
      <w:r w:rsidR="006C1AF3">
        <w:rPr>
          <w:lang w:val="en-US"/>
        </w:rPr>
      </w:r>
      <w:r w:rsidR="006C1AF3">
        <w:rPr>
          <w:lang w:val="en-US"/>
        </w:rPr>
        <w:fldChar w:fldCharType="separate"/>
      </w:r>
      <w:r w:rsidR="000F0841">
        <w:rPr>
          <w:lang w:val="en-US"/>
        </w:rPr>
        <w:t>2.1.3</w:t>
      </w:r>
      <w:r w:rsidR="006C1AF3">
        <w:rPr>
          <w:lang w:val="en-US"/>
        </w:rPr>
        <w:fldChar w:fldCharType="end"/>
      </w:r>
      <w:r w:rsidR="00541D00">
        <w:rPr>
          <w:lang w:val="en-US"/>
        </w:rPr>
        <w:t xml:space="preserve">, </w:t>
      </w:r>
      <w:r w:rsidRPr="00DE1B49">
        <w:rPr>
          <w:lang w:val="en-US"/>
        </w:rPr>
        <w:t>a modifier annotator annotates</w:t>
      </w:r>
      <w:r w:rsidR="00004F99">
        <w:rPr>
          <w:lang w:val="en-US"/>
        </w:rPr>
        <w:t xml:space="preserve"> any</w:t>
      </w:r>
      <w:r w:rsidRPr="00DE1B49">
        <w:rPr>
          <w:lang w:val="en-US"/>
        </w:rPr>
        <w:t xml:space="preserve"> “non-essential” part of a statement (fragment) as </w:t>
      </w:r>
      <w:r w:rsidRPr="007E7ED7">
        <w:rPr>
          <w:i/>
          <w:lang w:val="en-US"/>
        </w:rPr>
        <w:t>modifier</w:t>
      </w:r>
      <w:r w:rsidRPr="00DE1B49">
        <w:rPr>
          <w:lang w:val="en-US"/>
        </w:rPr>
        <w:t xml:space="preserve">. The term may be a bit misleading, since modifier </w:t>
      </w:r>
      <w:r w:rsidR="00004F99">
        <w:rPr>
          <w:lang w:val="en-US"/>
        </w:rPr>
        <w:t>does</w:t>
      </w:r>
      <w:r w:rsidRPr="00DE1B49">
        <w:rPr>
          <w:lang w:val="en-US"/>
        </w:rPr>
        <w:t xml:space="preserve"> not </w:t>
      </w:r>
      <w:r w:rsidR="00A36C86">
        <w:rPr>
          <w:lang w:val="en-US"/>
        </w:rPr>
        <w:t xml:space="preserve">necessarily </w:t>
      </w:r>
      <w:r w:rsidR="00004F99">
        <w:rPr>
          <w:lang w:val="en-US"/>
        </w:rPr>
        <w:t>refer to a syntactic</w:t>
      </w:r>
      <w:r w:rsidRPr="00DE1B49">
        <w:rPr>
          <w:lang w:val="en-US"/>
        </w:rPr>
        <w:t xml:space="preserve"> modifier</w:t>
      </w:r>
      <w:r w:rsidR="00A36C86">
        <w:rPr>
          <w:lang w:val="en-US"/>
        </w:rPr>
        <w:t>, but rather</w:t>
      </w:r>
      <w:r w:rsidR="00A36C86" w:rsidRPr="00DE1B49">
        <w:rPr>
          <w:lang w:val="en-US"/>
        </w:rPr>
        <w:t xml:space="preserve"> semantically to </w:t>
      </w:r>
      <w:r w:rsidR="00A36C86">
        <w:rPr>
          <w:lang w:val="en-US"/>
        </w:rPr>
        <w:t>a term, which modifies the meaning of the predicate of the statement or the meaning of its main arguments</w:t>
      </w:r>
      <w:r w:rsidR="00A43D2B">
        <w:rPr>
          <w:lang w:val="en-US"/>
        </w:rPr>
        <w:t xml:space="preserve"> (n</w:t>
      </w:r>
      <w:r w:rsidRPr="00DE1B49">
        <w:rPr>
          <w:lang w:val="en-US"/>
        </w:rPr>
        <w:t>on</w:t>
      </w:r>
      <w:r w:rsidR="00A43D2B">
        <w:rPr>
          <w:lang w:val="en-US"/>
        </w:rPr>
        <w:t>-</w:t>
      </w:r>
      <w:r w:rsidRPr="00DE1B49">
        <w:rPr>
          <w:lang w:val="en-US"/>
        </w:rPr>
        <w:t>essential arguments, conditions, etc</w:t>
      </w:r>
      <w:r w:rsidR="00EE16C7">
        <w:rPr>
          <w:lang w:val="en-US"/>
        </w:rPr>
        <w:t>.</w:t>
      </w:r>
      <w:r w:rsidRPr="00DE1B49">
        <w:rPr>
          <w:lang w:val="en-US"/>
        </w:rPr>
        <w:t xml:space="preserve">). </w:t>
      </w:r>
      <w:r w:rsidR="00004F99">
        <w:rPr>
          <w:lang w:val="en-US"/>
        </w:rPr>
        <w:t xml:space="preserve"> </w:t>
      </w:r>
      <w:r w:rsidR="007540A6">
        <w:rPr>
          <w:lang w:val="en-US"/>
        </w:rPr>
        <w:t>By using this term we follow the terminology defined in</w:t>
      </w:r>
      <w:r w:rsidR="007540A6" w:rsidRPr="00DE1B49">
        <w:rPr>
          <w:lang w:val="en-US"/>
        </w:rPr>
        <w:t xml:space="preserve"> WP2</w:t>
      </w:r>
      <w:r w:rsidRPr="00DE1B49">
        <w:rPr>
          <w:lang w:val="en-US"/>
        </w:rPr>
        <w:t xml:space="preserve">. </w:t>
      </w:r>
      <w:r w:rsidR="007540A6">
        <w:rPr>
          <w:lang w:val="en-US"/>
        </w:rPr>
        <w:t>Examples of modifiers can be found in section</w:t>
      </w:r>
      <w:r w:rsidR="00E91608">
        <w:rPr>
          <w:lang w:val="en-US"/>
        </w:rPr>
        <w:t xml:space="preserve"> </w:t>
      </w:r>
      <w:r w:rsidR="006C1AF3">
        <w:rPr>
          <w:lang w:val="en-US"/>
        </w:rPr>
        <w:fldChar w:fldCharType="begin"/>
      </w:r>
      <w:r w:rsidR="00E91608">
        <w:rPr>
          <w:lang w:val="en-US"/>
        </w:rPr>
        <w:instrText xml:space="preserve"> REF _Ref359919917 \r \h </w:instrText>
      </w:r>
      <w:r w:rsidR="006C1AF3">
        <w:rPr>
          <w:lang w:val="en-US"/>
        </w:rPr>
      </w:r>
      <w:r w:rsidR="006C1AF3">
        <w:rPr>
          <w:lang w:val="en-US"/>
        </w:rPr>
        <w:fldChar w:fldCharType="separate"/>
      </w:r>
      <w:r w:rsidR="000F0841">
        <w:rPr>
          <w:lang w:val="en-US"/>
        </w:rPr>
        <w:t>3.3.1</w:t>
      </w:r>
      <w:r w:rsidR="006C1AF3">
        <w:rPr>
          <w:lang w:val="en-US"/>
        </w:rPr>
        <w:fldChar w:fldCharType="end"/>
      </w:r>
      <w:r w:rsidR="007540A6">
        <w:rPr>
          <w:lang w:val="en-US"/>
        </w:rPr>
        <w:t>, as well as in WP2 document</w:t>
      </w:r>
      <w:r w:rsidR="007540A6">
        <w:rPr>
          <w:lang w:val="en-US"/>
        </w:rPr>
        <w:t>a</w:t>
      </w:r>
      <w:r w:rsidR="007540A6">
        <w:rPr>
          <w:lang w:val="en-US"/>
        </w:rPr>
        <w:t>tion</w:t>
      </w:r>
      <w:r w:rsidR="007540A6" w:rsidRPr="00DE1B49">
        <w:rPr>
          <w:lang w:val="en-US"/>
        </w:rPr>
        <w:t xml:space="preserve">. </w:t>
      </w:r>
      <w:r w:rsidRPr="00DE1B49">
        <w:rPr>
          <w:lang w:val="en-US"/>
        </w:rPr>
        <w:t xml:space="preserve"> </w:t>
      </w:r>
    </w:p>
    <w:p w:rsidR="0087709E" w:rsidRPr="00DE1B49" w:rsidRDefault="0087709E" w:rsidP="0087709E">
      <w:pPr>
        <w:rPr>
          <w:lang w:val="en-US"/>
        </w:rPr>
      </w:pPr>
    </w:p>
    <w:p w:rsidR="002D3E67" w:rsidRPr="00DE1B49" w:rsidRDefault="00004F99" w:rsidP="0087709E">
      <w:pPr>
        <w:rPr>
          <w:lang w:val="en-US"/>
        </w:rPr>
      </w:pPr>
      <w:r>
        <w:rPr>
          <w:lang w:val="en-US"/>
        </w:rPr>
        <w:t xml:space="preserve">A </w:t>
      </w:r>
      <w:r w:rsidR="00C65AF6">
        <w:rPr>
          <w:lang w:val="en-US"/>
        </w:rPr>
        <w:t>m</w:t>
      </w:r>
      <w:r w:rsidR="0087709E" w:rsidRPr="00DE1B49">
        <w:rPr>
          <w:lang w:val="en-US"/>
        </w:rPr>
        <w:t>odifier</w:t>
      </w:r>
      <w:r w:rsidR="00C65AF6">
        <w:rPr>
          <w:lang w:val="en-US"/>
        </w:rPr>
        <w:t xml:space="preserve"> a</w:t>
      </w:r>
      <w:r w:rsidR="0087709E" w:rsidRPr="00DE1B49">
        <w:rPr>
          <w:lang w:val="en-US"/>
        </w:rPr>
        <w:t>nnotator gets one input</w:t>
      </w:r>
      <w:r w:rsidR="002B35EB">
        <w:rPr>
          <w:lang w:val="en-US"/>
        </w:rPr>
        <w:t xml:space="preserve"> </w:t>
      </w:r>
      <w:r w:rsidR="0087709E" w:rsidRPr="00DE1B49">
        <w:rPr>
          <w:lang w:val="en-US"/>
        </w:rPr>
        <w:t>CAS</w:t>
      </w:r>
      <w:r w:rsidR="00BD493F">
        <w:rPr>
          <w:lang w:val="en-US"/>
        </w:rPr>
        <w:t xml:space="preserve">, which holds the corresponding </w:t>
      </w:r>
      <w:r w:rsidR="00BD493F" w:rsidRPr="00DE1B49">
        <w:rPr>
          <w:lang w:val="en-US"/>
        </w:rPr>
        <w:t>interaction</w:t>
      </w:r>
      <w:r w:rsidR="00BD493F">
        <w:rPr>
          <w:lang w:val="en-US"/>
        </w:rPr>
        <w:t xml:space="preserve"> with</w:t>
      </w:r>
      <w:r w:rsidR="0087709E" w:rsidRPr="00DE1B49">
        <w:rPr>
          <w:lang w:val="en-US"/>
        </w:rPr>
        <w:t xml:space="preserve"> fragment annotation, and annotates all modifier</w:t>
      </w:r>
      <w:r>
        <w:rPr>
          <w:lang w:val="en-US"/>
        </w:rPr>
        <w:t>s</w:t>
      </w:r>
      <w:r w:rsidR="0087709E" w:rsidRPr="00DE1B49">
        <w:rPr>
          <w:lang w:val="en-US"/>
        </w:rPr>
        <w:t xml:space="preserve"> found in the interaction. It uses </w:t>
      </w:r>
      <w:r>
        <w:rPr>
          <w:lang w:val="en-US"/>
        </w:rPr>
        <w:t xml:space="preserve">the </w:t>
      </w:r>
      <w:r w:rsidR="0087709E" w:rsidRPr="00DE1B49">
        <w:rPr>
          <w:lang w:val="en-US"/>
        </w:rPr>
        <w:t xml:space="preserve">TL type ModifierAnnotation to do this. </w:t>
      </w:r>
    </w:p>
    <w:p w:rsidR="0087709E" w:rsidRPr="00DE1B49" w:rsidRDefault="0087709E" w:rsidP="00CC6C55">
      <w:pPr>
        <w:pStyle w:val="berschrift5"/>
      </w:pPr>
      <w:bookmarkStart w:id="1014" w:name="h.q9j71ccptbh0" w:colFirst="0" w:colLast="0"/>
      <w:bookmarkEnd w:id="1014"/>
      <w:r w:rsidRPr="00DE1B49">
        <w:t>API Methods</w:t>
      </w:r>
    </w:p>
    <w:p w:rsidR="0087709E" w:rsidRPr="00DE1B49" w:rsidRDefault="00F7210E" w:rsidP="0087709E">
      <w:pPr>
        <w:rPr>
          <w:lang w:val="en-US"/>
        </w:rPr>
      </w:pPr>
      <w:r w:rsidRPr="00DE1B49">
        <w:rPr>
          <w:rFonts w:eastAsia="Arial"/>
        </w:rPr>
        <w:t>The interface contains one method</w:t>
      </w:r>
      <w:r>
        <w:rPr>
          <w:lang w:val="en-US"/>
        </w:rPr>
        <w:t>, for adding modifier annotation to the given CAS.</w:t>
      </w:r>
    </w:p>
    <w:p w:rsidR="0087709E" w:rsidRPr="00DE1B49" w:rsidRDefault="0087709E" w:rsidP="00675094">
      <w:pPr>
        <w:numPr>
          <w:ilvl w:val="0"/>
          <w:numId w:val="50"/>
        </w:numPr>
        <w:spacing w:line="276" w:lineRule="auto"/>
        <w:ind w:hanging="359"/>
        <w:rPr>
          <w:lang w:val="en-US"/>
        </w:rPr>
      </w:pPr>
      <w:r w:rsidRPr="00DE1B49">
        <w:rPr>
          <w:i/>
          <w:lang w:val="en-US"/>
        </w:rPr>
        <w:t xml:space="preserve">void </w:t>
      </w:r>
      <w:proofErr w:type="spellStart"/>
      <w:r w:rsidRPr="00DE1B49">
        <w:rPr>
          <w:i/>
          <w:lang w:val="en-US"/>
        </w:rPr>
        <w:t>annotateModifiers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ModifierAnnotatorException</w:t>
      </w:r>
      <w:proofErr w:type="spellEnd"/>
      <w:r w:rsidRPr="00DE1B49">
        <w:rPr>
          <w:i/>
          <w:lang w:val="en-US"/>
        </w:rPr>
        <w:t xml:space="preserve">; </w:t>
      </w:r>
    </w:p>
    <w:p w:rsidR="0087709E" w:rsidRPr="00C64949" w:rsidRDefault="0087709E" w:rsidP="00675094">
      <w:pPr>
        <w:numPr>
          <w:ilvl w:val="1"/>
          <w:numId w:val="50"/>
        </w:numPr>
        <w:spacing w:line="276" w:lineRule="auto"/>
        <w:ind w:hanging="359"/>
        <w:rPr>
          <w:lang w:val="en-US"/>
        </w:rPr>
      </w:pPr>
      <w:r w:rsidRPr="00DE1B49">
        <w:rPr>
          <w:lang w:val="en-US"/>
        </w:rPr>
        <w:t xml:space="preserve">@param </w:t>
      </w:r>
      <w:r w:rsidRPr="00C64949">
        <w:rPr>
          <w:lang w:val="en-US"/>
        </w:rPr>
        <w:t>text</w:t>
      </w:r>
      <w:r w:rsidR="00C64949" w:rsidRPr="00C64949">
        <w:rPr>
          <w:lang w:val="en-US"/>
        </w:rPr>
        <w:t xml:space="preserve"> </w:t>
      </w:r>
      <w:r w:rsidR="00B77A1E">
        <w:rPr>
          <w:lang w:val="en-US"/>
        </w:rPr>
        <w:t>–</w:t>
      </w:r>
      <w:r w:rsidRPr="00C64949">
        <w:rPr>
          <w:lang w:val="en-US"/>
        </w:rPr>
        <w:t xml:space="preserve"> a </w:t>
      </w:r>
      <w:proofErr w:type="spellStart"/>
      <w:r w:rsidRPr="00C64949">
        <w:rPr>
          <w:lang w:val="en-US"/>
        </w:rPr>
        <w:t>JCas</w:t>
      </w:r>
      <w:proofErr w:type="spellEnd"/>
      <w:r w:rsidRPr="00C64949">
        <w:rPr>
          <w:lang w:val="en-US"/>
        </w:rPr>
        <w:t xml:space="preserve"> with interaction text, metadata and determined fra</w:t>
      </w:r>
      <w:r w:rsidRPr="00C64949">
        <w:rPr>
          <w:lang w:val="en-US"/>
        </w:rPr>
        <w:t>g</w:t>
      </w:r>
      <w:r w:rsidRPr="00C64949">
        <w:rPr>
          <w:lang w:val="en-US"/>
        </w:rPr>
        <w:t xml:space="preserve">ment annotation(s). When successfully run, the input CAS </w:t>
      </w:r>
      <w:r w:rsidR="00E31180">
        <w:rPr>
          <w:lang w:val="en-US"/>
        </w:rPr>
        <w:t>is</w:t>
      </w:r>
      <w:r w:rsidRPr="00C64949">
        <w:rPr>
          <w:lang w:val="en-US"/>
        </w:rPr>
        <w:t xml:space="preserve"> enriched with modifier annotation(s). </w:t>
      </w:r>
    </w:p>
    <w:p w:rsidR="0087709E" w:rsidRPr="00C64949" w:rsidRDefault="0087709E" w:rsidP="00675094">
      <w:pPr>
        <w:numPr>
          <w:ilvl w:val="1"/>
          <w:numId w:val="50"/>
        </w:numPr>
        <w:spacing w:line="276" w:lineRule="auto"/>
        <w:ind w:hanging="359"/>
        <w:rPr>
          <w:lang w:val="en-US"/>
        </w:rPr>
      </w:pPr>
      <w:r w:rsidRPr="00C64949">
        <w:rPr>
          <w:lang w:val="en-US"/>
        </w:rPr>
        <w:t>@return</w:t>
      </w:r>
      <w:r w:rsidR="00C64949" w:rsidRPr="00C64949">
        <w:rPr>
          <w:lang w:val="en-US"/>
        </w:rPr>
        <w:t xml:space="preserve"> </w:t>
      </w:r>
      <w:r w:rsidR="00D518F4">
        <w:rPr>
          <w:lang w:val="en-US"/>
        </w:rPr>
        <w:t>–</w:t>
      </w:r>
      <w:r w:rsidRPr="00C64949">
        <w:rPr>
          <w:lang w:val="en-US"/>
        </w:rPr>
        <w:t xml:space="preserve"> </w:t>
      </w:r>
      <w:r w:rsidR="00D518F4">
        <w:rPr>
          <w:lang w:val="en-US"/>
        </w:rPr>
        <w:t xml:space="preserve">the method </w:t>
      </w:r>
      <w:r w:rsidRPr="00C64949">
        <w:rPr>
          <w:lang w:val="en-US"/>
        </w:rPr>
        <w:t xml:space="preserve">returns nothing. The input CAS is directly enriched. </w:t>
      </w:r>
    </w:p>
    <w:p w:rsidR="0087709E" w:rsidRPr="00DE1B49" w:rsidRDefault="0087709E" w:rsidP="00675094">
      <w:pPr>
        <w:numPr>
          <w:ilvl w:val="1"/>
          <w:numId w:val="50"/>
        </w:numPr>
        <w:spacing w:line="276" w:lineRule="auto"/>
        <w:ind w:hanging="359"/>
        <w:rPr>
          <w:lang w:val="en-US"/>
        </w:rPr>
      </w:pPr>
      <w:r w:rsidRPr="00C64949">
        <w:rPr>
          <w:lang w:val="en-US"/>
        </w:rPr>
        <w:lastRenderedPageBreak/>
        <w:t xml:space="preserve">@throws </w:t>
      </w:r>
      <w:proofErr w:type="spellStart"/>
      <w:proofErr w:type="gramStart"/>
      <w:r w:rsidRPr="00C64949">
        <w:rPr>
          <w:lang w:val="en-US"/>
        </w:rPr>
        <w:t>ModifierAnnotatorException</w:t>
      </w:r>
      <w:proofErr w:type="spellEnd"/>
      <w:r w:rsidRPr="00C64949">
        <w:rPr>
          <w:lang w:val="en-US"/>
        </w:rPr>
        <w:t xml:space="preserve">  if</w:t>
      </w:r>
      <w:proofErr w:type="gramEnd"/>
      <w:r w:rsidRPr="00C64949">
        <w:rPr>
          <w:lang w:val="en-US"/>
        </w:rPr>
        <w:t xml:space="preserve"> any of the needed data is missing in the inp</w:t>
      </w:r>
      <w:r w:rsidRPr="00DE1B49">
        <w:rPr>
          <w:lang w:val="en-US"/>
        </w:rPr>
        <w:t>ut CAS, or when the module could</w:t>
      </w:r>
      <w:r w:rsidR="00D518F4">
        <w:rPr>
          <w:lang w:val="en-US"/>
        </w:rPr>
        <w:t xml:space="preserve"> no</w:t>
      </w:r>
      <w:r w:rsidRPr="00DE1B49">
        <w:rPr>
          <w:lang w:val="en-US"/>
        </w:rPr>
        <w:t xml:space="preserve">t annotate the modifiers due to some failures. </w:t>
      </w:r>
    </w:p>
    <w:p w:rsidR="005E31BF" w:rsidRPr="00DE1B49" w:rsidRDefault="005E31BF" w:rsidP="00CC6C55">
      <w:pPr>
        <w:pStyle w:val="berschrift5"/>
      </w:pPr>
      <w:bookmarkStart w:id="1015" w:name="h.5zmwcw1eubo2" w:colFirst="0" w:colLast="0"/>
      <w:bookmarkEnd w:id="1015"/>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F3ACE" w:rsidRPr="005F3ACE" w:rsidRDefault="0087709E" w:rsidP="0088230A">
      <w:pPr>
        <w:pStyle w:val="Normal2"/>
        <w:rPr>
          <w:lang w:val="en-US"/>
        </w:rPr>
      </w:pPr>
      <w:r w:rsidRPr="005F3ACE">
        <w:rPr>
          <w:lang w:val="en-US"/>
        </w:rPr>
        <w:t>Each modifier annotation can be non-continuous, and may contain dependencies among modifiers (check</w:t>
      </w:r>
      <w:r w:rsidR="00E91608">
        <w:rPr>
          <w:lang w:val="en-US"/>
        </w:rPr>
        <w:t xml:space="preserve"> the type definition in section </w:t>
      </w:r>
      <w:r w:rsidR="0040134E">
        <w:fldChar w:fldCharType="begin"/>
      </w:r>
      <w:r w:rsidR="0040134E">
        <w:instrText xml:space="preserve"> REF _Ref359919942 \r \h  \* MERGEFORMAT </w:instrText>
      </w:r>
      <w:r w:rsidR="0040134E">
        <w:fldChar w:fldCharType="separate"/>
      </w:r>
      <w:ins w:id="1016" w:author="Kathrin Eichler" w:date="2014-12-08T17:31:00Z">
        <w:r w:rsidR="000F0841" w:rsidRPr="000F0841">
          <w:rPr>
            <w:lang w:val="en-US"/>
            <w:rPrChange w:id="1017" w:author="Kathrin Eichler" w:date="2014-12-08T17:31:00Z">
              <w:rPr/>
            </w:rPrChange>
          </w:rPr>
          <w:t>4.2.6</w:t>
        </w:r>
      </w:ins>
      <w:del w:id="1018" w:author="Kathrin Eichler" w:date="2014-12-08T13:50:00Z">
        <w:r w:rsidR="00D76112" w:rsidDel="00DB6FC0">
          <w:rPr>
            <w:lang w:val="en-US"/>
          </w:rPr>
          <w:delText>4.2.6</w:delText>
        </w:r>
      </w:del>
      <w:r w:rsidR="0040134E">
        <w:fldChar w:fldCharType="end"/>
      </w:r>
      <w:r w:rsidR="00E91608">
        <w:t xml:space="preserve"> </w:t>
      </w:r>
      <w:r w:rsidRPr="005F3ACE">
        <w:rPr>
          <w:lang w:val="en-US"/>
        </w:rPr>
        <w:t>for some examples.)</w:t>
      </w:r>
    </w:p>
    <w:p w:rsidR="00BF26A7" w:rsidRDefault="009D5439" w:rsidP="00BF26A7">
      <w:pPr>
        <w:rPr>
          <w:lang w:val="en-US"/>
        </w:rPr>
      </w:pPr>
      <w:r w:rsidRPr="005F3ACE">
        <w:rPr>
          <w:lang w:val="en-US"/>
        </w:rPr>
        <w:t xml:space="preserve">Specific implementations of this module may need to call an LAP pipeline. </w:t>
      </w:r>
      <w:r w:rsidR="00BF26A7" w:rsidRPr="00DE1B49">
        <w:rPr>
          <w:lang w:val="en-US"/>
        </w:rPr>
        <w:t>The implement</w:t>
      </w:r>
      <w:r w:rsidR="00BF26A7" w:rsidRPr="00DE1B49">
        <w:rPr>
          <w:lang w:val="en-US"/>
        </w:rPr>
        <w:t>a</w:t>
      </w:r>
      <w:r w:rsidR="00BF26A7" w:rsidRPr="00DE1B49">
        <w:rPr>
          <w:lang w:val="en-US"/>
        </w:rPr>
        <w:t xml:space="preserve">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50001B">
        <w:rPr>
          <w:i/>
          <w:lang w:val="en-US"/>
        </w:rPr>
        <w:t>modifier</w:t>
      </w:r>
      <w:r w:rsidR="00BF26A7">
        <w:rPr>
          <w:i/>
          <w:lang w:val="en-US"/>
        </w:rPr>
        <w: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_Ref359922744 \r \h </w:instrText>
      </w:r>
      <w:r w:rsidR="006C1AF3">
        <w:rPr>
          <w:lang w:val="en-US"/>
        </w:rPr>
      </w:r>
      <w:r w:rsidR="006C1AF3">
        <w:rPr>
          <w:lang w:val="en-US"/>
        </w:rPr>
        <w:fldChar w:fldCharType="separate"/>
      </w:r>
      <w:r w:rsidR="000F0841">
        <w:rPr>
          <w:lang w:val="en-US"/>
        </w:rPr>
        <w:t>6.1.2</w:t>
      </w:r>
      <w:r w:rsidR="006C1AF3">
        <w:rPr>
          <w:lang w:val="en-US"/>
        </w:rPr>
        <w:fldChar w:fldCharType="end"/>
      </w:r>
      <w:r w:rsidR="0050001B">
        <w:rPr>
          <w:lang w:val="en-US"/>
        </w:rPr>
        <w:t>.</w:t>
      </w:r>
    </w:p>
    <w:p w:rsidR="00D75574" w:rsidRPr="008A0363" w:rsidRDefault="0087709E">
      <w:pPr>
        <w:pStyle w:val="Normal2"/>
      </w:pPr>
      <w:r w:rsidRPr="005F3ACE">
        <w:t>New implementation</w:t>
      </w:r>
      <w:r w:rsidR="009D5439" w:rsidRPr="005F3ACE">
        <w:t>s</w:t>
      </w:r>
      <w:r w:rsidRPr="005F3ACE">
        <w:t xml:space="preserve"> of this module should consider extending</w:t>
      </w:r>
      <w:r w:rsidR="00926CA4">
        <w:t xml:space="preserve"> the</w:t>
      </w:r>
      <w:r w:rsidRPr="005F3ACE">
        <w:t xml:space="preserve"> </w:t>
      </w:r>
      <w:proofErr w:type="spellStart"/>
      <w:r w:rsidRPr="005F3ACE">
        <w:rPr>
          <w:i/>
        </w:rPr>
        <w:t>AbstractModifierAnn</w:t>
      </w:r>
      <w:r w:rsidRPr="005F3ACE">
        <w:rPr>
          <w:i/>
        </w:rPr>
        <w:t>o</w:t>
      </w:r>
      <w:r w:rsidRPr="005F3ACE">
        <w:rPr>
          <w:i/>
        </w:rPr>
        <w:t>tator</w:t>
      </w:r>
      <w:proofErr w:type="spellEnd"/>
      <w:r w:rsidRPr="005F3ACE">
        <w:t xml:space="preserve"> class</w:t>
      </w:r>
      <w:r w:rsidR="00926CA4">
        <w:t xml:space="preserve"> or the </w:t>
      </w:r>
      <w:proofErr w:type="spellStart"/>
      <w:r w:rsidR="00926CA4" w:rsidRPr="0071249C">
        <w:rPr>
          <w:i/>
        </w:rPr>
        <w:t>AbstractPOSBasedModifierAnnotator</w:t>
      </w:r>
      <w:proofErr w:type="spellEnd"/>
      <w:r w:rsidR="00926CA4">
        <w:t xml:space="preserve"> class</w:t>
      </w:r>
      <w:r w:rsidRPr="005F3ACE">
        <w:t xml:space="preserve">. </w:t>
      </w:r>
      <w:r w:rsidR="00926CA4">
        <w:t>They force</w:t>
      </w:r>
      <w:r w:rsidRPr="005F3ACE">
        <w:t xml:space="preserve"> the implement</w:t>
      </w:r>
      <w:r w:rsidRPr="005F3ACE">
        <w:t>a</w:t>
      </w:r>
      <w:r w:rsidRPr="005F3ACE">
        <w:t xml:space="preserve">tion to expose </w:t>
      </w:r>
      <w:r w:rsidR="00926CA4">
        <w:t xml:space="preserve">the </w:t>
      </w:r>
      <w:r w:rsidR="005F3ACE" w:rsidRPr="00735A2A">
        <w:t>LAP</w:t>
      </w:r>
      <w:r w:rsidR="005F3ACE" w:rsidRPr="000C6E73">
        <w:t xml:space="preserve"> </w:t>
      </w:r>
      <w:r w:rsidRPr="00F20638">
        <w:t xml:space="preserve">in the constructor. </w:t>
      </w:r>
      <w:r w:rsidR="005F3ACE" w:rsidRPr="00F20638">
        <w:t>Also, any additional confi</w:t>
      </w:r>
      <w:r w:rsidR="005F3ACE" w:rsidRPr="00094C59">
        <w:t>gurable parameters of this module implementation should be clearly exposed in the constru</w:t>
      </w:r>
      <w:r w:rsidR="005F3ACE" w:rsidRPr="0089146E">
        <w:t>c</w:t>
      </w:r>
      <w:r w:rsidR="005F3ACE" w:rsidRPr="008A0363">
        <w:t>tor.</w:t>
      </w:r>
    </w:p>
    <w:p w:rsidR="0087709E" w:rsidRPr="00DE1B49" w:rsidRDefault="0087709E">
      <w:pPr>
        <w:pStyle w:val="berschrift3"/>
      </w:pPr>
      <w:bookmarkStart w:id="1019" w:name="h.s3ill7dr7aib" w:colFirst="0" w:colLast="0"/>
      <w:bookmarkStart w:id="1020" w:name="id.7i1ulbjzvsjb" w:colFirst="0" w:colLast="0"/>
      <w:bookmarkStart w:id="1021" w:name="_Fragment_Graph_Generator"/>
      <w:bookmarkStart w:id="1022" w:name="_Ref359923739"/>
      <w:bookmarkStart w:id="1023" w:name="_Toc405809971"/>
      <w:bookmarkEnd w:id="1019"/>
      <w:bookmarkEnd w:id="1020"/>
      <w:bookmarkEnd w:id="1021"/>
      <w:r w:rsidRPr="00DE1B49">
        <w:t xml:space="preserve">Fragment Graph Generator </w:t>
      </w:r>
      <w:r w:rsidR="005E31BF">
        <w:t>M</w:t>
      </w:r>
      <w:r w:rsidRPr="00DE1B49">
        <w:t xml:space="preserve">odule: interface </w:t>
      </w:r>
      <w:proofErr w:type="spellStart"/>
      <w:r w:rsidRPr="00DE1B49">
        <w:rPr>
          <w:i/>
        </w:rPr>
        <w:t>Fragmen</w:t>
      </w:r>
      <w:r w:rsidRPr="00DE1B49">
        <w:rPr>
          <w:i/>
        </w:rPr>
        <w:t>t</w:t>
      </w:r>
      <w:r w:rsidRPr="00DE1B49">
        <w:rPr>
          <w:i/>
        </w:rPr>
        <w:t>GraphGenerator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022"/>
      <w:bookmarkEnd w:id="1023"/>
    </w:p>
    <w:p w:rsidR="0087709E" w:rsidRPr="00DE1B49" w:rsidRDefault="0087709E" w:rsidP="0066664F">
      <w:pPr>
        <w:pStyle w:val="berschrift4"/>
      </w:pPr>
      <w:bookmarkStart w:id="1024" w:name="h.xwlfvd2z5ldo" w:colFirst="0" w:colLast="0"/>
      <w:bookmarkEnd w:id="1024"/>
      <w:r w:rsidRPr="00DE1B49">
        <w:t xml:space="preserve">General Description </w:t>
      </w:r>
    </w:p>
    <w:p w:rsidR="0087709E" w:rsidRPr="00DE1B49" w:rsidRDefault="00C65AF6" w:rsidP="0087709E">
      <w:pPr>
        <w:rPr>
          <w:lang w:val="en-US"/>
        </w:rPr>
      </w:pPr>
      <w:proofErr w:type="spellStart"/>
      <w:r w:rsidRPr="00C65AF6">
        <w:rPr>
          <w:i/>
          <w:lang w:val="en-US"/>
        </w:rPr>
        <w:t>FragmentGraph</w:t>
      </w:r>
      <w:r w:rsidR="0087709E" w:rsidRPr="00C65AF6">
        <w:rPr>
          <w:i/>
          <w:lang w:val="en-US"/>
        </w:rPr>
        <w:t>Generator</w:t>
      </w:r>
      <w:proofErr w:type="spellEnd"/>
      <w:r w:rsidR="0087709E" w:rsidRPr="00DE1B49">
        <w:rPr>
          <w:lang w:val="en-US"/>
        </w:rPr>
        <w:t xml:space="preserve"> is the interface between user</w:t>
      </w:r>
      <w:r>
        <w:rPr>
          <w:lang w:val="en-US"/>
        </w:rPr>
        <w:t>-</w:t>
      </w:r>
      <w:r w:rsidR="0087709E" w:rsidRPr="00DE1B49">
        <w:rPr>
          <w:lang w:val="en-US"/>
        </w:rPr>
        <w:t xml:space="preserve">provided document CAS objects and the Transduction Layer. The interface produces a set of </w:t>
      </w:r>
      <w:r w:rsidR="0087709E" w:rsidRPr="00CA3850">
        <w:rPr>
          <w:i/>
          <w:lang w:val="en-US"/>
        </w:rPr>
        <w:t>FragmentGraph</w:t>
      </w:r>
      <w:r w:rsidR="0087709E" w:rsidRPr="00DE1B49">
        <w:rPr>
          <w:lang w:val="en-US"/>
        </w:rPr>
        <w:t>-s from an input CAS object. For each fragment (</w:t>
      </w:r>
      <w:proofErr w:type="spellStart"/>
      <w:r>
        <w:rPr>
          <w:i/>
          <w:lang w:val="en-US"/>
        </w:rPr>
        <w:t>d</w:t>
      </w:r>
      <w:r w:rsidR="0087709E" w:rsidRPr="00CA3850">
        <w:rPr>
          <w:i/>
          <w:lang w:val="en-US"/>
        </w:rPr>
        <w:t>eterminedFragment</w:t>
      </w:r>
      <w:proofErr w:type="spellEnd"/>
      <w:r w:rsidR="0087709E" w:rsidRPr="00DE1B49">
        <w:rPr>
          <w:lang w:val="en-US"/>
        </w:rPr>
        <w:t xml:space="preserve">) annotated in the CAS, there will be a </w:t>
      </w:r>
      <w:r w:rsidR="0087709E" w:rsidRPr="00CA3850">
        <w:rPr>
          <w:i/>
          <w:lang w:val="en-US"/>
        </w:rPr>
        <w:t>FragmentGraph</w:t>
      </w:r>
      <w:r w:rsidR="0087709E" w:rsidRPr="00DE1B49">
        <w:rPr>
          <w:lang w:val="en-US"/>
        </w:rPr>
        <w:t xml:space="preserve"> object, which </w:t>
      </w:r>
      <w:r w:rsidR="00E31180">
        <w:rPr>
          <w:lang w:val="en-US"/>
        </w:rPr>
        <w:t>is</w:t>
      </w:r>
      <w:r w:rsidR="0087709E" w:rsidRPr="00DE1B49">
        <w:rPr>
          <w:lang w:val="en-US"/>
        </w:rPr>
        <w:t xml:space="preserve"> further processed within the platform.</w:t>
      </w:r>
    </w:p>
    <w:p w:rsidR="0087709E" w:rsidRPr="00DE1B49" w:rsidRDefault="0087709E" w:rsidP="0066664F">
      <w:pPr>
        <w:pStyle w:val="berschrift4"/>
      </w:pPr>
      <w:bookmarkStart w:id="1025" w:name="h.14t720qjuiq6" w:colFirst="0" w:colLast="0"/>
      <w:bookmarkEnd w:id="1025"/>
      <w:r w:rsidRPr="00DE1B49">
        <w:t>API Methods</w:t>
      </w:r>
    </w:p>
    <w:p w:rsidR="0087709E" w:rsidRPr="00C74F77" w:rsidRDefault="0087709E" w:rsidP="00C74F77">
      <w:pPr>
        <w:pStyle w:val="Normal2"/>
      </w:pPr>
      <w:bookmarkStart w:id="1026" w:name="h.har91u5j4v6l" w:colFirst="0" w:colLast="0"/>
      <w:bookmarkEnd w:id="1026"/>
      <w:r w:rsidRPr="00DE1B49">
        <w:rPr>
          <w:rFonts w:eastAsia="Arial"/>
        </w:rPr>
        <w:t>The interface contains one method, for generating the FragmentGraph structures from the user’s input:</w:t>
      </w:r>
    </w:p>
    <w:p w:rsidR="0087709E" w:rsidRPr="00DE1B49" w:rsidRDefault="0087709E" w:rsidP="00675094">
      <w:pPr>
        <w:numPr>
          <w:ilvl w:val="0"/>
          <w:numId w:val="11"/>
        </w:numPr>
        <w:spacing w:line="276" w:lineRule="auto"/>
        <w:ind w:hanging="359"/>
      </w:pPr>
      <w:r w:rsidRPr="00DE1B49">
        <w:rPr>
          <w:i/>
        </w:rPr>
        <w:t xml:space="preserve">Set&lt;FragmentGraph&gt; </w:t>
      </w:r>
      <w:proofErr w:type="spellStart"/>
      <w:r w:rsidRPr="00DE1B49">
        <w:rPr>
          <w:i/>
        </w:rPr>
        <w:t>generateFragmentGraphs</w:t>
      </w:r>
      <w:proofErr w:type="spellEnd"/>
      <w:r w:rsidRPr="00DE1B49">
        <w:rPr>
          <w:i/>
        </w:rPr>
        <w:t>(</w:t>
      </w:r>
      <w:proofErr w:type="spellStart"/>
      <w:r w:rsidRPr="00DE1B49">
        <w:rPr>
          <w:i/>
        </w:rPr>
        <w:t>JCas</w:t>
      </w:r>
      <w:proofErr w:type="spellEnd"/>
      <w:r w:rsidRPr="00DE1B49">
        <w:rPr>
          <w:i/>
        </w:rPr>
        <w:t xml:space="preserve"> text)</w:t>
      </w:r>
      <w:r w:rsidRPr="00DE1B49">
        <w:t>:</w:t>
      </w:r>
    </w:p>
    <w:p w:rsidR="0087709E" w:rsidRPr="00410180" w:rsidRDefault="0087709E" w:rsidP="00675094">
      <w:pPr>
        <w:numPr>
          <w:ilvl w:val="1"/>
          <w:numId w:val="11"/>
        </w:numPr>
        <w:spacing w:line="276" w:lineRule="auto"/>
        <w:ind w:hanging="359"/>
        <w:rPr>
          <w:lang w:val="en-US"/>
        </w:rPr>
      </w:pPr>
      <w:r w:rsidRPr="00410180">
        <w:rPr>
          <w:lang w:val="en-US"/>
        </w:rPr>
        <w:t xml:space="preserve">@param text </w:t>
      </w:r>
      <w:r w:rsidR="00B77A1E">
        <w:rPr>
          <w:lang w:val="en-US"/>
        </w:rPr>
        <w:t>–</w:t>
      </w:r>
      <w:r w:rsidRPr="00410180">
        <w:rPr>
          <w:lang w:val="en-US"/>
        </w:rPr>
        <w:t xml:space="preserve"> the CAS object representing a document/user interaction</w:t>
      </w:r>
    </w:p>
    <w:p w:rsidR="0087709E" w:rsidRPr="00410180" w:rsidRDefault="00B823BF" w:rsidP="00675094">
      <w:pPr>
        <w:numPr>
          <w:ilvl w:val="1"/>
          <w:numId w:val="11"/>
        </w:numPr>
        <w:spacing w:line="276" w:lineRule="auto"/>
        <w:ind w:hanging="359"/>
        <w:rPr>
          <w:lang w:val="en-US"/>
        </w:rPr>
      </w:pPr>
      <w:r w:rsidRPr="00410180">
        <w:rPr>
          <w:lang w:val="en-US"/>
        </w:rPr>
        <w:t xml:space="preserve">@return </w:t>
      </w:r>
      <w:r w:rsidR="005F3ACE">
        <w:rPr>
          <w:lang w:val="en-US"/>
        </w:rPr>
        <w:t>(</w:t>
      </w:r>
      <w:r w:rsidR="005F3ACE" w:rsidRPr="005D562B">
        <w:rPr>
          <w:iCs/>
        </w:rPr>
        <w:t>Set&lt;FragmentGraph&gt;</w:t>
      </w:r>
      <w:r w:rsidR="005F3ACE">
        <w:rPr>
          <w:lang w:val="en-US"/>
        </w:rPr>
        <w:t xml:space="preserve">) </w:t>
      </w:r>
      <w:r w:rsidR="00B77A1E">
        <w:rPr>
          <w:lang w:val="en-US"/>
        </w:rPr>
        <w:t>–</w:t>
      </w:r>
      <w:r w:rsidR="005F3ACE">
        <w:rPr>
          <w:lang w:val="en-US"/>
        </w:rPr>
        <w:t xml:space="preserve"> </w:t>
      </w:r>
      <w:r w:rsidR="0087709E" w:rsidRPr="00410180">
        <w:rPr>
          <w:lang w:val="en-US"/>
        </w:rPr>
        <w:t xml:space="preserve">the set of FragmentGraph objects, one for each of the </w:t>
      </w:r>
      <w:proofErr w:type="spellStart"/>
      <w:r w:rsidR="0087709E" w:rsidRPr="00410180">
        <w:rPr>
          <w:lang w:val="en-US"/>
        </w:rPr>
        <w:t>DeterminedFragment</w:t>
      </w:r>
      <w:proofErr w:type="spellEnd"/>
      <w:r w:rsidR="0087709E" w:rsidRPr="00410180">
        <w:rPr>
          <w:lang w:val="en-US"/>
        </w:rPr>
        <w:t xml:space="preserve"> annotations in the text </w:t>
      </w:r>
    </w:p>
    <w:p w:rsidR="0087709E" w:rsidRPr="00410180" w:rsidRDefault="0087709E" w:rsidP="000B6568">
      <w:pPr>
        <w:numPr>
          <w:ilvl w:val="1"/>
          <w:numId w:val="11"/>
        </w:numPr>
        <w:spacing w:line="276" w:lineRule="auto"/>
        <w:ind w:hanging="359"/>
        <w:rPr>
          <w:lang w:val="en-US"/>
        </w:rPr>
      </w:pPr>
      <w:r w:rsidRPr="00410180">
        <w:rPr>
          <w:lang w:val="en-US"/>
        </w:rPr>
        <w:t xml:space="preserve">@throws </w:t>
      </w:r>
      <w:proofErr w:type="spellStart"/>
      <w:r w:rsidRPr="00410180">
        <w:rPr>
          <w:lang w:val="en-US"/>
        </w:rPr>
        <w:t>FragmentGraphGeneratorException</w:t>
      </w:r>
      <w:proofErr w:type="spellEnd"/>
      <w:r w:rsidRPr="00410180">
        <w:rPr>
          <w:lang w:val="en-US"/>
        </w:rPr>
        <w:t xml:space="preserve"> when the FragmentGraph ge</w:t>
      </w:r>
      <w:r w:rsidRPr="00410180">
        <w:rPr>
          <w:lang w:val="en-US"/>
        </w:rPr>
        <w:t>n</w:t>
      </w:r>
      <w:r w:rsidRPr="00410180">
        <w:rPr>
          <w:lang w:val="en-US"/>
        </w:rPr>
        <w:t>eration failed</w:t>
      </w:r>
      <w:bookmarkStart w:id="1027" w:name="h.39zwqzlglaz5" w:colFirst="0" w:colLast="0"/>
      <w:bookmarkEnd w:id="1027"/>
    </w:p>
    <w:p w:rsidR="0087709E" w:rsidRPr="0010029F" w:rsidRDefault="005E31BF" w:rsidP="006C3E1B">
      <w:pPr>
        <w:pStyle w:val="berschrift4"/>
      </w:pPr>
      <w:bookmarkStart w:id="1028" w:name="h.xpnnevz3gf1" w:colFirst="0" w:colLast="0"/>
      <w:bookmarkEnd w:id="102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0001B" w:rsidRPr="00DE1B49" w:rsidRDefault="0050001B" w:rsidP="0050001B">
      <w:pPr>
        <w:rPr>
          <w:lang w:val="en-US"/>
        </w:rPr>
      </w:pPr>
      <w:r w:rsidRPr="00DE1B49">
        <w:rPr>
          <w:lang w:val="en-US"/>
        </w:rPr>
        <w:t xml:space="preserve">The implementations of this interface can be found under the </w:t>
      </w:r>
      <w:proofErr w:type="spellStart"/>
      <w:r w:rsidRPr="005F6601">
        <w:rPr>
          <w:i/>
          <w:lang w:val="en-US"/>
        </w:rPr>
        <w:t>eu.excitementproject.tl.</w:t>
      </w:r>
      <w:r>
        <w:rPr>
          <w:i/>
          <w:lang w:val="en-US"/>
        </w:rPr>
        <w:t>de</w:t>
      </w:r>
      <w:r w:rsidRPr="005F6601">
        <w:rPr>
          <w:i/>
          <w:lang w:val="en-US"/>
        </w:rPr>
        <w:t>composition.</w:t>
      </w:r>
      <w:r>
        <w:rPr>
          <w:i/>
          <w:lang w:val="en-US"/>
        </w:rPr>
        <w:t>fragmentgraphgenerator</w:t>
      </w:r>
      <w:proofErr w:type="spellEnd"/>
      <w:r w:rsidRPr="00DE1B49">
        <w:rPr>
          <w:lang w:val="en-US"/>
        </w:rPr>
        <w:t xml:space="preserve"> package.</w:t>
      </w:r>
    </w:p>
    <w:p w:rsidR="0050001B" w:rsidRPr="00A4033A" w:rsidRDefault="0010029F" w:rsidP="0050001B">
      <w:pPr>
        <w:rPr>
          <w:lang w:val="en-US"/>
        </w:rPr>
      </w:pPr>
      <w:r w:rsidRPr="005F3ACE">
        <w:rPr>
          <w:lang w:val="en-US"/>
        </w:rPr>
        <w:lastRenderedPageBreak/>
        <w:t>New implementations of this module should consider extending</w:t>
      </w:r>
      <w:r>
        <w:rPr>
          <w:lang w:val="en-US"/>
        </w:rPr>
        <w:t xml:space="preserve"> the</w:t>
      </w:r>
      <w:r w:rsidRPr="005F3ACE">
        <w:rPr>
          <w:lang w:val="en-US"/>
        </w:rPr>
        <w:t xml:space="preserve"> </w:t>
      </w:r>
      <w:proofErr w:type="spellStart"/>
      <w:r w:rsidRPr="005F3ACE">
        <w:rPr>
          <w:i/>
          <w:lang w:val="en-US"/>
        </w:rPr>
        <w:t>Abstract</w:t>
      </w:r>
      <w:r>
        <w:rPr>
          <w:i/>
          <w:lang w:val="en-US"/>
        </w:rPr>
        <w:t>Fragmen</w:t>
      </w:r>
      <w:r>
        <w:rPr>
          <w:i/>
          <w:lang w:val="en-US"/>
        </w:rPr>
        <w:t>t</w:t>
      </w:r>
      <w:r>
        <w:rPr>
          <w:i/>
          <w:lang w:val="en-US"/>
        </w:rPr>
        <w:t>GraphGenerator</w:t>
      </w:r>
      <w:proofErr w:type="spellEnd"/>
      <w:r w:rsidRPr="005F3ACE">
        <w:rPr>
          <w:lang w:val="en-US"/>
        </w:rPr>
        <w:t xml:space="preserve"> class.</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_Ref359922644 \r \h </w:instrText>
      </w:r>
      <w:r w:rsidR="006C1AF3">
        <w:rPr>
          <w:lang w:val="en-US"/>
        </w:rPr>
      </w:r>
      <w:r w:rsidR="006C1AF3">
        <w:rPr>
          <w:lang w:val="en-US"/>
        </w:rPr>
        <w:fldChar w:fldCharType="separate"/>
      </w:r>
      <w:r w:rsidR="000F0841">
        <w:rPr>
          <w:lang w:val="en-US"/>
        </w:rPr>
        <w:t>6.1.3</w:t>
      </w:r>
      <w:r w:rsidR="006C1AF3">
        <w:rPr>
          <w:lang w:val="en-US"/>
        </w:rPr>
        <w:fldChar w:fldCharType="end"/>
      </w:r>
      <w:r w:rsidR="0050001B">
        <w:rPr>
          <w:lang w:val="en-US"/>
        </w:rPr>
        <w:t>.</w:t>
      </w:r>
    </w:p>
    <w:p w:rsidR="0087709E" w:rsidRPr="000B6568" w:rsidRDefault="0087709E" w:rsidP="0087709E">
      <w:pPr>
        <w:pStyle w:val="berschrift2"/>
      </w:pPr>
      <w:bookmarkStart w:id="1029" w:name="h.xrlse4ex2ddb" w:colFirst="0" w:colLast="0"/>
      <w:bookmarkStart w:id="1030" w:name="_Toc405809972"/>
      <w:bookmarkEnd w:id="1029"/>
      <w:r w:rsidRPr="00DE1B49">
        <w:t>Interfaces of Composition Components</w:t>
      </w:r>
      <w:bookmarkEnd w:id="1030"/>
    </w:p>
    <w:p w:rsidR="0087709E" w:rsidRPr="00DE1B49" w:rsidRDefault="005E31BF" w:rsidP="00A43281">
      <w:pPr>
        <w:pStyle w:val="berschrift3"/>
      </w:pPr>
      <w:bookmarkStart w:id="1031" w:name="h.qgrdjsq87uok" w:colFirst="0" w:colLast="0"/>
      <w:bookmarkStart w:id="1032" w:name="id.jki2koik12ms" w:colFirst="0" w:colLast="0"/>
      <w:bookmarkStart w:id="1033" w:name="_Graph_merger_module:"/>
      <w:bookmarkStart w:id="1034" w:name="_Toc405809973"/>
      <w:bookmarkEnd w:id="1031"/>
      <w:bookmarkEnd w:id="1032"/>
      <w:bookmarkEnd w:id="1033"/>
      <w:r>
        <w:t>Graph Merger M</w:t>
      </w:r>
      <w:r w:rsidR="0087709E" w:rsidRPr="00DE1B49">
        <w:t xml:space="preserve">odule: interface </w:t>
      </w:r>
      <w:proofErr w:type="spellStart"/>
      <w:r w:rsidR="0087709E" w:rsidRPr="00DE1B49">
        <w:rPr>
          <w:i/>
        </w:rPr>
        <w:t>GraphMerger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034"/>
    </w:p>
    <w:p w:rsidR="0087709E" w:rsidRPr="00DE1B49" w:rsidRDefault="0087709E" w:rsidP="0066664F">
      <w:pPr>
        <w:pStyle w:val="berschrift4"/>
      </w:pPr>
      <w:bookmarkStart w:id="1035" w:name="h.fdt4ek32i4mb" w:colFirst="0" w:colLast="0"/>
      <w:bookmarkEnd w:id="1035"/>
      <w:r w:rsidRPr="00DE1B49">
        <w:t xml:space="preserve">General Description </w:t>
      </w:r>
    </w:p>
    <w:p w:rsidR="0087709E" w:rsidRPr="00DE1B49" w:rsidRDefault="0087709E" w:rsidP="0087709E">
      <w:r w:rsidRPr="00DE1B49">
        <w:rPr>
          <w:lang w:val="en-US"/>
        </w:rPr>
        <w:t xml:space="preserve">The main goal of this module is “enriching” a </w:t>
      </w:r>
      <w:r w:rsidR="007545E3">
        <w:rPr>
          <w:lang w:val="en-US"/>
        </w:rPr>
        <w:t>raw</w:t>
      </w:r>
      <w:r w:rsidRPr="00DE1B49">
        <w:rPr>
          <w:lang w:val="en-US"/>
        </w:rPr>
        <w:t xml:space="preserve"> graph (</w:t>
      </w:r>
      <w:r w:rsidR="00D26CA6" w:rsidRPr="007E7ED7">
        <w:rPr>
          <w:i/>
          <w:lang w:val="en-US"/>
        </w:rPr>
        <w:t>EntailmentGraphRaw</w:t>
      </w:r>
      <w:r w:rsidRPr="00DE1B49">
        <w:rPr>
          <w:lang w:val="en-US"/>
        </w:rPr>
        <w:t>), by mer</w:t>
      </w:r>
      <w:r w:rsidRPr="00DE1B49">
        <w:rPr>
          <w:lang w:val="en-US"/>
        </w:rPr>
        <w:t>g</w:t>
      </w:r>
      <w:r w:rsidRPr="00DE1B49">
        <w:rPr>
          <w:lang w:val="en-US"/>
        </w:rPr>
        <w:t>ing newly mined fragment graphs. Conceptually, its input is two things. One is a set of fra</w:t>
      </w:r>
      <w:r w:rsidRPr="00DE1B49">
        <w:rPr>
          <w:lang w:val="en-US"/>
        </w:rPr>
        <w:t>g</w:t>
      </w:r>
      <w:r w:rsidRPr="00DE1B49">
        <w:rPr>
          <w:lang w:val="en-US"/>
        </w:rPr>
        <w:t xml:space="preserve">ment graphs, and the other is the raw graph. After a successful run, the module returns the enriched entailment graph. This module uses the entailment decision capability (EDA) of the EXCITEMENT open platform (EOP) to add fragment graph into the entailment graph. </w:t>
      </w:r>
      <w:r w:rsidRPr="00DE1B49">
        <w:t xml:space="preserve">For more details see </w:t>
      </w:r>
      <w:r w:rsidR="00E91608">
        <w:t xml:space="preserve">section </w:t>
      </w:r>
      <w:r w:rsidR="006C1AF3">
        <w:fldChar w:fldCharType="begin"/>
      </w:r>
      <w:r w:rsidR="00E91608">
        <w:instrText xml:space="preserve"> REF _Ref359919965 \r \h </w:instrText>
      </w:r>
      <w:r w:rsidR="006C1AF3">
        <w:fldChar w:fldCharType="separate"/>
      </w:r>
      <w:r w:rsidR="000F0841">
        <w:t>2.2.1</w:t>
      </w:r>
      <w:r w:rsidR="006C1AF3">
        <w:fldChar w:fldCharType="end"/>
      </w:r>
      <w:r w:rsidRPr="00DE1B49">
        <w:t>.</w:t>
      </w:r>
    </w:p>
    <w:p w:rsidR="0087709E" w:rsidRPr="00DE1B49" w:rsidRDefault="0087709E" w:rsidP="0066664F">
      <w:pPr>
        <w:pStyle w:val="berschrift4"/>
      </w:pPr>
      <w:bookmarkStart w:id="1036" w:name="h.kp1h4s4bxv2z" w:colFirst="0" w:colLast="0"/>
      <w:bookmarkEnd w:id="1036"/>
      <w:r w:rsidRPr="00DE1B49">
        <w:t>API Methods</w:t>
      </w: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 Set&lt;FragmentGraph&gt; </w:t>
      </w:r>
      <w:proofErr w:type="spellStart"/>
      <w:r w:rsidRPr="00DE1B49">
        <w:rPr>
          <w:i/>
        </w:rPr>
        <w:t>fragmentGraphs</w:t>
      </w:r>
      <w:proofErr w:type="spellEnd"/>
      <w:r w:rsidRPr="00DE1B49">
        <w:rPr>
          <w:i/>
        </w:rPr>
        <w:t>, E</w:t>
      </w:r>
      <w:r w:rsidRPr="00DE1B49">
        <w:rPr>
          <w:i/>
        </w:rPr>
        <w:t>n</w:t>
      </w:r>
      <w:r w:rsidRPr="00DE1B49">
        <w:rPr>
          <w:i/>
        </w:rPr>
        <w:t xml:space="preserve">tailmentGraphRaw </w:t>
      </w:r>
      <w:proofErr w:type="spellStart"/>
      <w:r w:rsidRPr="00DE1B49">
        <w:rPr>
          <w:i/>
        </w:rPr>
        <w:t>workGraph</w:t>
      </w:r>
      <w:proofErr w:type="spellEnd"/>
      <w:r w:rsidRPr="00DE1B49">
        <w:rPr>
          <w:i/>
        </w:rPr>
        <w:t>)</w:t>
      </w:r>
    </w:p>
    <w:p w:rsidR="0087709E" w:rsidRPr="00DE1B49" w:rsidRDefault="0087709E" w:rsidP="0087709E">
      <w:pPr>
        <w:ind w:left="720"/>
      </w:pPr>
    </w:p>
    <w:p w:rsidR="0087709E" w:rsidRPr="00DE1B49" w:rsidRDefault="0087709E" w:rsidP="0087709E">
      <w:pPr>
        <w:ind w:left="720"/>
      </w:pPr>
      <w:r w:rsidRPr="00DE1B49">
        <w:rPr>
          <w:lang w:val="en-US"/>
        </w:rPr>
        <w:t>The method consumes a raw graph (</w:t>
      </w:r>
      <w:r w:rsidRPr="00DE1B49">
        <w:rPr>
          <w:i/>
          <w:lang w:val="en-US"/>
        </w:rPr>
        <w:t>EntailmentGraphRaw</w:t>
      </w:r>
      <w:r w:rsidRPr="00DE1B49">
        <w:rPr>
          <w:lang w:val="en-US"/>
        </w:rPr>
        <w:t>) and a set of fragment graphs,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w:t>
      </w:r>
    </w:p>
    <w:p w:rsidR="0087709E" w:rsidRPr="00DE1B49" w:rsidRDefault="0087709E" w:rsidP="0087709E">
      <w:pPr>
        <w:ind w:left="720"/>
      </w:pPr>
      <w:r w:rsidRPr="00DE1B49">
        <w:t xml:space="preserve"> </w:t>
      </w:r>
    </w:p>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fragmentGraphs</w:t>
      </w:r>
      <w:proofErr w:type="spellEnd"/>
      <w:r w:rsidRPr="00410180">
        <w:rPr>
          <w:lang w:val="en-US"/>
        </w:rPr>
        <w:t xml:space="preserve"> </w:t>
      </w:r>
      <w:r w:rsidR="00B77A1E">
        <w:rPr>
          <w:lang w:val="en-US"/>
        </w:rPr>
        <w:t>–</w:t>
      </w:r>
      <w:r w:rsidRPr="00410180">
        <w:rPr>
          <w:lang w:val="en-US"/>
        </w:rPr>
        <w:t xml:space="preserve"> a set of fragment graphs. If the set is empty or null, the input raw graph </w:t>
      </w:r>
      <w:r w:rsidR="00E31180">
        <w:rPr>
          <w:lang w:val="en-US"/>
        </w:rPr>
        <w:t>is</w:t>
      </w:r>
      <w:r w:rsidRPr="00410180">
        <w:rPr>
          <w:lang w:val="en-US"/>
        </w:rPr>
        <w:t xml:space="preserve"> 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graph</w:t>
      </w:r>
      <w:r w:rsidR="00E26FF7">
        <w:rPr>
          <w:lang w:val="en-US"/>
        </w:rPr>
        <w:t xml:space="preserve"> that </w:t>
      </w:r>
      <w:r w:rsidRPr="00410180">
        <w:rPr>
          <w:lang w:val="en-US"/>
        </w:rPr>
        <w:t xml:space="preserve">should be enriched. If this parameter is null, a new empty graph </w:t>
      </w:r>
      <w:r w:rsidR="00E31180">
        <w:rPr>
          <w:lang w:val="en-US"/>
        </w:rPr>
        <w:t>is</w:t>
      </w:r>
      <w:r w:rsidRPr="00410180">
        <w:rPr>
          <w:lang w:val="en-US"/>
        </w:rPr>
        <w:t xml:space="preserve"> created and merged with the gi</w:t>
      </w:r>
      <w:r w:rsidRPr="00410180">
        <w:rPr>
          <w:lang w:val="en-US"/>
        </w:rPr>
        <w:t>v</w:t>
      </w:r>
      <w:r w:rsidRPr="00410180">
        <w:rPr>
          <w:lang w:val="en-US"/>
        </w:rPr>
        <w:t xml:space="preserve">en </w:t>
      </w:r>
      <w:proofErr w:type="spellStart"/>
      <w:r w:rsidRPr="00410180">
        <w:rPr>
          <w:lang w:val="en-US"/>
        </w:rPr>
        <w:t>fragmentGraphs</w:t>
      </w:r>
      <w:proofErr w:type="spellEnd"/>
      <w:r w:rsidRPr="00410180">
        <w:rPr>
          <w:lang w:val="en-US"/>
        </w:rPr>
        <w:t xml:space="preserve">. </w:t>
      </w:r>
    </w:p>
    <w:p w:rsidR="0087709E" w:rsidRPr="00410180" w:rsidRDefault="0087709E" w:rsidP="00675094">
      <w:pPr>
        <w:numPr>
          <w:ilvl w:val="1"/>
          <w:numId w:val="82"/>
        </w:numPr>
        <w:spacing w:line="276" w:lineRule="auto"/>
        <w:ind w:hanging="359"/>
        <w:rPr>
          <w:lang w:val="en-US"/>
        </w:rPr>
      </w:pPr>
      <w:r w:rsidRPr="00410180">
        <w:rPr>
          <w:lang w:val="en-US"/>
        </w:rPr>
        <w:t xml:space="preserve">@return (EntailmentGraphRaw) </w:t>
      </w:r>
      <w:r w:rsidR="00E26FF7">
        <w:rPr>
          <w:lang w:val="en-US"/>
        </w:rPr>
        <w:t xml:space="preserve">the given </w:t>
      </w:r>
      <w:r w:rsidRPr="00410180">
        <w:rPr>
          <w:lang w:val="en-US"/>
        </w:rPr>
        <w:t>raw graph enriched by the given set of fragments.</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can</w:t>
      </w:r>
      <w:r w:rsidR="00E26FF7">
        <w:rPr>
          <w:lang w:val="en-US"/>
        </w:rPr>
        <w:t>no</w:t>
      </w:r>
      <w:r w:rsidRPr="00410180">
        <w:rPr>
          <w:lang w:val="en-US"/>
        </w:rPr>
        <w:t>t merge the graphs for some reason</w:t>
      </w:r>
    </w:p>
    <w:p w:rsidR="0087709E" w:rsidRPr="00DE1B49" w:rsidRDefault="0087709E" w:rsidP="0087709E">
      <w:pPr>
        <w:ind w:left="720"/>
        <w:rPr>
          <w:lang w:val="en-US"/>
        </w:rPr>
      </w:pP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FragmentGraph </w:t>
      </w:r>
      <w:proofErr w:type="spellStart"/>
      <w:r w:rsidRPr="00DE1B49">
        <w:rPr>
          <w:i/>
        </w:rPr>
        <w:t>fragmentGraph</w:t>
      </w:r>
      <w:proofErr w:type="spellEnd"/>
      <w:r w:rsidRPr="00DE1B49">
        <w:rPr>
          <w:i/>
        </w:rPr>
        <w:t>, Entai</w:t>
      </w:r>
      <w:r w:rsidRPr="00DE1B49">
        <w:rPr>
          <w:i/>
        </w:rPr>
        <w:t>l</w:t>
      </w:r>
      <w:r w:rsidRPr="00DE1B49">
        <w:rPr>
          <w:i/>
        </w:rPr>
        <w:t xml:space="preserve">mentGraphRaw </w:t>
      </w:r>
      <w:proofErr w:type="spellStart"/>
      <w:r w:rsidRPr="00DE1B49">
        <w:rPr>
          <w:i/>
        </w:rPr>
        <w:t>workGraph</w:t>
      </w:r>
      <w:proofErr w:type="spellEnd"/>
      <w:r w:rsidRPr="00DE1B49">
        <w:rPr>
          <w:i/>
        </w:rPr>
        <w:t>)</w:t>
      </w:r>
    </w:p>
    <w:p w:rsidR="0087709E" w:rsidRPr="00DE1B49" w:rsidRDefault="0087709E" w:rsidP="0087709E"/>
    <w:p w:rsidR="0087709E" w:rsidRPr="00DE1B49" w:rsidRDefault="0087709E" w:rsidP="0087709E">
      <w:pPr>
        <w:ind w:left="720"/>
      </w:pPr>
      <w:r w:rsidRPr="00DE1B49">
        <w:rPr>
          <w:lang w:val="en-US"/>
        </w:rPr>
        <w:lastRenderedPageBreak/>
        <w:t>The method consumes a raw graph (</w:t>
      </w:r>
      <w:r w:rsidRPr="00DE1B49">
        <w:rPr>
          <w:i/>
          <w:lang w:val="en-US"/>
        </w:rPr>
        <w:t>EntailmentGraphRaw</w:t>
      </w:r>
      <w:r w:rsidRPr="00DE1B49">
        <w:rPr>
          <w:lang w:val="en-US"/>
        </w:rPr>
        <w:t>) and a single fragment graph,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 xml:space="preserve">. </w:t>
      </w:r>
    </w:p>
    <w:p w:rsidR="0087709E" w:rsidRPr="00DE1B49" w:rsidRDefault="0087709E" w:rsidP="0087709E"/>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w:t>
      </w:r>
      <w:proofErr w:type="spellEnd"/>
      <w:r w:rsidRPr="00410180">
        <w:rPr>
          <w:lang w:val="en-US"/>
        </w:rPr>
        <w:t xml:space="preserve"> </w:t>
      </w:r>
      <w:r w:rsidR="00B77A1E">
        <w:rPr>
          <w:lang w:val="en-US"/>
        </w:rPr>
        <w:t>–</w:t>
      </w:r>
      <w:r w:rsidRPr="00410180">
        <w:rPr>
          <w:lang w:val="en-US"/>
        </w:rPr>
        <w:t xml:space="preserve"> the fragment graph. If this parameter is null, the input raw graph </w:t>
      </w:r>
      <w:r w:rsidR="00E31180">
        <w:rPr>
          <w:lang w:val="en-US"/>
        </w:rPr>
        <w:t>is</w:t>
      </w:r>
      <w:r w:rsidR="00E31180" w:rsidRPr="00410180">
        <w:rPr>
          <w:lang w:val="en-US"/>
        </w:rPr>
        <w:t xml:space="preserve"> </w:t>
      </w:r>
      <w:r w:rsidRPr="00410180">
        <w:rPr>
          <w:lang w:val="en-US"/>
        </w:rPr>
        <w:t>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w:t>
      </w:r>
      <w:r w:rsidR="00E26FF7">
        <w:rPr>
          <w:lang w:val="en-US"/>
        </w:rPr>
        <w:t xml:space="preserve">h that </w:t>
      </w:r>
      <w:r w:rsidRPr="00410180">
        <w:rPr>
          <w:lang w:val="en-US"/>
        </w:rPr>
        <w:t xml:space="preserve">should be enriched. If this parameter is null, a new raw graph </w:t>
      </w:r>
      <w:r w:rsidR="00E31180">
        <w:rPr>
          <w:lang w:val="en-US"/>
        </w:rPr>
        <w:t>is</w:t>
      </w:r>
      <w:r w:rsidRPr="00410180">
        <w:rPr>
          <w:lang w:val="en-US"/>
        </w:rPr>
        <w:t xml:space="preserve"> created based on the given </w:t>
      </w:r>
      <w:proofErr w:type="spellStart"/>
      <w:r w:rsidRPr="00410180">
        <w:rPr>
          <w:lang w:val="en-US"/>
        </w:rPr>
        <w:t>fra</w:t>
      </w:r>
      <w:r w:rsidRPr="00410180">
        <w:rPr>
          <w:lang w:val="en-US"/>
        </w:rPr>
        <w:t>g</w:t>
      </w:r>
      <w:r w:rsidRPr="00410180">
        <w:rPr>
          <w:lang w:val="en-US"/>
        </w:rPr>
        <w:t>mentGraph</w:t>
      </w:r>
      <w:proofErr w:type="spellEnd"/>
      <w:r w:rsidRPr="00410180">
        <w:rPr>
          <w:lang w:val="en-US"/>
        </w:rPr>
        <w:t xml:space="preserve">. </w:t>
      </w:r>
    </w:p>
    <w:p w:rsidR="0087709E" w:rsidRPr="00410180" w:rsidRDefault="00C64949" w:rsidP="00675094">
      <w:pPr>
        <w:numPr>
          <w:ilvl w:val="1"/>
          <w:numId w:val="82"/>
        </w:numPr>
        <w:spacing w:line="276" w:lineRule="auto"/>
        <w:ind w:hanging="359"/>
        <w:rPr>
          <w:lang w:val="en-US"/>
        </w:rPr>
      </w:pPr>
      <w:r>
        <w:rPr>
          <w:lang w:val="en-US"/>
        </w:rPr>
        <w:t>@return (EntailmentGraphRaw)</w:t>
      </w:r>
      <w:r w:rsidR="0087709E" w:rsidRPr="00410180">
        <w:rPr>
          <w:lang w:val="en-US"/>
        </w:rPr>
        <w:t xml:space="preserve"> </w:t>
      </w:r>
      <w:r w:rsidR="00E26FF7">
        <w:rPr>
          <w:lang w:val="en-US"/>
        </w:rPr>
        <w:t xml:space="preserve">the given </w:t>
      </w:r>
      <w:r w:rsidR="0087709E" w:rsidRPr="00410180">
        <w:rPr>
          <w:lang w:val="en-US"/>
        </w:rPr>
        <w:t>raw graph enriched by the given fragment graph.</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w:t>
      </w:r>
      <w:r w:rsidR="00E26FF7">
        <w:rPr>
          <w:lang w:val="en-US"/>
        </w:rPr>
        <w:t>nno</w:t>
      </w:r>
      <w:r w:rsidRPr="00410180">
        <w:rPr>
          <w:lang w:val="en-US"/>
        </w:rPr>
        <w:t>t merge the graphs for some reason</w:t>
      </w:r>
    </w:p>
    <w:p w:rsidR="0087709E" w:rsidRPr="00DE1B49" w:rsidRDefault="0087709E" w:rsidP="0087709E">
      <w:pPr>
        <w:rPr>
          <w:lang w:val="en-US"/>
        </w:rPr>
      </w:pPr>
    </w:p>
    <w:p w:rsidR="005E31BF" w:rsidRPr="00DE1B49" w:rsidRDefault="005E31BF" w:rsidP="0066664F">
      <w:pPr>
        <w:pStyle w:val="berschrift4"/>
      </w:pPr>
      <w:bookmarkStart w:id="1037" w:name="h.m4quhz2upmbn" w:colFirst="0" w:colLast="0"/>
      <w:bookmarkEnd w:id="1037"/>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 xml:space="preserve">An implementation of this interface might need to call LAP and is most likely to call EDA. The needed LAP </w:t>
      </w:r>
      <w:r w:rsidR="00A07743">
        <w:rPr>
          <w:lang w:val="en-US"/>
        </w:rPr>
        <w:t>and</w:t>
      </w:r>
      <w:r w:rsidRPr="00DE1B49">
        <w:rPr>
          <w:lang w:val="en-US"/>
        </w:rPr>
        <w:t xml:space="preserve"> EDA related configurations should be passed via the Constructor (thus, they are not defined in the interface). Also, any additional configurable parameters of this module implementation should be clearly exposed in the </w:t>
      </w:r>
      <w:r w:rsidR="00A07743">
        <w:rPr>
          <w:lang w:val="en-US"/>
        </w:rPr>
        <w:t>c</w:t>
      </w:r>
      <w:r w:rsidRPr="00DE1B49">
        <w:rPr>
          <w:lang w:val="en-US"/>
        </w:rPr>
        <w:t>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proofErr w:type="spellStart"/>
      <w:r w:rsidRPr="005F6601">
        <w:rPr>
          <w:i/>
          <w:lang w:val="en-US"/>
        </w:rPr>
        <w:t>eu.excitementproject.tl.composition.graphmerger</w:t>
      </w:r>
      <w:proofErr w:type="spellEnd"/>
      <w:r w:rsidRPr="00DE1B49">
        <w:rPr>
          <w:lang w:val="en-US"/>
        </w:rPr>
        <w:t xml:space="preserve"> package.</w:t>
      </w:r>
    </w:p>
    <w:p w:rsidR="0087709E" w:rsidRPr="00DE1B49"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AbstractGraphMerger</w:t>
      </w:r>
      <w:proofErr w:type="spellEnd"/>
      <w:r w:rsidRPr="00DE1B49">
        <w:rPr>
          <w:i/>
          <w:lang w:val="en-US"/>
        </w:rPr>
        <w:t xml:space="preserve"> </w:t>
      </w:r>
      <w:r w:rsidR="00487999">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sidR="00E91608">
        <w:rPr>
          <w:lang w:val="en-US"/>
        </w:rPr>
        <w:t xml:space="preserve"> section</w:t>
      </w:r>
      <w:r w:rsidRPr="00DE1B49">
        <w:rPr>
          <w:lang w:val="en-US"/>
        </w:rPr>
        <w:t xml:space="preserve"> </w:t>
      </w:r>
      <w:r w:rsidR="006C1AF3">
        <w:fldChar w:fldCharType="begin"/>
      </w:r>
      <w:r w:rsidR="00E91608">
        <w:rPr>
          <w:lang w:val="en-US"/>
        </w:rPr>
        <w:instrText xml:space="preserve"> REF _Ref359919992 \r \h </w:instrText>
      </w:r>
      <w:r w:rsidR="006C1AF3">
        <w:fldChar w:fldCharType="separate"/>
      </w:r>
      <w:r w:rsidR="000F0841">
        <w:rPr>
          <w:lang w:val="en-US"/>
        </w:rPr>
        <w:t>6.2.1</w:t>
      </w:r>
      <w:r w:rsidR="006C1AF3">
        <w:fldChar w:fldCharType="end"/>
      </w:r>
      <w:r w:rsidR="00E91608">
        <w:t>.</w:t>
      </w:r>
    </w:p>
    <w:p w:rsidR="0087709E" w:rsidRPr="00DE1B49" w:rsidRDefault="00BB1926" w:rsidP="00A43281">
      <w:pPr>
        <w:pStyle w:val="berschrift3"/>
      </w:pPr>
      <w:bookmarkStart w:id="1038" w:name="h.6rj6nrxr1ver" w:colFirst="0" w:colLast="0"/>
      <w:bookmarkStart w:id="1039" w:name="id.6ckaviprb3jv" w:colFirst="0" w:colLast="0"/>
      <w:bookmarkStart w:id="1040" w:name="_Collapsed_graph_generator"/>
      <w:bookmarkStart w:id="1041" w:name="_Toc405809974"/>
      <w:bookmarkEnd w:id="1038"/>
      <w:bookmarkEnd w:id="1039"/>
      <w:bookmarkEnd w:id="1040"/>
      <w:r>
        <w:t>Graph Optimizer</w:t>
      </w:r>
      <w:r w:rsidR="0087709E" w:rsidRPr="00DE1B49">
        <w:t xml:space="preserve"> </w:t>
      </w:r>
      <w:r w:rsidR="005E31BF">
        <w:t>M</w:t>
      </w:r>
      <w:r w:rsidR="0087709E" w:rsidRPr="00DE1B49">
        <w:t xml:space="preserve">odule: interface </w:t>
      </w:r>
      <w:proofErr w:type="spellStart"/>
      <w:r>
        <w:rPr>
          <w:i/>
        </w:rPr>
        <w:t>GraphOptimizer</w:t>
      </w:r>
      <w:proofErr w:type="spellEnd"/>
      <w:r w:rsidR="009E17B3">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041"/>
      <w:r w:rsidR="00D26AB1">
        <w:rPr>
          <w:i/>
        </w:rPr>
        <w:t xml:space="preserve"> </w:t>
      </w:r>
    </w:p>
    <w:p w:rsidR="0087709E" w:rsidRPr="00DE1B49" w:rsidRDefault="0087709E" w:rsidP="0066664F">
      <w:pPr>
        <w:pStyle w:val="berschrift4"/>
      </w:pPr>
      <w:bookmarkStart w:id="1042" w:name="h.hsphxgx15hot" w:colFirst="0" w:colLast="0"/>
      <w:bookmarkEnd w:id="1042"/>
      <w:r w:rsidRPr="00DE1B49">
        <w:t xml:space="preserve">General Description </w:t>
      </w:r>
    </w:p>
    <w:p w:rsidR="0087709E" w:rsidRPr="00DE1B49" w:rsidRDefault="0087709E" w:rsidP="0087709E">
      <w:r w:rsidRPr="00DE1B49">
        <w:rPr>
          <w:lang w:val="en-US"/>
        </w:rPr>
        <w:t>This module consumes a raw graph (</w:t>
      </w:r>
      <w:r w:rsidR="002C12FC" w:rsidRPr="007E7ED7">
        <w:rPr>
          <w:i/>
          <w:lang w:val="en-US"/>
        </w:rPr>
        <w:t>EntailmentGraphRaw</w:t>
      </w:r>
      <w:r w:rsidRPr="00DE1B49">
        <w:rPr>
          <w:lang w:val="en-US"/>
        </w:rPr>
        <w:t xml:space="preserve">) and produces the </w:t>
      </w:r>
      <w:r w:rsidRPr="007E7ED7">
        <w:rPr>
          <w:i/>
          <w:lang w:val="en-US"/>
        </w:rPr>
        <w:t>collapsed graph</w:t>
      </w:r>
      <w:r w:rsidR="00D812BE">
        <w:rPr>
          <w:lang w:val="en-US"/>
        </w:rPr>
        <w:t xml:space="preserve"> or final graph</w:t>
      </w:r>
      <w:r w:rsidRPr="00DE1B49">
        <w:rPr>
          <w:lang w:val="en-US"/>
        </w:rPr>
        <w:t xml:space="preserve"> (</w:t>
      </w:r>
      <w:proofErr w:type="spellStart"/>
      <w:r w:rsidRPr="007E7ED7">
        <w:rPr>
          <w:i/>
          <w:lang w:val="en-US"/>
        </w:rPr>
        <w:t>Entailment</w:t>
      </w:r>
      <w:r w:rsidR="002C12FC" w:rsidRPr="007E7ED7">
        <w:rPr>
          <w:i/>
          <w:lang w:val="en-US"/>
        </w:rPr>
        <w:t>G</w:t>
      </w:r>
      <w:r w:rsidRPr="007E7ED7">
        <w:rPr>
          <w:i/>
          <w:lang w:val="en-US"/>
        </w:rPr>
        <w:t>raph</w:t>
      </w:r>
      <w:r w:rsidR="002C12FC" w:rsidRPr="007E7ED7">
        <w:rPr>
          <w:i/>
          <w:lang w:val="en-US"/>
        </w:rPr>
        <w:t>C</w:t>
      </w:r>
      <w:r w:rsidRPr="007E7ED7">
        <w:rPr>
          <w:i/>
          <w:lang w:val="en-US"/>
        </w:rPr>
        <w:t>ollapsed</w:t>
      </w:r>
      <w:proofErr w:type="spellEnd"/>
      <w:r w:rsidRPr="00DE1B49">
        <w:rPr>
          <w:lang w:val="en-US"/>
        </w:rPr>
        <w:t xml:space="preserve">). </w:t>
      </w:r>
      <w:r w:rsidR="009F7FD9">
        <w:t xml:space="preserve">For more details see </w:t>
      </w:r>
      <w:r w:rsidR="00E91608">
        <w:t xml:space="preserve">section </w:t>
      </w:r>
      <w:r w:rsidR="006C1AF3">
        <w:fldChar w:fldCharType="begin"/>
      </w:r>
      <w:r w:rsidR="00E91608">
        <w:instrText xml:space="preserve"> REF _Ref359920012 \r \h </w:instrText>
      </w:r>
      <w:r w:rsidR="006C1AF3">
        <w:fldChar w:fldCharType="separate"/>
      </w:r>
      <w:r w:rsidR="000F0841">
        <w:t>2.2.2</w:t>
      </w:r>
      <w:r w:rsidR="006C1AF3">
        <w:fldChar w:fldCharType="end"/>
      </w:r>
      <w:r w:rsidRPr="00DE1B49">
        <w:t>.</w:t>
      </w:r>
    </w:p>
    <w:p w:rsidR="0087709E" w:rsidRPr="00DE1B49" w:rsidRDefault="0087709E" w:rsidP="00F16E90">
      <w:pPr>
        <w:pStyle w:val="berschrift4"/>
      </w:pPr>
      <w:bookmarkStart w:id="1043" w:name="h.upjmpc8rvtb0" w:colFirst="0" w:colLast="0"/>
      <w:bookmarkEnd w:id="1043"/>
      <w:r w:rsidRPr="00DE1B49">
        <w:t>API Methods</w:t>
      </w:r>
    </w:p>
    <w:p w:rsidR="0087709E" w:rsidRPr="0086292D" w:rsidRDefault="0087709E" w:rsidP="003E4C15">
      <w:pPr>
        <w:spacing w:line="276" w:lineRule="auto"/>
        <w:ind w:left="720"/>
      </w:pPr>
      <w:proofErr w:type="spellStart"/>
      <w:r w:rsidRPr="0086292D">
        <w:rPr>
          <w:i/>
        </w:rPr>
        <w:t>EntailmentGraphCollapsed</w:t>
      </w:r>
      <w:proofErr w:type="spellEnd"/>
      <w:r w:rsidRPr="0086292D">
        <w:rPr>
          <w:i/>
        </w:rPr>
        <w:t xml:space="preserve"> </w:t>
      </w:r>
      <w:proofErr w:type="spellStart"/>
      <w:proofErr w:type="gramStart"/>
      <w:r w:rsidR="003E4C15">
        <w:rPr>
          <w:i/>
        </w:rPr>
        <w:t>optimizeGraph</w:t>
      </w:r>
      <w:proofErr w:type="spellEnd"/>
      <w:r w:rsidRPr="0086292D">
        <w:rPr>
          <w:i/>
        </w:rPr>
        <w:t>(</w:t>
      </w:r>
      <w:proofErr w:type="gramEnd"/>
      <w:r w:rsidRPr="0086292D">
        <w:rPr>
          <w:i/>
        </w:rPr>
        <w:t xml:space="preserve">EntailmentGraphRaw </w:t>
      </w:r>
      <w:proofErr w:type="spellStart"/>
      <w:r w:rsidRPr="0086292D">
        <w:rPr>
          <w:i/>
        </w:rPr>
        <w:t>workGraph</w:t>
      </w:r>
      <w:proofErr w:type="spellEnd"/>
      <w:r w:rsidRPr="0086292D">
        <w:rPr>
          <w:i/>
        </w:rPr>
        <w:t>)</w:t>
      </w:r>
    </w:p>
    <w:p w:rsidR="0086292D" w:rsidRDefault="0086292D" w:rsidP="008C6B45">
      <w:pPr>
        <w:spacing w:line="276" w:lineRule="auto"/>
        <w:ind w:left="720"/>
        <w:rPr>
          <w:i/>
        </w:rPr>
      </w:pPr>
      <w:proofErr w:type="spellStart"/>
      <w:r w:rsidRPr="0086292D">
        <w:rPr>
          <w:i/>
        </w:rPr>
        <w:lastRenderedPageBreak/>
        <w:t>EntailmentGraphCollapsed</w:t>
      </w:r>
      <w:proofErr w:type="spellEnd"/>
      <w:r w:rsidRPr="0086292D">
        <w:rPr>
          <w:i/>
        </w:rPr>
        <w:t xml:space="preserve"> </w:t>
      </w:r>
      <w:proofErr w:type="spellStart"/>
      <w:r w:rsidR="008C6B45">
        <w:rPr>
          <w:i/>
        </w:rPr>
        <w:t>optimizeGraph</w:t>
      </w:r>
      <w:proofErr w:type="spellEnd"/>
      <w:r w:rsidR="008C6B45" w:rsidRPr="0086292D" w:rsidDel="008C6B45">
        <w:rPr>
          <w:i/>
        </w:rPr>
        <w:t xml:space="preserve"> </w:t>
      </w:r>
      <w:r w:rsidRPr="0086292D">
        <w:rPr>
          <w:i/>
        </w:rPr>
        <w:t xml:space="preserve">(EntailmentGraphRaw </w:t>
      </w:r>
      <w:proofErr w:type="spellStart"/>
      <w:r w:rsidRPr="0086292D">
        <w:rPr>
          <w:i/>
        </w:rPr>
        <w:t>rawGraph</w:t>
      </w:r>
      <w:proofErr w:type="spellEnd"/>
      <w:r w:rsidRPr="0086292D">
        <w:rPr>
          <w:i/>
        </w:rPr>
        <w:t>, do</w:t>
      </w:r>
      <w:r w:rsidRPr="0086292D">
        <w:rPr>
          <w:i/>
        </w:rPr>
        <w:t>u</w:t>
      </w:r>
      <w:r w:rsidRPr="0086292D">
        <w:rPr>
          <w:i/>
        </w:rPr>
        <w:t>ble threshold)</w:t>
      </w:r>
    </w:p>
    <w:p w:rsidR="0086292D" w:rsidRDefault="0086292D" w:rsidP="0086292D">
      <w:pPr>
        <w:spacing w:line="276" w:lineRule="auto"/>
        <w:ind w:left="361" w:firstLine="359"/>
      </w:pPr>
    </w:p>
    <w:p w:rsidR="0086292D" w:rsidRDefault="0087709E" w:rsidP="0086292D">
      <w:pPr>
        <w:spacing w:line="276" w:lineRule="auto"/>
        <w:ind w:left="720"/>
        <w:rPr>
          <w:lang w:val="en-US"/>
        </w:rPr>
      </w:pPr>
      <w:r w:rsidRPr="0086292D">
        <w:rPr>
          <w:lang w:val="en-US"/>
        </w:rPr>
        <w:t>The method consumes a raw graph (</w:t>
      </w:r>
      <w:r w:rsidRPr="0086292D">
        <w:rPr>
          <w:i/>
          <w:lang w:val="en-US"/>
        </w:rPr>
        <w:t>EntailmentGraphRaw</w:t>
      </w:r>
      <w:r w:rsidRPr="0086292D">
        <w:rPr>
          <w:lang w:val="en-US"/>
        </w:rPr>
        <w:t>) and produces the final collapsed entailment graph (</w:t>
      </w:r>
      <w:proofErr w:type="spellStart"/>
      <w:r w:rsidRPr="0086292D">
        <w:rPr>
          <w:i/>
          <w:lang w:val="en-US"/>
        </w:rPr>
        <w:t>EntailmentGraphCollapsed</w:t>
      </w:r>
      <w:proofErr w:type="spellEnd"/>
      <w:r w:rsidRPr="0086292D">
        <w:rPr>
          <w:lang w:val="en-US"/>
        </w:rPr>
        <w:t>). In case of success the co</w:t>
      </w:r>
      <w:r w:rsidRPr="0086292D">
        <w:rPr>
          <w:lang w:val="en-US"/>
        </w:rPr>
        <w:t>l</w:t>
      </w:r>
      <w:r w:rsidRPr="0086292D">
        <w:rPr>
          <w:lang w:val="en-US"/>
        </w:rPr>
        <w:t xml:space="preserve">lapsed graph is returned. Otherwise the method throws a </w:t>
      </w:r>
      <w:proofErr w:type="spellStart"/>
      <w:r w:rsidR="00BB1926">
        <w:rPr>
          <w:i/>
          <w:lang w:val="en-US"/>
        </w:rPr>
        <w:t>GraphOptimizer</w:t>
      </w:r>
      <w:r w:rsidR="00BB1926" w:rsidRPr="0086292D">
        <w:rPr>
          <w:i/>
          <w:lang w:val="en-US"/>
        </w:rPr>
        <w:t>Exception</w:t>
      </w:r>
      <w:proofErr w:type="spellEnd"/>
      <w:r w:rsidRPr="0086292D">
        <w:rPr>
          <w:lang w:val="en-US"/>
        </w:rPr>
        <w:t xml:space="preserve">. </w:t>
      </w:r>
    </w:p>
    <w:p w:rsidR="0086292D" w:rsidRDefault="0086292D" w:rsidP="0086292D">
      <w:pPr>
        <w:spacing w:line="276" w:lineRule="auto"/>
        <w:ind w:left="720"/>
        <w:rPr>
          <w:lang w:val="en-US"/>
        </w:rPr>
      </w:pPr>
    </w:p>
    <w:p w:rsidR="0086292D" w:rsidRDefault="0086292D" w:rsidP="00975271">
      <w:pPr>
        <w:numPr>
          <w:ilvl w:val="1"/>
          <w:numId w:val="88"/>
        </w:numPr>
        <w:spacing w:line="276" w:lineRule="auto"/>
        <w:ind w:hanging="359"/>
        <w:rPr>
          <w:lang w:val="en-US"/>
        </w:rPr>
      </w:pPr>
      <w:r w:rsidRPr="00410180">
        <w:rPr>
          <w:lang w:val="en-US"/>
        </w:rPr>
        <w:t xml:space="preserve">@param </w:t>
      </w:r>
      <w:proofErr w:type="spellStart"/>
      <w:r w:rsidRPr="0086292D">
        <w:rPr>
          <w:lang w:val="en-US"/>
        </w:rPr>
        <w:t>workGraph</w:t>
      </w:r>
      <w:proofErr w:type="spellEnd"/>
      <w:r w:rsidRPr="0086292D">
        <w:rPr>
          <w:lang w:val="en-US"/>
        </w:rPr>
        <w:t xml:space="preserve"> </w:t>
      </w:r>
      <w:r w:rsidR="00B77A1E">
        <w:rPr>
          <w:lang w:val="en-US"/>
        </w:rPr>
        <w:t>–</w:t>
      </w:r>
      <w:r w:rsidRPr="0086292D">
        <w:rPr>
          <w:lang w:val="en-US"/>
        </w:rPr>
        <w:t xml:space="preserve"> the raw entailment graph, which should be </w:t>
      </w:r>
      <w:r w:rsidR="00975271">
        <w:rPr>
          <w:lang w:val="en-US"/>
        </w:rPr>
        <w:t>optimized</w:t>
      </w:r>
    </w:p>
    <w:p w:rsidR="008452C7" w:rsidRPr="008452C7" w:rsidRDefault="008452C7" w:rsidP="008452C7">
      <w:pPr>
        <w:numPr>
          <w:ilvl w:val="1"/>
          <w:numId w:val="44"/>
        </w:numPr>
        <w:spacing w:line="276" w:lineRule="auto"/>
        <w:ind w:hanging="359"/>
      </w:pPr>
      <w:r>
        <w:rPr>
          <w:lang w:val="en-US"/>
        </w:rPr>
        <w:t>@param threshold –</w:t>
      </w:r>
      <w:r>
        <w:t>if provided, confidence threshold representing the min</w:t>
      </w:r>
      <w:r>
        <w:t>i</w:t>
      </w:r>
      <w:r>
        <w:t>mum confidence for an edge from the raw graph to be kept in the collapsed graph</w:t>
      </w:r>
      <w:r w:rsidRPr="00DE1B49">
        <w:t xml:space="preserve"> </w:t>
      </w:r>
    </w:p>
    <w:p w:rsidR="008452C7" w:rsidRDefault="008452C7" w:rsidP="008452C7">
      <w:pPr>
        <w:numPr>
          <w:ilvl w:val="1"/>
          <w:numId w:val="88"/>
        </w:numPr>
        <w:spacing w:line="276" w:lineRule="auto"/>
        <w:ind w:hanging="359"/>
        <w:rPr>
          <w:lang w:val="en-US"/>
        </w:rPr>
      </w:pPr>
      <w:r w:rsidRPr="0086292D">
        <w:rPr>
          <w:lang w:val="en-US"/>
        </w:rPr>
        <w:t>@return (</w:t>
      </w:r>
      <w:proofErr w:type="spellStart"/>
      <w:r w:rsidRPr="0086292D">
        <w:rPr>
          <w:lang w:val="en-US"/>
        </w:rPr>
        <w:t>EntailmentGraphCollapsed</w:t>
      </w:r>
      <w:proofErr w:type="spellEnd"/>
      <w:r w:rsidRPr="0086292D">
        <w:rPr>
          <w:lang w:val="en-US"/>
        </w:rPr>
        <w:t>) the resulting collapsed entailment</w:t>
      </w:r>
      <w:r w:rsidR="00393D0B">
        <w:rPr>
          <w:lang w:val="en-US"/>
        </w:rPr>
        <w:t xml:space="preserve"> graph</w:t>
      </w:r>
    </w:p>
    <w:p w:rsidR="0087709E" w:rsidRPr="008452C7" w:rsidRDefault="00A40D6E" w:rsidP="008452C7">
      <w:pPr>
        <w:numPr>
          <w:ilvl w:val="1"/>
          <w:numId w:val="88"/>
        </w:numPr>
        <w:spacing w:line="276" w:lineRule="auto"/>
        <w:ind w:hanging="359"/>
        <w:rPr>
          <w:lang w:val="en-US"/>
        </w:rPr>
      </w:pPr>
      <w:r w:rsidRPr="008452C7">
        <w:rPr>
          <w:lang w:val="en-US"/>
        </w:rPr>
        <w:t xml:space="preserve">@throws </w:t>
      </w:r>
      <w:proofErr w:type="spellStart"/>
      <w:r w:rsidR="00BB1926">
        <w:rPr>
          <w:lang w:val="en-US"/>
        </w:rPr>
        <w:t>GraphOptimizer</w:t>
      </w:r>
      <w:r w:rsidR="00BB1926" w:rsidRPr="008452C7">
        <w:rPr>
          <w:lang w:val="en-US"/>
        </w:rPr>
        <w:t>Exception</w:t>
      </w:r>
      <w:proofErr w:type="spellEnd"/>
      <w:r w:rsidR="00BB1926" w:rsidRPr="008452C7">
        <w:rPr>
          <w:lang w:val="en-US"/>
        </w:rPr>
        <w:t xml:space="preserve"> </w:t>
      </w:r>
      <w:r w:rsidR="0087709E" w:rsidRPr="008452C7">
        <w:rPr>
          <w:lang w:val="en-US"/>
        </w:rPr>
        <w:t xml:space="preserve">if the implementation </w:t>
      </w:r>
      <w:r w:rsidR="00393D0B" w:rsidRPr="008452C7">
        <w:rPr>
          <w:lang w:val="en-US"/>
        </w:rPr>
        <w:t>can</w:t>
      </w:r>
      <w:r w:rsidR="00393D0B">
        <w:rPr>
          <w:lang w:val="en-US"/>
        </w:rPr>
        <w:t>no</w:t>
      </w:r>
      <w:r w:rsidR="00393D0B" w:rsidRPr="008452C7">
        <w:rPr>
          <w:lang w:val="en-US"/>
        </w:rPr>
        <w:t xml:space="preserve">t </w:t>
      </w:r>
      <w:r w:rsidR="0087709E" w:rsidRPr="008452C7">
        <w:rPr>
          <w:lang w:val="en-US"/>
        </w:rPr>
        <w:t>convert the graph for some reason</w:t>
      </w:r>
    </w:p>
    <w:p w:rsidR="005E31BF" w:rsidRPr="00DE1B49" w:rsidRDefault="005E31BF" w:rsidP="006C3E1B">
      <w:pPr>
        <w:pStyle w:val="berschrift4"/>
      </w:pPr>
      <w:bookmarkStart w:id="1044" w:name="h.6ts3rewqx7bq" w:colFirst="0" w:colLast="0"/>
      <w:bookmarkEnd w:id="104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We do not foresee any external EOP component dependency for this module. Yet, if any a</w:t>
      </w:r>
      <w:r w:rsidRPr="00DE1B49">
        <w:rPr>
          <w:lang w:val="en-US"/>
        </w:rPr>
        <w:t>r</w:t>
      </w:r>
      <w:r w:rsidRPr="00DE1B49">
        <w:rPr>
          <w:lang w:val="en-US"/>
        </w:rPr>
        <w:t>guments or configurable values are needed, they should be exposed in the implementation constructor.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sidR="00BB1926">
        <w:rPr>
          <w:i/>
          <w:lang w:val="en-US"/>
        </w:rPr>
        <w:t>graphoptimizer</w:t>
      </w:r>
      <w:proofErr w:type="spellEnd"/>
      <w:r w:rsidR="00BB1926" w:rsidRPr="00DE1B49">
        <w:rPr>
          <w:lang w:val="en-US"/>
        </w:rPr>
        <w:t xml:space="preserve"> </w:t>
      </w:r>
      <w:r w:rsidRPr="00DE1B49">
        <w:rPr>
          <w:lang w:val="en-US"/>
        </w:rPr>
        <w:t>package.</w:t>
      </w:r>
    </w:p>
    <w:p w:rsidR="00E91608"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w:t>
      </w:r>
      <w:r w:rsidR="00BB1926">
        <w:rPr>
          <w:i/>
          <w:lang w:val="en-US"/>
        </w:rPr>
        <w:t>Optimizer</w:t>
      </w:r>
      <w:proofErr w:type="spellEnd"/>
      <w:r w:rsidRPr="00DE1B49">
        <w:rPr>
          <w:i/>
          <w:lang w:val="en-US"/>
        </w:rPr>
        <w:t xml:space="preserve"> </w:t>
      </w:r>
      <w:r w:rsidR="00A40D6E">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p>
    <w:p w:rsidR="0087709E" w:rsidRPr="00DE1B49" w:rsidRDefault="0087709E" w:rsidP="0087709E">
      <w:pPr>
        <w:rPr>
          <w:lang w:val="en-US"/>
        </w:rPr>
      </w:pPr>
      <w:r w:rsidRPr="00DE1B49">
        <w:rPr>
          <w:lang w:val="en-US"/>
        </w:rPr>
        <w:t>For information on the implementation(s) of this module see</w:t>
      </w:r>
      <w:r w:rsidR="00E91608">
        <w:rPr>
          <w:lang w:val="en-US"/>
        </w:rPr>
        <w:t xml:space="preserve"> section </w:t>
      </w:r>
      <w:r w:rsidR="006C1AF3">
        <w:rPr>
          <w:lang w:val="en-US"/>
        </w:rPr>
        <w:fldChar w:fldCharType="begin"/>
      </w:r>
      <w:r w:rsidR="00E91608">
        <w:rPr>
          <w:lang w:val="en-US"/>
        </w:rPr>
        <w:instrText xml:space="preserve"> REF _Ref359920054 \r \h </w:instrText>
      </w:r>
      <w:r w:rsidR="006C1AF3">
        <w:rPr>
          <w:lang w:val="en-US"/>
        </w:rPr>
      </w:r>
      <w:r w:rsidR="006C1AF3">
        <w:rPr>
          <w:lang w:val="en-US"/>
        </w:rPr>
        <w:fldChar w:fldCharType="separate"/>
      </w:r>
      <w:r w:rsidR="000F0841">
        <w:rPr>
          <w:lang w:val="en-US"/>
        </w:rPr>
        <w:t>6.2.2</w:t>
      </w:r>
      <w:r w:rsidR="006C1AF3">
        <w:rPr>
          <w:lang w:val="en-US"/>
        </w:rPr>
        <w:fldChar w:fldCharType="end"/>
      </w:r>
      <w:r w:rsidR="00E91608">
        <w:t>.</w:t>
      </w:r>
      <w:r w:rsidR="00E91608" w:rsidRPr="00DE1B49">
        <w:rPr>
          <w:lang w:val="en-US"/>
        </w:rPr>
        <w:t xml:space="preserve"> </w:t>
      </w:r>
    </w:p>
    <w:p w:rsidR="00A4201C" w:rsidRPr="00DE1B49" w:rsidRDefault="00A4201C" w:rsidP="006C3E1B">
      <w:pPr>
        <w:pStyle w:val="berschrift3"/>
      </w:pPr>
      <w:bookmarkStart w:id="1045" w:name="h.3gxadta34eaq" w:colFirst="0" w:colLast="0"/>
      <w:bookmarkStart w:id="1046" w:name="id.bc4pf1kndgia" w:colFirst="0" w:colLast="0"/>
      <w:bookmarkStart w:id="1047" w:name="_Node_Matcher_module:"/>
      <w:bookmarkStart w:id="1048" w:name="_Toc405809975"/>
      <w:bookmarkEnd w:id="1045"/>
      <w:bookmarkEnd w:id="1046"/>
      <w:bookmarkEnd w:id="1047"/>
      <w:r>
        <w:t>Confidence Calculator Module</w:t>
      </w:r>
      <w:r w:rsidRPr="00DE1B49">
        <w:t xml:space="preserve">: interface </w:t>
      </w:r>
      <w:proofErr w:type="spellStart"/>
      <w:r>
        <w:rPr>
          <w:i/>
        </w:rPr>
        <w:t>ConfidenceCalcul</w:t>
      </w:r>
      <w:r>
        <w:rPr>
          <w:i/>
        </w:rPr>
        <w:t>a</w:t>
      </w:r>
      <w:r>
        <w:rPr>
          <w:i/>
        </w:rPr>
        <w:t>tor</w:t>
      </w:r>
      <w:proofErr w:type="spellEnd"/>
      <w:r w:rsidR="00457FF7">
        <w:t xml:space="preserve"> </w:t>
      </w:r>
      <w:r>
        <w:t>(</w:t>
      </w:r>
      <w:proofErr w:type="spellStart"/>
      <w:r w:rsidRPr="00D26AB1">
        <w:t>eu</w:t>
      </w:r>
      <w:r>
        <w:t>.</w:t>
      </w:r>
      <w:r w:rsidRPr="00D26AB1">
        <w:t>excitementproject</w:t>
      </w:r>
      <w:r>
        <w:t>.</w:t>
      </w:r>
      <w:r w:rsidRPr="00D26AB1">
        <w:t>tl</w:t>
      </w:r>
      <w:r>
        <w:t>.</w:t>
      </w:r>
      <w:r w:rsidRPr="00D26AB1">
        <w:t>composition</w:t>
      </w:r>
      <w:r>
        <w:t>.</w:t>
      </w:r>
      <w:r w:rsidRPr="00D26AB1">
        <w:t>api</w:t>
      </w:r>
      <w:proofErr w:type="spellEnd"/>
      <w:r>
        <w:t>)</w:t>
      </w:r>
      <w:bookmarkEnd w:id="1048"/>
      <w:r w:rsidR="009E17B3">
        <w:t xml:space="preserve"> </w:t>
      </w:r>
    </w:p>
    <w:p w:rsidR="00A4201C" w:rsidRDefault="00A4201C" w:rsidP="0066664F">
      <w:pPr>
        <w:pStyle w:val="berschrift4"/>
      </w:pPr>
      <w:r w:rsidRPr="00DE1B49">
        <w:t xml:space="preserve">General Description </w:t>
      </w:r>
    </w:p>
    <w:p w:rsidR="00436383" w:rsidRPr="0071249C" w:rsidRDefault="006C1AF3" w:rsidP="0071249C">
      <w:pPr>
        <w:pStyle w:val="Normal2"/>
        <w:rPr>
          <w:lang w:val="en-US"/>
        </w:rPr>
      </w:pPr>
      <w:r w:rsidRPr="0071249C">
        <w:rPr>
          <w:lang w:val="en-US"/>
        </w:rPr>
        <w:t xml:space="preserve">This module reads category confidence scores stored in a collapsed </w:t>
      </w:r>
      <w:proofErr w:type="gramStart"/>
      <w:r w:rsidRPr="0071249C">
        <w:rPr>
          <w:lang w:val="en-US"/>
        </w:rPr>
        <w:t>graph,</w:t>
      </w:r>
      <w:proofErr w:type="gramEnd"/>
      <w:r w:rsidRPr="0071249C">
        <w:rPr>
          <w:lang w:val="en-US"/>
        </w:rPr>
        <w:t xml:space="preserve"> combines them to a final score per category per node and adds this information to the graph. </w:t>
      </w:r>
      <w:r w:rsidR="00A4201C" w:rsidRPr="00DE1B49">
        <w:t xml:space="preserve">For more details see </w:t>
      </w:r>
      <w:r w:rsidR="00A4201C">
        <w:t xml:space="preserve">section </w:t>
      </w:r>
      <w:r>
        <w:fldChar w:fldCharType="begin"/>
      </w:r>
      <w:r w:rsidR="00A4201C">
        <w:instrText xml:space="preserve"> REF _Ref368993250 \r \h </w:instrText>
      </w:r>
      <w:r>
        <w:fldChar w:fldCharType="separate"/>
      </w:r>
      <w:r w:rsidR="000F0841">
        <w:t>2.3.1</w:t>
      </w:r>
      <w:r>
        <w:fldChar w:fldCharType="end"/>
      </w:r>
      <w:r w:rsidR="00A4201C" w:rsidRPr="00DE1B49">
        <w:t>.</w:t>
      </w:r>
    </w:p>
    <w:p w:rsidR="00A4201C" w:rsidRDefault="00A4201C" w:rsidP="0071249C">
      <w:pPr>
        <w:pStyle w:val="berschrift4"/>
      </w:pPr>
      <w:r w:rsidRPr="00DE1B49">
        <w:t>API Methods</w:t>
      </w:r>
    </w:p>
    <w:p w:rsidR="00A4201C" w:rsidRPr="0071433A" w:rsidRDefault="00A4201C" w:rsidP="00A4201C">
      <w:pPr>
        <w:pStyle w:val="Normal2"/>
      </w:pPr>
      <w:r w:rsidRPr="00DE1B49">
        <w:rPr>
          <w:rFonts w:eastAsia="Arial"/>
        </w:rPr>
        <w:t>The interface contains one method</w:t>
      </w:r>
      <w:r>
        <w:rPr>
          <w:rFonts w:eastAsia="Arial"/>
        </w:rPr>
        <w:t>:</w:t>
      </w:r>
    </w:p>
    <w:p w:rsidR="00A4201C" w:rsidRPr="0071433A" w:rsidRDefault="00A4201C" w:rsidP="00A4201C">
      <w:pPr>
        <w:spacing w:line="276" w:lineRule="auto"/>
        <w:ind w:left="720"/>
        <w:rPr>
          <w:lang w:val="en-US"/>
        </w:rPr>
      </w:pPr>
      <w:proofErr w:type="gramStart"/>
      <w:r>
        <w:rPr>
          <w:i/>
          <w:lang w:val="en-US"/>
        </w:rPr>
        <w:t>void</w:t>
      </w:r>
      <w:proofErr w:type="gramEnd"/>
      <w:r w:rsidRPr="00DE1B49">
        <w:rPr>
          <w:i/>
          <w:lang w:val="en-US"/>
        </w:rPr>
        <w:t xml:space="preserve"> </w:t>
      </w:r>
      <w:proofErr w:type="spellStart"/>
      <w:r>
        <w:rPr>
          <w:i/>
          <w:lang w:val="en-US"/>
        </w:rPr>
        <w:t>computeCategoryConfidences</w:t>
      </w:r>
      <w:proofErr w:type="spellEnd"/>
      <w:r w:rsidRPr="00DE1B49">
        <w:rPr>
          <w:i/>
          <w:lang w:val="en-US"/>
        </w:rPr>
        <w:t>(</w:t>
      </w:r>
      <w:proofErr w:type="spellStart"/>
      <w:r w:rsidRPr="00DE1B49">
        <w:rPr>
          <w:i/>
          <w:lang w:val="en-US"/>
        </w:rPr>
        <w:t>EntailmentGraph</w:t>
      </w:r>
      <w:r>
        <w:rPr>
          <w:i/>
          <w:lang w:val="en-US"/>
        </w:rPr>
        <w:t>Collapsed</w:t>
      </w:r>
      <w:proofErr w:type="spellEnd"/>
      <w:r w:rsidRPr="00DE1B49">
        <w:rPr>
          <w:i/>
          <w:lang w:val="en-US"/>
        </w:rPr>
        <w:t xml:space="preserve"> </w:t>
      </w:r>
      <w:proofErr w:type="spellStart"/>
      <w:r w:rsidRPr="00DE1B49">
        <w:rPr>
          <w:i/>
          <w:lang w:val="en-US"/>
        </w:rPr>
        <w:t>entailmentGraph</w:t>
      </w:r>
      <w:proofErr w:type="spellEnd"/>
      <w:r w:rsidRPr="00DE1B49">
        <w:rPr>
          <w:i/>
          <w:lang w:val="en-US"/>
        </w:rPr>
        <w:t xml:space="preserve">) throws </w:t>
      </w:r>
      <w:proofErr w:type="spellStart"/>
      <w:r>
        <w:rPr>
          <w:i/>
          <w:lang w:val="en-US"/>
        </w:rPr>
        <w:t>ConfidenceCalculator</w:t>
      </w:r>
      <w:r w:rsidRPr="00DE1B49">
        <w:rPr>
          <w:i/>
          <w:lang w:val="en-US"/>
        </w:rPr>
        <w:t>Exception</w:t>
      </w:r>
      <w:proofErr w:type="spellEnd"/>
    </w:p>
    <w:p w:rsidR="00A4201C" w:rsidRPr="00DE1B49" w:rsidRDefault="00A4201C" w:rsidP="00A4201C">
      <w:pPr>
        <w:ind w:left="720"/>
        <w:rPr>
          <w:lang w:val="en-US"/>
        </w:rPr>
      </w:pPr>
      <w:r w:rsidRPr="00DE1B49">
        <w:rPr>
          <w:lang w:val="en-US"/>
        </w:rPr>
        <w:lastRenderedPageBreak/>
        <w:t xml:space="preserve">This method </w:t>
      </w:r>
      <w:r>
        <w:rPr>
          <w:lang w:val="en-US"/>
        </w:rPr>
        <w:t>computes</w:t>
      </w:r>
      <w:r w:rsidR="00A003DD">
        <w:rPr>
          <w:lang w:val="en-US"/>
        </w:rPr>
        <w:t xml:space="preserve"> category confidence scores per node in the input graph and adds this information to the input graph</w:t>
      </w:r>
      <w:r w:rsidRPr="00DE1B49">
        <w:rPr>
          <w:lang w:val="en-US"/>
        </w:rPr>
        <w:t xml:space="preserve">. </w:t>
      </w:r>
    </w:p>
    <w:p w:rsidR="00A4201C" w:rsidRPr="00DE1B49" w:rsidRDefault="00A4201C" w:rsidP="00A4201C">
      <w:pPr>
        <w:numPr>
          <w:ilvl w:val="1"/>
          <w:numId w:val="44"/>
        </w:numPr>
        <w:spacing w:line="276" w:lineRule="auto"/>
        <w:ind w:hanging="359"/>
        <w:rPr>
          <w:lang w:val="en-US"/>
        </w:rPr>
      </w:pPr>
      <w:r w:rsidRPr="00DE1B49">
        <w:rPr>
          <w:lang w:val="en-US"/>
        </w:rPr>
        <w:t xml:space="preserve">@param </w:t>
      </w:r>
      <w:proofErr w:type="spellStart"/>
      <w:r w:rsidRPr="00DE1B49">
        <w:rPr>
          <w:lang w:val="en-US"/>
        </w:rPr>
        <w:t>entailmentGraph</w:t>
      </w:r>
      <w:proofErr w:type="spellEnd"/>
      <w:r>
        <w:rPr>
          <w:lang w:val="en-US"/>
        </w:rPr>
        <w:t xml:space="preserve"> –</w:t>
      </w:r>
      <w:r w:rsidRPr="00DE1B49">
        <w:rPr>
          <w:lang w:val="en-US"/>
        </w:rPr>
        <w:t xml:space="preserve"> the </w:t>
      </w:r>
      <w:r w:rsidR="00A82A04">
        <w:rPr>
          <w:lang w:val="en-US"/>
        </w:rPr>
        <w:t>collapsed</w:t>
      </w:r>
      <w:r>
        <w:rPr>
          <w:lang w:val="en-US"/>
        </w:rPr>
        <w:t xml:space="preserve"> </w:t>
      </w:r>
      <w:r w:rsidRPr="00DE1B49">
        <w:rPr>
          <w:lang w:val="en-US"/>
        </w:rPr>
        <w:t>entailment graph to be matched against</w:t>
      </w:r>
    </w:p>
    <w:p w:rsidR="00A4201C" w:rsidRPr="00DE1B49" w:rsidRDefault="00A4201C" w:rsidP="00A4201C">
      <w:pPr>
        <w:numPr>
          <w:ilvl w:val="1"/>
          <w:numId w:val="44"/>
        </w:numPr>
        <w:spacing w:line="276" w:lineRule="auto"/>
        <w:ind w:hanging="359"/>
        <w:rPr>
          <w:lang w:val="en-US"/>
        </w:rPr>
      </w:pPr>
      <w:r>
        <w:rPr>
          <w:lang w:val="en-US"/>
        </w:rPr>
        <w:t xml:space="preserve">@throws </w:t>
      </w:r>
      <w:proofErr w:type="spellStart"/>
      <w:r w:rsidR="00A003DD">
        <w:rPr>
          <w:lang w:val="en-US"/>
        </w:rPr>
        <w:t>ConfidenceCalculator</w:t>
      </w:r>
      <w:r w:rsidRPr="00DE1B49">
        <w:rPr>
          <w:lang w:val="en-US"/>
        </w:rPr>
        <w:t>Exception</w:t>
      </w:r>
      <w:proofErr w:type="spellEnd"/>
      <w:r w:rsidRPr="00DE1B49">
        <w:rPr>
          <w:lang w:val="en-US"/>
        </w:rPr>
        <w:t xml:space="preserve"> if the </w:t>
      </w:r>
      <w:r w:rsidR="00A003DD">
        <w:rPr>
          <w:lang w:val="en-US"/>
        </w:rPr>
        <w:t>calculation</w:t>
      </w:r>
      <w:r w:rsidRPr="00DE1B49">
        <w:rPr>
          <w:lang w:val="en-US"/>
        </w:rPr>
        <w:t xml:space="preserve"> fails</w:t>
      </w:r>
    </w:p>
    <w:p w:rsidR="00A4201C" w:rsidRPr="00DE1B49" w:rsidRDefault="00A4201C" w:rsidP="006C3E1B">
      <w:pPr>
        <w:pStyle w:val="berschrift4"/>
      </w:pPr>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201C" w:rsidRPr="00DE1B49" w:rsidRDefault="00A4201C" w:rsidP="00A4201C">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sidR="00804B4D">
        <w:rPr>
          <w:i/>
          <w:lang w:val="en-US"/>
        </w:rPr>
        <w:t>confidencecalculator</w:t>
      </w:r>
      <w:proofErr w:type="spellEnd"/>
      <w:r w:rsidRPr="00DE1B49">
        <w:rPr>
          <w:lang w:val="en-US"/>
        </w:rPr>
        <w:t xml:space="preserve"> package.</w:t>
      </w:r>
    </w:p>
    <w:p w:rsidR="00A4201C" w:rsidRPr="00A4033A" w:rsidRDefault="00A4201C" w:rsidP="00A4201C">
      <w:pPr>
        <w:rPr>
          <w:lang w:val="en-US"/>
        </w:rPr>
      </w:pPr>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r w:rsidR="00804B4D">
        <w:rPr>
          <w:i/>
          <w:lang w:val="en-US"/>
        </w:rPr>
        <w:t>ConfidenceCalc</w:t>
      </w:r>
      <w:r w:rsidR="00804B4D">
        <w:rPr>
          <w:i/>
          <w:lang w:val="en-US"/>
        </w:rPr>
        <w:t>u</w:t>
      </w:r>
      <w:r w:rsidR="00804B4D">
        <w:rPr>
          <w:i/>
          <w:lang w:val="en-US"/>
        </w:rPr>
        <w:t>lator</w:t>
      </w:r>
      <w:proofErr w:type="spellEnd"/>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Pr>
          <w:lang w:val="en-US"/>
        </w:rPr>
        <w:t xml:space="preserve"> </w:t>
      </w:r>
      <w:r w:rsidRPr="00DE1B49">
        <w:rPr>
          <w:lang w:val="en-US"/>
        </w:rPr>
        <w:t>For information on the implementation(s) of this module see</w:t>
      </w:r>
      <w:r>
        <w:rPr>
          <w:lang w:val="en-US"/>
        </w:rPr>
        <w:t xml:space="preserve"> section </w:t>
      </w:r>
      <w:r w:rsidR="006C1AF3">
        <w:rPr>
          <w:lang w:val="en-US"/>
        </w:rPr>
        <w:fldChar w:fldCharType="begin"/>
      </w:r>
      <w:r>
        <w:rPr>
          <w:lang w:val="en-US"/>
        </w:rPr>
        <w:instrText xml:space="preserve"> REF _Ref359920148 \r \h </w:instrText>
      </w:r>
      <w:r w:rsidR="006C1AF3">
        <w:rPr>
          <w:lang w:val="en-US"/>
        </w:rPr>
      </w:r>
      <w:r w:rsidR="006C1AF3">
        <w:rPr>
          <w:lang w:val="en-US"/>
        </w:rPr>
        <w:fldChar w:fldCharType="separate"/>
      </w:r>
      <w:r w:rsidR="000F0841">
        <w:rPr>
          <w:lang w:val="en-US"/>
        </w:rPr>
        <w:t>6.2.3</w:t>
      </w:r>
      <w:r w:rsidR="006C1AF3">
        <w:rPr>
          <w:lang w:val="en-US"/>
        </w:rPr>
        <w:fldChar w:fldCharType="end"/>
      </w:r>
      <w:r>
        <w:rPr>
          <w:lang w:val="en-US"/>
        </w:rPr>
        <w:t>.</w:t>
      </w:r>
    </w:p>
    <w:p w:rsidR="00516700" w:rsidRDefault="005E31BF" w:rsidP="006C3E1B">
      <w:pPr>
        <w:pStyle w:val="berschrift3"/>
      </w:pPr>
      <w:bookmarkStart w:id="1049" w:name="_Toc405809976"/>
      <w:r>
        <w:t>Node Matcher M</w:t>
      </w:r>
      <w:r w:rsidR="000B6568">
        <w:t>odule</w:t>
      </w:r>
      <w:r w:rsidR="00516700">
        <w:t>s</w:t>
      </w:r>
      <w:bookmarkEnd w:id="1049"/>
      <w:r w:rsidR="0087709E" w:rsidRPr="00DE1B49">
        <w:t xml:space="preserve"> </w:t>
      </w:r>
    </w:p>
    <w:p w:rsidR="0087709E" w:rsidRPr="00DE1B49" w:rsidRDefault="0087709E" w:rsidP="0066664F">
      <w:pPr>
        <w:pStyle w:val="berschrift4"/>
      </w:pPr>
      <w:proofErr w:type="gramStart"/>
      <w:r w:rsidRPr="00DE1B49">
        <w:t>interface</w:t>
      </w:r>
      <w:proofErr w:type="gramEnd"/>
      <w:r w:rsidRPr="00DE1B49">
        <w:t xml:space="preserve"> </w:t>
      </w:r>
      <w:proofErr w:type="spellStart"/>
      <w:r w:rsidRPr="00DE1B49">
        <w:rPr>
          <w:i/>
        </w:rPr>
        <w:t>NodeMatcher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r w:rsidR="009E17B3">
        <w:t xml:space="preserve"> </w:t>
      </w:r>
    </w:p>
    <w:p w:rsidR="0087709E" w:rsidRPr="00DE1B49" w:rsidRDefault="0087709E" w:rsidP="00CC6C55">
      <w:pPr>
        <w:pStyle w:val="berschrift5"/>
      </w:pPr>
      <w:bookmarkStart w:id="1050" w:name="h.zfvr0w7u57po" w:colFirst="0" w:colLast="0"/>
      <w:bookmarkEnd w:id="1050"/>
      <w:r w:rsidRPr="00DE1B49">
        <w:t xml:space="preserve">General Description </w:t>
      </w:r>
    </w:p>
    <w:p w:rsidR="00E23D3D" w:rsidRPr="00DE1B49" w:rsidRDefault="0087709E" w:rsidP="00E23D3D">
      <w:r w:rsidRPr="00DE1B49">
        <w:rPr>
          <w:lang w:val="en-US"/>
        </w:rPr>
        <w:t xml:space="preserve">This module matches a given </w:t>
      </w:r>
      <w:r w:rsidRPr="00C64949">
        <w:rPr>
          <w:i/>
          <w:lang w:val="en-US"/>
        </w:rPr>
        <w:t>FragmentGraph</w:t>
      </w:r>
      <w:r w:rsidRPr="00DE1B49">
        <w:rPr>
          <w:lang w:val="en-US"/>
        </w:rPr>
        <w:t xml:space="preserve"> against a</w:t>
      </w:r>
      <w:r w:rsidR="00516700">
        <w:rPr>
          <w:lang w:val="en-US"/>
        </w:rPr>
        <w:t>n</w:t>
      </w:r>
      <w:r w:rsidRPr="00DE1B49">
        <w:rPr>
          <w:lang w:val="en-US"/>
        </w:rPr>
        <w:t xml:space="preserve"> </w:t>
      </w:r>
      <w:proofErr w:type="spellStart"/>
      <w:r w:rsidR="00A82A04" w:rsidRPr="00DE1B49">
        <w:rPr>
          <w:i/>
          <w:lang w:val="en-US"/>
        </w:rPr>
        <w:t>EntailmentGraph</w:t>
      </w:r>
      <w:r w:rsidR="00A82A04">
        <w:rPr>
          <w:i/>
          <w:lang w:val="en-US"/>
        </w:rPr>
        <w:t>Collapsed</w:t>
      </w:r>
      <w:proofErr w:type="spellEnd"/>
      <w:r w:rsidR="00A82A04" w:rsidRPr="00DE1B49">
        <w:rPr>
          <w:i/>
          <w:lang w:val="en-US"/>
        </w:rPr>
        <w:t xml:space="preserve"> </w:t>
      </w:r>
      <w:r w:rsidRPr="00DE1B49">
        <w:rPr>
          <w:lang w:val="en-US"/>
        </w:rPr>
        <w:t xml:space="preserve">and returns a set of </w:t>
      </w:r>
      <w:proofErr w:type="spellStart"/>
      <w:r w:rsidRPr="00C64949">
        <w:rPr>
          <w:i/>
          <w:lang w:val="en-US"/>
        </w:rPr>
        <w:t>NodeMatch</w:t>
      </w:r>
      <w:r w:rsidR="00C64949">
        <w:rPr>
          <w:i/>
          <w:lang w:val="en-US"/>
        </w:rPr>
        <w:t>-</w:t>
      </w:r>
      <w:r w:rsidRPr="00C64949">
        <w:rPr>
          <w:lang w:val="en-US"/>
        </w:rPr>
        <w:t>es</w:t>
      </w:r>
      <w:proofErr w:type="spellEnd"/>
      <w:r w:rsidRPr="00DE1B49">
        <w:rPr>
          <w:lang w:val="en-US"/>
        </w:rPr>
        <w:t xml:space="preserve">. </w:t>
      </w:r>
      <w:r w:rsidR="00E23D3D" w:rsidRPr="00DE1B49">
        <w:t xml:space="preserve">For more details see </w:t>
      </w:r>
      <w:r w:rsidR="00E91608">
        <w:t xml:space="preserve">section </w:t>
      </w:r>
      <w:r w:rsidR="006C1AF3">
        <w:fldChar w:fldCharType="begin"/>
      </w:r>
      <w:r w:rsidR="00E91608">
        <w:instrText xml:space="preserve"> REF _Ref359920069 \r \h </w:instrText>
      </w:r>
      <w:r w:rsidR="006C1AF3">
        <w:fldChar w:fldCharType="separate"/>
      </w:r>
      <w:r w:rsidR="000F0841">
        <w:t>2.3.1</w:t>
      </w:r>
      <w:r w:rsidR="006C1AF3">
        <w:fldChar w:fldCharType="end"/>
      </w:r>
      <w:r w:rsidR="00E23D3D" w:rsidRPr="00DE1B49">
        <w:t>.</w:t>
      </w:r>
    </w:p>
    <w:p w:rsidR="0087709E" w:rsidRDefault="0087709E" w:rsidP="00506C2E">
      <w:pPr>
        <w:pStyle w:val="berschrift5"/>
      </w:pPr>
      <w:bookmarkStart w:id="1051" w:name="h.1t9m91axzogs" w:colFirst="0" w:colLast="0"/>
      <w:bookmarkEnd w:id="1051"/>
      <w:r w:rsidRPr="00DE1B49">
        <w:t>API Methods</w:t>
      </w:r>
    </w:p>
    <w:p w:rsidR="0071433A" w:rsidRPr="0071433A" w:rsidRDefault="0071433A" w:rsidP="0071433A">
      <w:pPr>
        <w:pStyle w:val="Normal2"/>
      </w:pPr>
      <w:r w:rsidRPr="00DE1B49">
        <w:rPr>
          <w:rFonts w:eastAsia="Arial"/>
        </w:rPr>
        <w:t>The interface contains one method</w:t>
      </w:r>
      <w:r>
        <w:rPr>
          <w:rFonts w:eastAsia="Arial"/>
        </w:rPr>
        <w:t>:</w:t>
      </w:r>
    </w:p>
    <w:p w:rsidR="0087709E" w:rsidRPr="0071433A" w:rsidRDefault="0087709E" w:rsidP="00EE162A">
      <w:pPr>
        <w:spacing w:line="276" w:lineRule="auto"/>
        <w:ind w:left="720"/>
        <w:rPr>
          <w:lang w:val="en-US"/>
        </w:rPr>
      </w:pPr>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r w:rsidRPr="00DE1B49">
        <w:rPr>
          <w:i/>
          <w:lang w:val="en-US"/>
        </w:rPr>
        <w:t xml:space="preserve">) throws </w:t>
      </w:r>
      <w:proofErr w:type="spellStart"/>
      <w:r w:rsidRPr="00DE1B49">
        <w:rPr>
          <w:i/>
          <w:lang w:val="en-US"/>
        </w:rPr>
        <w:t>NodeMatcherException</w:t>
      </w:r>
      <w:proofErr w:type="spellEnd"/>
    </w:p>
    <w:p w:rsidR="00516700" w:rsidRPr="0071249C" w:rsidRDefault="0087709E" w:rsidP="0071249C">
      <w:pPr>
        <w:pStyle w:val="Normal1"/>
        <w:rPr>
          <w:rFonts w:cs="Consolas"/>
          <w:lang w:val="en-US"/>
        </w:rPr>
      </w:pPr>
      <w:r w:rsidRPr="00516700">
        <w:rPr>
          <w:lang w:val="en-US"/>
        </w:rPr>
        <w:t xml:space="preserve">This method </w:t>
      </w:r>
      <w:r w:rsidR="00516700" w:rsidRPr="00516700">
        <w:rPr>
          <w:lang w:val="en-US"/>
        </w:rPr>
        <w:t xml:space="preserve">takes </w:t>
      </w:r>
      <w:r w:rsidRPr="00516700">
        <w:rPr>
          <w:lang w:val="en-US"/>
        </w:rPr>
        <w:t>a fragment graph and returns a set of node matches</w:t>
      </w:r>
      <w:r w:rsidR="00516700" w:rsidRPr="00516700">
        <w:rPr>
          <w:lang w:val="en-US"/>
        </w:rPr>
        <w:t xml:space="preserve"> (</w:t>
      </w:r>
      <w:r w:rsidR="00516700" w:rsidRPr="0071249C">
        <w:rPr>
          <w:rFonts w:cs="Consolas"/>
          <w:color w:val="3F5FBF"/>
          <w:lang w:val="en-US"/>
        </w:rPr>
        <w:t xml:space="preserve">matching nodes in the </w:t>
      </w:r>
      <w:r w:rsidR="00516700" w:rsidRPr="0071249C">
        <w:rPr>
          <w:rFonts w:cs="Consolas"/>
          <w:color w:val="3F5FBF"/>
          <w:u w:val="single"/>
          <w:lang w:val="en-US"/>
        </w:rPr>
        <w:t>entailment</w:t>
      </w:r>
      <w:r w:rsidR="00516700" w:rsidRPr="0071249C">
        <w:rPr>
          <w:rFonts w:cs="Consolas"/>
          <w:color w:val="3F5FBF"/>
          <w:lang w:val="en-US"/>
        </w:rPr>
        <w:t xml:space="preserve"> graph</w:t>
      </w:r>
    </w:p>
    <w:p w:rsidR="0087709E" w:rsidRPr="00516700" w:rsidRDefault="00516700" w:rsidP="0071249C">
      <w:pPr>
        <w:pStyle w:val="Normal1"/>
        <w:rPr>
          <w:lang w:val="en-US"/>
        </w:rPr>
      </w:pPr>
      <w:proofErr w:type="gramStart"/>
      <w:r w:rsidRPr="0071249C">
        <w:rPr>
          <w:rFonts w:cs="Consolas"/>
          <w:color w:val="3F5FBF"/>
          <w:lang w:val="en-US"/>
        </w:rPr>
        <w:t>associated</w:t>
      </w:r>
      <w:proofErr w:type="gramEnd"/>
      <w:r w:rsidRPr="0071249C">
        <w:rPr>
          <w:rFonts w:cs="Consolas"/>
          <w:color w:val="3F5FBF"/>
          <w:lang w:val="en-US"/>
        </w:rPr>
        <w:t xml:space="preserve"> to match confidence scores</w:t>
      </w:r>
      <w:r w:rsidRPr="00516700">
        <w:rPr>
          <w:lang w:val="en-US"/>
        </w:rPr>
        <w:t>)</w:t>
      </w:r>
      <w:r w:rsidR="0087709E" w:rsidRPr="00516700">
        <w:rPr>
          <w:lang w:val="en-US"/>
        </w:rPr>
        <w:t xml:space="preserve">. </w:t>
      </w:r>
    </w:p>
    <w:p w:rsidR="0087709E" w:rsidRPr="00DE1B49" w:rsidRDefault="00A43D2B" w:rsidP="00675094">
      <w:pPr>
        <w:numPr>
          <w:ilvl w:val="1"/>
          <w:numId w:val="44"/>
        </w:numPr>
        <w:spacing w:line="276" w:lineRule="auto"/>
        <w:ind w:hanging="359"/>
        <w:rPr>
          <w:lang w:val="en-US"/>
        </w:rPr>
      </w:pPr>
      <w:r>
        <w:rPr>
          <w:lang w:val="en-US"/>
        </w:rPr>
        <w:t xml:space="preserve">@param </w:t>
      </w:r>
      <w:proofErr w:type="spellStart"/>
      <w:r>
        <w:rPr>
          <w:lang w:val="en-US"/>
        </w:rPr>
        <w:t>fragmentGraph</w:t>
      </w:r>
      <w:proofErr w:type="spellEnd"/>
      <w:r>
        <w:rPr>
          <w:lang w:val="en-US"/>
        </w:rPr>
        <w:t xml:space="preserve"> </w:t>
      </w:r>
      <w:r w:rsidR="00B77A1E">
        <w:rPr>
          <w:lang w:val="en-US"/>
        </w:rPr>
        <w:t>–</w:t>
      </w:r>
      <w:r w:rsidR="0087709E" w:rsidRPr="00DE1B49">
        <w:rPr>
          <w:lang w:val="en-US"/>
        </w:rPr>
        <w:t xml:space="preserve"> the fragment graph to be matched</w:t>
      </w:r>
    </w:p>
    <w:p w:rsidR="0087709E" w:rsidRPr="00DE1B49" w:rsidRDefault="0087709E" w:rsidP="00675094">
      <w:pPr>
        <w:numPr>
          <w:ilvl w:val="1"/>
          <w:numId w:val="44"/>
        </w:numPr>
        <w:spacing w:line="276" w:lineRule="auto"/>
        <w:ind w:hanging="359"/>
      </w:pPr>
      <w:r w:rsidRPr="00DE1B49">
        <w:t>@return</w:t>
      </w:r>
      <w:r w:rsidR="00A43D2B">
        <w:t xml:space="preserve"> (Set&lt;</w:t>
      </w:r>
      <w:proofErr w:type="spellStart"/>
      <w:r w:rsidR="00A43D2B">
        <w:t>NodeMatch</w:t>
      </w:r>
      <w:proofErr w:type="spellEnd"/>
      <w:r w:rsidR="00A43D2B">
        <w:t xml:space="preserve">&gt;) </w:t>
      </w:r>
      <w:r w:rsidR="00393D0B">
        <w:t>–</w:t>
      </w:r>
      <w:r w:rsidRPr="00DE1B49">
        <w:t xml:space="preserve"> </w:t>
      </w:r>
      <w:r w:rsidR="00393D0B">
        <w:t xml:space="preserve">the </w:t>
      </w:r>
      <w:r w:rsidRPr="00DE1B49">
        <w:t xml:space="preserve">set </w:t>
      </w:r>
      <w:r w:rsidR="00A43D2B">
        <w:t>of</w:t>
      </w:r>
      <w:r w:rsidRPr="00DE1B49">
        <w:t xml:space="preserve"> node matches </w:t>
      </w:r>
    </w:p>
    <w:p w:rsidR="0087709E" w:rsidRPr="00DE1B49" w:rsidRDefault="00A40D6E" w:rsidP="00675094">
      <w:pPr>
        <w:numPr>
          <w:ilvl w:val="1"/>
          <w:numId w:val="44"/>
        </w:numPr>
        <w:spacing w:line="276" w:lineRule="auto"/>
        <w:ind w:hanging="359"/>
        <w:rPr>
          <w:lang w:val="en-US"/>
        </w:rPr>
      </w:pPr>
      <w:r>
        <w:rPr>
          <w:lang w:val="en-US"/>
        </w:rPr>
        <w:t xml:space="preserve">@throws </w:t>
      </w:r>
      <w:proofErr w:type="spellStart"/>
      <w:r w:rsidR="0087709E" w:rsidRPr="00DE1B49">
        <w:rPr>
          <w:lang w:val="en-US"/>
        </w:rPr>
        <w:t>NodeMatcherException</w:t>
      </w:r>
      <w:proofErr w:type="spellEnd"/>
      <w:r w:rsidR="0087709E" w:rsidRPr="00DE1B49">
        <w:rPr>
          <w:lang w:val="en-US"/>
        </w:rPr>
        <w:t xml:space="preserve"> if the match fails</w:t>
      </w:r>
    </w:p>
    <w:p w:rsidR="005E31BF" w:rsidRPr="00DE1B49" w:rsidRDefault="005E31BF" w:rsidP="0071249C">
      <w:pPr>
        <w:pStyle w:val="berschrift5"/>
      </w:pPr>
      <w:bookmarkStart w:id="1052" w:name="h.iw2q36upw17e" w:colFirst="0" w:colLast="0"/>
      <w:bookmarkEnd w:id="105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033A" w:rsidRDefault="00A4033A" w:rsidP="00A4033A">
      <w:pPr>
        <w:rPr>
          <w:lang w:val="en-US" w:eastAsia="de-DE"/>
        </w:rPr>
      </w:pPr>
      <w:r>
        <w:rPr>
          <w:lang w:val="en-US" w:eastAsia="de-DE"/>
        </w:rPr>
        <w:t xml:space="preserve">There are two related data structures: </w:t>
      </w:r>
      <w:proofErr w:type="spellStart"/>
      <w:r>
        <w:rPr>
          <w:lang w:val="en-US" w:eastAsia="de-DE"/>
        </w:rPr>
        <w:t>NodeMatch</w:t>
      </w:r>
      <w:proofErr w:type="spellEnd"/>
      <w:r>
        <w:rPr>
          <w:lang w:val="en-US" w:eastAsia="de-DE"/>
        </w:rPr>
        <w:t xml:space="preserve"> and </w:t>
      </w:r>
      <w:proofErr w:type="spellStart"/>
      <w:r>
        <w:rPr>
          <w:lang w:val="en-US" w:eastAsia="de-DE"/>
        </w:rPr>
        <w:t>PerNodeScore</w:t>
      </w:r>
      <w:proofErr w:type="spellEnd"/>
      <w:r>
        <w:rPr>
          <w:lang w:val="en-US" w:eastAsia="de-DE"/>
        </w:rPr>
        <w:t>, which are defined in the following.</w:t>
      </w:r>
    </w:p>
    <w:p w:rsidR="00E91608" w:rsidRDefault="00E91608" w:rsidP="00E91608">
      <w:pPr>
        <w:rPr>
          <w:lang w:val="en-US"/>
        </w:rPr>
      </w:pPr>
    </w:p>
    <w:p w:rsidR="00E91608" w:rsidRPr="00DE1B49" w:rsidRDefault="00E91608" w:rsidP="00E91608">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p>
    <w:p w:rsidR="00E91608" w:rsidRPr="00A4033A" w:rsidRDefault="00E91608" w:rsidP="00A4033A">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NodeMatcher</w:t>
      </w:r>
      <w:proofErr w:type="spellEnd"/>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Pr>
          <w:lang w:val="en-US"/>
        </w:rPr>
        <w:t xml:space="preserve"> section</w:t>
      </w:r>
      <w:r w:rsidR="00516700">
        <w:rPr>
          <w:lang w:val="en-US"/>
        </w:rPr>
        <w:t xml:space="preserve"> </w:t>
      </w:r>
      <w:r w:rsidR="00516700">
        <w:rPr>
          <w:lang w:val="en-US"/>
        </w:rPr>
        <w:fldChar w:fldCharType="begin"/>
      </w:r>
      <w:r w:rsidR="00516700">
        <w:rPr>
          <w:lang w:val="en-US"/>
        </w:rPr>
        <w:instrText xml:space="preserve"> REF _Ref404589466 \r \h </w:instrText>
      </w:r>
      <w:r w:rsidR="00516700">
        <w:rPr>
          <w:lang w:val="en-US"/>
        </w:rPr>
      </w:r>
      <w:r w:rsidR="00516700">
        <w:rPr>
          <w:lang w:val="en-US"/>
        </w:rPr>
        <w:fldChar w:fldCharType="separate"/>
      </w:r>
      <w:r w:rsidR="000F0841">
        <w:rPr>
          <w:lang w:val="en-US"/>
        </w:rPr>
        <w:t>6.2.4</w:t>
      </w:r>
      <w:r w:rsidR="00516700">
        <w:rPr>
          <w:lang w:val="en-US"/>
        </w:rPr>
        <w:fldChar w:fldCharType="end"/>
      </w:r>
      <w:r>
        <w:rPr>
          <w:lang w:val="en-US"/>
        </w:rPr>
        <w:t>.</w:t>
      </w:r>
    </w:p>
    <w:p w:rsidR="0087709E" w:rsidRPr="00DE1B49" w:rsidRDefault="000B6568" w:rsidP="00F16E90">
      <w:pPr>
        <w:pStyle w:val="berschrift6"/>
      </w:pPr>
      <w:bookmarkStart w:id="1053" w:name="h.jpbvmayzstbq" w:colFirst="0" w:colLast="0"/>
      <w:bookmarkStart w:id="1054" w:name="_Ref359919075"/>
      <w:bookmarkEnd w:id="1053"/>
      <w:r>
        <w:t xml:space="preserve">Class </w:t>
      </w:r>
      <w:proofErr w:type="spellStart"/>
      <w:r w:rsidR="0087709E" w:rsidRPr="00DE1B49">
        <w:t>NodeMatch</w:t>
      </w:r>
      <w:bookmarkEnd w:id="1054"/>
      <w:proofErr w:type="spellEnd"/>
    </w:p>
    <w:p w:rsidR="0087709E" w:rsidRPr="00DE1B49" w:rsidRDefault="0087709E" w:rsidP="0087709E">
      <w:pPr>
        <w:rPr>
          <w:lang w:val="en-US"/>
        </w:rPr>
      </w:pPr>
      <w:r w:rsidRPr="00DE1B49">
        <w:rPr>
          <w:lang w:val="en-US"/>
        </w:rPr>
        <w:t xml:space="preserve">A node match holds an </w:t>
      </w:r>
      <w:r w:rsidRPr="00C64949">
        <w:rPr>
          <w:i/>
          <w:lang w:val="en-US"/>
        </w:rPr>
        <w:t>EntailmentUnitMention</w:t>
      </w:r>
      <w:r w:rsidRPr="00DE1B49">
        <w:rPr>
          <w:lang w:val="en-US"/>
        </w:rPr>
        <w:t xml:space="preserve"> associated to a set of </w:t>
      </w:r>
      <w:proofErr w:type="spellStart"/>
      <w:r w:rsidRPr="00C64949">
        <w:rPr>
          <w:i/>
          <w:lang w:val="en-US"/>
        </w:rPr>
        <w:t>PerNodeScore</w:t>
      </w:r>
      <w:proofErr w:type="spellEnd"/>
      <w:r w:rsidR="00C64949" w:rsidRPr="00C64949">
        <w:rPr>
          <w:lang w:val="en-US"/>
        </w:rPr>
        <w:t>-s</w:t>
      </w:r>
      <w:r w:rsidRPr="00DE1B49">
        <w:rPr>
          <w:lang w:val="en-US"/>
        </w:rPr>
        <w:t xml:space="preserve">. </w:t>
      </w:r>
    </w:p>
    <w:p w:rsidR="0087709E" w:rsidRPr="00DE1B49" w:rsidRDefault="000B6568" w:rsidP="006C3E1B">
      <w:pPr>
        <w:pStyle w:val="berschrift6"/>
      </w:pPr>
      <w:bookmarkStart w:id="1055" w:name="h.6kis2440inkh" w:colFirst="0" w:colLast="0"/>
      <w:bookmarkStart w:id="1056" w:name="_Ref359919078"/>
      <w:bookmarkEnd w:id="1055"/>
      <w:r>
        <w:t xml:space="preserve">Class </w:t>
      </w:r>
      <w:proofErr w:type="spellStart"/>
      <w:r w:rsidR="0087709E" w:rsidRPr="00DE1B49">
        <w:t>PerNodeScore</w:t>
      </w:r>
      <w:bookmarkEnd w:id="1056"/>
      <w:proofErr w:type="spellEnd"/>
    </w:p>
    <w:p w:rsidR="0087709E" w:rsidRPr="00DE1B49" w:rsidRDefault="00E23D3D" w:rsidP="0087709E">
      <w:pPr>
        <w:rPr>
          <w:lang w:val="en-US"/>
        </w:rPr>
      </w:pPr>
      <w:r>
        <w:rPr>
          <w:lang w:val="en-US"/>
        </w:rPr>
        <w:t xml:space="preserve">A </w:t>
      </w:r>
      <w:r w:rsidR="00DA260E">
        <w:rPr>
          <w:lang w:val="en-US"/>
        </w:rPr>
        <w:t>“</w:t>
      </w:r>
      <w:r>
        <w:rPr>
          <w:lang w:val="en-US"/>
        </w:rPr>
        <w:t>per node score</w:t>
      </w:r>
      <w:r w:rsidR="00DA260E">
        <w:rPr>
          <w:lang w:val="en-US"/>
        </w:rPr>
        <w:t>”</w:t>
      </w:r>
      <w:r w:rsidR="0087709E" w:rsidRPr="00DE1B49">
        <w:rPr>
          <w:lang w:val="en-US"/>
        </w:rPr>
        <w:t xml:space="preserve"> keeps matched nodes with </w:t>
      </w:r>
      <w:r w:rsidR="008465FC">
        <w:rPr>
          <w:lang w:val="en-US"/>
        </w:rPr>
        <w:t>the corresponding</w:t>
      </w:r>
      <w:r w:rsidR="008465FC" w:rsidRPr="00DE1B49">
        <w:rPr>
          <w:lang w:val="en-US"/>
        </w:rPr>
        <w:t xml:space="preserve"> </w:t>
      </w:r>
      <w:r w:rsidR="0087709E" w:rsidRPr="00DE1B49">
        <w:rPr>
          <w:lang w:val="en-US"/>
        </w:rPr>
        <w:t>confidence score</w:t>
      </w:r>
      <w:r w:rsidR="008465FC">
        <w:rPr>
          <w:lang w:val="en-US"/>
        </w:rPr>
        <w:t xml:space="preserve"> of the match</w:t>
      </w:r>
      <w:r w:rsidR="0087709E" w:rsidRPr="00DE1B49">
        <w:rPr>
          <w:lang w:val="en-US"/>
        </w:rPr>
        <w:t>. It is a tuple &lt;E</w:t>
      </w:r>
      <w:proofErr w:type="gramStart"/>
      <w:r w:rsidR="0087709E" w:rsidRPr="00DE1B49">
        <w:rPr>
          <w:lang w:val="en-US"/>
        </w:rPr>
        <w:t>,C</w:t>
      </w:r>
      <w:proofErr w:type="gramEnd"/>
      <w:r w:rsidR="0087709E" w:rsidRPr="00DE1B49">
        <w:rPr>
          <w:lang w:val="en-US"/>
        </w:rPr>
        <w:t xml:space="preserve">&gt;, where E denotes an </w:t>
      </w:r>
      <w:proofErr w:type="spellStart"/>
      <w:r w:rsidR="00A82A04">
        <w:rPr>
          <w:i/>
        </w:rPr>
        <w:t>EquivalenceClass</w:t>
      </w:r>
      <w:proofErr w:type="spellEnd"/>
      <w:r w:rsidR="00A82A04" w:rsidRPr="00A43D2B">
        <w:rPr>
          <w:i/>
        </w:rPr>
        <w:t xml:space="preserve"> </w:t>
      </w:r>
      <w:r w:rsidR="00843290" w:rsidRPr="007E7ED7">
        <w:rPr>
          <w:lang w:val="en-US"/>
        </w:rPr>
        <w:t>(a m</w:t>
      </w:r>
      <w:r w:rsidR="00843290">
        <w:rPr>
          <w:lang w:val="en-US"/>
        </w:rPr>
        <w:t xml:space="preserve">atching node in the </w:t>
      </w:r>
      <w:r w:rsidR="00A82A04">
        <w:rPr>
          <w:lang w:val="en-US"/>
        </w:rPr>
        <w:t xml:space="preserve">collapsed </w:t>
      </w:r>
      <w:r w:rsidR="00843290">
        <w:rPr>
          <w:lang w:val="en-US"/>
        </w:rPr>
        <w:t>graph</w:t>
      </w:r>
      <w:r w:rsidR="00843290" w:rsidRPr="007E7ED7">
        <w:rPr>
          <w:lang w:val="en-US"/>
        </w:rPr>
        <w:t xml:space="preserve">) </w:t>
      </w:r>
      <w:r w:rsidR="0087709E" w:rsidRPr="00843290">
        <w:rPr>
          <w:lang w:val="en-US"/>
        </w:rPr>
        <w:t>and</w:t>
      </w:r>
      <w:r w:rsidR="0087709E" w:rsidRPr="00DE1B49">
        <w:rPr>
          <w:lang w:val="en-US"/>
        </w:rPr>
        <w:t xml:space="preserve"> C denotes a confidence score</w:t>
      </w:r>
      <w:r w:rsidR="00843290">
        <w:rPr>
          <w:lang w:val="en-US"/>
        </w:rPr>
        <w:t xml:space="preserve"> (a score expressing how well this node matches the entailment unit mention, to which the </w:t>
      </w:r>
      <w:proofErr w:type="spellStart"/>
      <w:r w:rsidR="00843290" w:rsidRPr="007E7ED7">
        <w:rPr>
          <w:i/>
          <w:lang w:val="en-US"/>
        </w:rPr>
        <w:t>PerNodeScore</w:t>
      </w:r>
      <w:proofErr w:type="spellEnd"/>
      <w:r w:rsidR="00843290">
        <w:rPr>
          <w:lang w:val="en-US"/>
        </w:rPr>
        <w:t xml:space="preserve"> object is associated)</w:t>
      </w:r>
      <w:r w:rsidR="0087709E" w:rsidRPr="00DE1B49">
        <w:rPr>
          <w:lang w:val="en-US"/>
        </w:rPr>
        <w:t xml:space="preserve">. </w:t>
      </w:r>
    </w:p>
    <w:p w:rsidR="00516700" w:rsidRPr="00DE1B49" w:rsidRDefault="00516700" w:rsidP="00CC6C55">
      <w:pPr>
        <w:pStyle w:val="berschrift4"/>
      </w:pPr>
      <w:bookmarkStart w:id="1057" w:name="h.iiqwqg8o2yo3" w:colFirst="0" w:colLast="0"/>
      <w:bookmarkEnd w:id="1057"/>
      <w:r w:rsidRPr="00516700">
        <w:t xml:space="preserve"> </w:t>
      </w:r>
      <w:proofErr w:type="gramStart"/>
      <w:r w:rsidRPr="00DE1B49">
        <w:t>interface</w:t>
      </w:r>
      <w:proofErr w:type="gramEnd"/>
      <w:r w:rsidRPr="00DE1B49">
        <w:t xml:space="preserve"> </w:t>
      </w:r>
      <w:proofErr w:type="spellStart"/>
      <w:r w:rsidRPr="00DE1B49">
        <w:rPr>
          <w:i/>
        </w:rPr>
        <w:t>NodeMatcher</w:t>
      </w:r>
      <w:r>
        <w:rPr>
          <w:i/>
        </w:rPr>
        <w:t>WithIndex</w:t>
      </w:r>
      <w:proofErr w:type="spellEnd"/>
      <w:r>
        <w:rPr>
          <w:i/>
        </w:rPr>
        <w:t xml:space="preserve"> </w:t>
      </w:r>
      <w:r>
        <w:t>(</w:t>
      </w:r>
      <w:proofErr w:type="spellStart"/>
      <w:r w:rsidRPr="00D26AB1">
        <w:t>eu</w:t>
      </w:r>
      <w:r>
        <w:t>.</w:t>
      </w:r>
      <w:r w:rsidRPr="00D26AB1">
        <w:t>excitementproject</w:t>
      </w:r>
      <w:r>
        <w:t>.</w:t>
      </w:r>
      <w:r w:rsidRPr="00D26AB1">
        <w:t>tl</w:t>
      </w:r>
      <w:r>
        <w:t>.</w:t>
      </w:r>
      <w:r w:rsidRPr="00D26AB1">
        <w:t>composition</w:t>
      </w:r>
      <w:r>
        <w:t>.</w:t>
      </w:r>
      <w:r w:rsidRPr="00D26AB1">
        <w:t>api</w:t>
      </w:r>
      <w:proofErr w:type="spellEnd"/>
      <w:r>
        <w:t xml:space="preserve">) </w:t>
      </w:r>
    </w:p>
    <w:p w:rsidR="00516700" w:rsidRPr="00DE1B49" w:rsidRDefault="00516700" w:rsidP="00CC6C55">
      <w:pPr>
        <w:pStyle w:val="berschrift5"/>
      </w:pPr>
      <w:r w:rsidRPr="00DE1B49">
        <w:t xml:space="preserve">General Description </w:t>
      </w:r>
    </w:p>
    <w:p w:rsidR="00516700" w:rsidRPr="00DE1B49" w:rsidRDefault="00516700" w:rsidP="00516700">
      <w:r w:rsidRPr="00DE1B49">
        <w:rPr>
          <w:lang w:val="en-US"/>
        </w:rPr>
        <w:t xml:space="preserve">This module matches a given </w:t>
      </w:r>
      <w:r w:rsidRPr="00C64949">
        <w:rPr>
          <w:i/>
          <w:lang w:val="en-US"/>
        </w:rPr>
        <w:t>FragmentGraph</w:t>
      </w:r>
      <w:r w:rsidRPr="00DE1B49">
        <w:rPr>
          <w:lang w:val="en-US"/>
        </w:rPr>
        <w:t xml:space="preserve"> against an </w:t>
      </w:r>
      <w:proofErr w:type="spellStart"/>
      <w:r w:rsidRPr="00DE1B49">
        <w:rPr>
          <w:i/>
          <w:lang w:val="en-US"/>
        </w:rPr>
        <w:t>EntailmentGraph</w:t>
      </w:r>
      <w:r>
        <w:rPr>
          <w:i/>
          <w:lang w:val="en-US"/>
        </w:rPr>
        <w:t>Collapsed</w:t>
      </w:r>
      <w:proofErr w:type="spellEnd"/>
      <w:r w:rsidRPr="00DE1B49">
        <w:rPr>
          <w:i/>
          <w:lang w:val="en-US"/>
        </w:rPr>
        <w:t xml:space="preserve"> </w:t>
      </w:r>
      <w:r w:rsidRPr="00DE1B49">
        <w:rPr>
          <w:lang w:val="en-US"/>
        </w:rPr>
        <w:t xml:space="preserve">and returns a set of </w:t>
      </w:r>
      <w:proofErr w:type="spellStart"/>
      <w:r w:rsidRPr="00C64949">
        <w:rPr>
          <w:i/>
          <w:lang w:val="en-US"/>
        </w:rPr>
        <w:t>NodeMatch</w:t>
      </w:r>
      <w:r>
        <w:rPr>
          <w:i/>
          <w:lang w:val="en-US"/>
        </w:rPr>
        <w:t>-</w:t>
      </w:r>
      <w:r w:rsidRPr="00C64949">
        <w:rPr>
          <w:lang w:val="en-US"/>
        </w:rPr>
        <w:t>es</w:t>
      </w:r>
      <w:proofErr w:type="spellEnd"/>
      <w:r w:rsidRPr="00DE1B49">
        <w:rPr>
          <w:lang w:val="en-US"/>
        </w:rPr>
        <w:t xml:space="preserve">. </w:t>
      </w:r>
      <w:r w:rsidRPr="00DE1B49">
        <w:t xml:space="preserve">For more details see </w:t>
      </w:r>
      <w:r>
        <w:t xml:space="preserve">section </w:t>
      </w:r>
      <w:r>
        <w:fldChar w:fldCharType="begin"/>
      </w:r>
      <w:r>
        <w:instrText xml:space="preserve"> REF _Ref359920069 \r \h </w:instrText>
      </w:r>
      <w:r>
        <w:fldChar w:fldCharType="separate"/>
      </w:r>
      <w:r w:rsidR="000F0841">
        <w:t>2.3.1</w:t>
      </w:r>
      <w:r>
        <w:fldChar w:fldCharType="end"/>
      </w:r>
      <w:r w:rsidRPr="00DE1B49">
        <w:t>.</w:t>
      </w:r>
    </w:p>
    <w:p w:rsidR="00516700" w:rsidRDefault="00516700">
      <w:pPr>
        <w:pStyle w:val="berschrift5"/>
      </w:pPr>
      <w:r w:rsidRPr="00DE1B49">
        <w:t>API Methods</w:t>
      </w:r>
    </w:p>
    <w:p w:rsidR="00516700" w:rsidRPr="0071433A" w:rsidRDefault="00516700" w:rsidP="00516700">
      <w:pPr>
        <w:pStyle w:val="Normal2"/>
      </w:pPr>
      <w:r w:rsidRPr="00DE1B49">
        <w:rPr>
          <w:rFonts w:eastAsia="Arial"/>
        </w:rPr>
        <w:t>The interface contains one method</w:t>
      </w:r>
      <w:r>
        <w:rPr>
          <w:rFonts w:eastAsia="Arial"/>
        </w:rPr>
        <w:t>:</w:t>
      </w:r>
    </w:p>
    <w:p w:rsidR="00516700" w:rsidRPr="0071433A" w:rsidRDefault="00516700" w:rsidP="00516700">
      <w:pPr>
        <w:spacing w:line="276" w:lineRule="auto"/>
        <w:ind w:left="720"/>
        <w:rPr>
          <w:lang w:val="en-US"/>
        </w:rPr>
      </w:pPr>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r w:rsidRPr="00DE1B49">
        <w:rPr>
          <w:i/>
          <w:lang w:val="en-US"/>
        </w:rPr>
        <w:t xml:space="preserve">) throws </w:t>
      </w:r>
      <w:proofErr w:type="spellStart"/>
      <w:r w:rsidRPr="00DE1B49">
        <w:rPr>
          <w:i/>
          <w:lang w:val="en-US"/>
        </w:rPr>
        <w:t>NodeMatcherException</w:t>
      </w:r>
      <w:proofErr w:type="spellEnd"/>
    </w:p>
    <w:p w:rsidR="00516700" w:rsidRPr="00516700" w:rsidRDefault="00516700" w:rsidP="00516700">
      <w:pPr>
        <w:pStyle w:val="Normal1"/>
        <w:rPr>
          <w:lang w:val="en-US"/>
        </w:rPr>
      </w:pPr>
      <w:r w:rsidRPr="00516700">
        <w:rPr>
          <w:lang w:val="en-US"/>
        </w:rPr>
        <w:t>This method takes a fragment graph and returns a set of node matches (</w:t>
      </w:r>
      <w:r w:rsidRPr="00163E4C">
        <w:rPr>
          <w:rFonts w:cs="Consolas"/>
          <w:color w:val="3F5FBF"/>
          <w:lang w:val="en-US"/>
        </w:rPr>
        <w:t xml:space="preserve">matching nodes in the </w:t>
      </w:r>
      <w:r w:rsidRPr="00163E4C">
        <w:rPr>
          <w:rFonts w:cs="Consolas"/>
          <w:color w:val="3F5FBF"/>
          <w:u w:val="single"/>
          <w:lang w:val="en-US"/>
        </w:rPr>
        <w:t>entailment</w:t>
      </w:r>
      <w:r w:rsidRPr="00163E4C">
        <w:rPr>
          <w:rFonts w:cs="Consolas"/>
          <w:color w:val="3F5FBF"/>
          <w:lang w:val="en-US"/>
        </w:rPr>
        <w:t xml:space="preserve"> graph</w:t>
      </w:r>
      <w:r>
        <w:rPr>
          <w:rFonts w:cs="Consolas"/>
          <w:color w:val="3F5FBF"/>
          <w:lang w:val="en-US"/>
        </w:rPr>
        <w:t xml:space="preserve"> </w:t>
      </w:r>
      <w:r w:rsidRPr="00163E4C">
        <w:rPr>
          <w:rFonts w:cs="Consolas"/>
          <w:color w:val="3F5FBF"/>
          <w:lang w:val="en-US"/>
        </w:rPr>
        <w:t>associated to match confidence scores</w:t>
      </w:r>
      <w:r w:rsidRPr="00516700">
        <w:rPr>
          <w:lang w:val="en-US"/>
        </w:rPr>
        <w:t xml:space="preserve">). </w:t>
      </w:r>
    </w:p>
    <w:p w:rsidR="00516700" w:rsidRPr="00DE1B49" w:rsidRDefault="00516700" w:rsidP="00516700">
      <w:pPr>
        <w:numPr>
          <w:ilvl w:val="1"/>
          <w:numId w:val="44"/>
        </w:numPr>
        <w:spacing w:line="276" w:lineRule="auto"/>
        <w:ind w:hanging="359"/>
        <w:rPr>
          <w:lang w:val="en-US"/>
        </w:rPr>
      </w:pPr>
      <w:r>
        <w:rPr>
          <w:lang w:val="en-US"/>
        </w:rPr>
        <w:t xml:space="preserve">@param </w:t>
      </w:r>
      <w:proofErr w:type="spellStart"/>
      <w:r>
        <w:rPr>
          <w:lang w:val="en-US"/>
        </w:rPr>
        <w:t>fragmentGraph</w:t>
      </w:r>
      <w:proofErr w:type="spellEnd"/>
      <w:r>
        <w:rPr>
          <w:lang w:val="en-US"/>
        </w:rPr>
        <w:t xml:space="preserve"> –</w:t>
      </w:r>
      <w:r w:rsidRPr="00DE1B49">
        <w:rPr>
          <w:lang w:val="en-US"/>
        </w:rPr>
        <w:t xml:space="preserve"> the fragment graph to be matched</w:t>
      </w:r>
    </w:p>
    <w:p w:rsidR="00516700" w:rsidRPr="00DE1B49" w:rsidRDefault="00516700" w:rsidP="00516700">
      <w:pPr>
        <w:numPr>
          <w:ilvl w:val="1"/>
          <w:numId w:val="44"/>
        </w:numPr>
        <w:spacing w:line="276" w:lineRule="auto"/>
        <w:ind w:hanging="359"/>
      </w:pPr>
      <w:r w:rsidRPr="00DE1B49">
        <w:t>@return</w:t>
      </w:r>
      <w:r>
        <w:t xml:space="preserve"> (Set&lt;</w:t>
      </w:r>
      <w:proofErr w:type="spellStart"/>
      <w:r>
        <w:t>NodeMatch</w:t>
      </w:r>
      <w:proofErr w:type="spellEnd"/>
      <w:r>
        <w:t>&gt;) –</w:t>
      </w:r>
      <w:r w:rsidRPr="00DE1B49">
        <w:t xml:space="preserve"> </w:t>
      </w:r>
      <w:r>
        <w:t xml:space="preserve">the </w:t>
      </w:r>
      <w:r w:rsidRPr="00DE1B49">
        <w:t xml:space="preserve">set </w:t>
      </w:r>
      <w:r>
        <w:t>of</w:t>
      </w:r>
      <w:r w:rsidRPr="00DE1B49">
        <w:t xml:space="preserve"> node matches </w:t>
      </w:r>
    </w:p>
    <w:p w:rsidR="00516700" w:rsidRPr="00DE1B49" w:rsidRDefault="00516700" w:rsidP="00516700">
      <w:pPr>
        <w:numPr>
          <w:ilvl w:val="1"/>
          <w:numId w:val="44"/>
        </w:numPr>
        <w:spacing w:line="276" w:lineRule="auto"/>
        <w:ind w:hanging="359"/>
        <w:rPr>
          <w:lang w:val="en-US"/>
        </w:rPr>
      </w:pPr>
      <w:r>
        <w:rPr>
          <w:lang w:val="en-US"/>
        </w:rPr>
        <w:t xml:space="preserve">@throws </w:t>
      </w:r>
      <w:proofErr w:type="spellStart"/>
      <w:r w:rsidRPr="00DE1B49">
        <w:rPr>
          <w:lang w:val="en-US"/>
        </w:rPr>
        <w:t>NodeMatcherException</w:t>
      </w:r>
      <w:proofErr w:type="spellEnd"/>
      <w:r w:rsidRPr="00DE1B49">
        <w:rPr>
          <w:lang w:val="en-US"/>
        </w:rPr>
        <w:t xml:space="preserve"> if the match fails</w:t>
      </w:r>
    </w:p>
    <w:p w:rsidR="00516700" w:rsidRPr="00DE1B49" w:rsidRDefault="00516700" w:rsidP="006C3E1B">
      <w:pPr>
        <w:pStyle w:val="berschrift5"/>
      </w:pPr>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16700" w:rsidRDefault="00516700" w:rsidP="00516700">
      <w:pPr>
        <w:rPr>
          <w:lang w:val="en-US" w:eastAsia="de-DE"/>
        </w:rPr>
      </w:pPr>
      <w:r>
        <w:rPr>
          <w:lang w:val="en-US" w:eastAsia="de-DE"/>
        </w:rPr>
        <w:t xml:space="preserve">There are two related data structures: </w:t>
      </w:r>
      <w:proofErr w:type="spellStart"/>
      <w:r>
        <w:rPr>
          <w:lang w:val="en-US" w:eastAsia="de-DE"/>
        </w:rPr>
        <w:t>NodeMatch</w:t>
      </w:r>
      <w:proofErr w:type="spellEnd"/>
      <w:r>
        <w:rPr>
          <w:lang w:val="en-US" w:eastAsia="de-DE"/>
        </w:rPr>
        <w:t xml:space="preserve"> and </w:t>
      </w:r>
      <w:proofErr w:type="spellStart"/>
      <w:r>
        <w:rPr>
          <w:lang w:val="en-US" w:eastAsia="de-DE"/>
        </w:rPr>
        <w:t>PerNodeScore</w:t>
      </w:r>
      <w:proofErr w:type="spellEnd"/>
      <w:r>
        <w:rPr>
          <w:lang w:val="en-US" w:eastAsia="de-DE"/>
        </w:rPr>
        <w:t xml:space="preserve">, which are defined </w:t>
      </w:r>
      <w:proofErr w:type="spellStart"/>
      <w:r>
        <w:rPr>
          <w:lang w:val="en-US" w:eastAsia="de-DE"/>
        </w:rPr>
        <w:t>i</w:t>
      </w:r>
      <w:r>
        <w:rPr>
          <w:lang w:val="en-US" w:eastAsia="de-DE"/>
        </w:rPr>
        <w:t>n</w:t>
      </w:r>
      <w:r>
        <w:rPr>
          <w:lang w:val="en-US" w:eastAsia="de-DE"/>
        </w:rPr>
        <w:t>sections</w:t>
      </w:r>
      <w:proofErr w:type="spellEnd"/>
      <w:r>
        <w:rPr>
          <w:lang w:val="en-US" w:eastAsia="de-DE"/>
        </w:rPr>
        <w:t xml:space="preserve"> </w:t>
      </w:r>
      <w:r>
        <w:rPr>
          <w:lang w:val="en-US" w:eastAsia="de-DE"/>
        </w:rPr>
        <w:fldChar w:fldCharType="begin"/>
      </w:r>
      <w:r>
        <w:rPr>
          <w:lang w:val="en-US" w:eastAsia="de-DE"/>
        </w:rPr>
        <w:instrText xml:space="preserve"> REF _Ref359919075 \r \h </w:instrText>
      </w:r>
      <w:r>
        <w:rPr>
          <w:lang w:val="en-US" w:eastAsia="de-DE"/>
        </w:rPr>
      </w:r>
      <w:r>
        <w:rPr>
          <w:lang w:val="en-US" w:eastAsia="de-DE"/>
        </w:rPr>
        <w:fldChar w:fldCharType="separate"/>
      </w:r>
      <w:r w:rsidR="000F0841">
        <w:rPr>
          <w:lang w:val="en-US" w:eastAsia="de-DE"/>
        </w:rPr>
        <w:t>5.2.4.1.3.1</w:t>
      </w:r>
      <w:r>
        <w:rPr>
          <w:lang w:val="en-US" w:eastAsia="de-DE"/>
        </w:rPr>
        <w:fldChar w:fldCharType="end"/>
      </w:r>
      <w:r>
        <w:rPr>
          <w:lang w:val="en-US" w:eastAsia="de-DE"/>
        </w:rPr>
        <w:t xml:space="preserve"> and </w:t>
      </w:r>
      <w:r>
        <w:rPr>
          <w:lang w:val="en-US" w:eastAsia="de-DE"/>
        </w:rPr>
        <w:fldChar w:fldCharType="begin"/>
      </w:r>
      <w:r>
        <w:rPr>
          <w:lang w:val="en-US" w:eastAsia="de-DE"/>
        </w:rPr>
        <w:instrText xml:space="preserve"> REF _Ref359919078 \r \h </w:instrText>
      </w:r>
      <w:r>
        <w:rPr>
          <w:lang w:val="en-US" w:eastAsia="de-DE"/>
        </w:rPr>
      </w:r>
      <w:r>
        <w:rPr>
          <w:lang w:val="en-US" w:eastAsia="de-DE"/>
        </w:rPr>
        <w:fldChar w:fldCharType="separate"/>
      </w:r>
      <w:r w:rsidR="000F0841">
        <w:rPr>
          <w:lang w:val="en-US" w:eastAsia="de-DE"/>
        </w:rPr>
        <w:t>5.2.4.1.3.2</w:t>
      </w:r>
      <w:r>
        <w:rPr>
          <w:lang w:val="en-US" w:eastAsia="de-DE"/>
        </w:rPr>
        <w:fldChar w:fldCharType="end"/>
      </w:r>
      <w:r>
        <w:rPr>
          <w:lang w:val="en-US" w:eastAsia="de-DE"/>
        </w:rPr>
        <w:t>.</w:t>
      </w:r>
    </w:p>
    <w:p w:rsidR="00516700" w:rsidRDefault="00516700" w:rsidP="00516700">
      <w:pPr>
        <w:rPr>
          <w:lang w:val="en-US"/>
        </w:rPr>
      </w:pPr>
    </w:p>
    <w:p w:rsidR="00516700" w:rsidRPr="00DE1B49" w:rsidRDefault="00516700" w:rsidP="00516700">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p>
    <w:p w:rsidR="00516700" w:rsidRPr="00A4033A" w:rsidRDefault="00516700" w:rsidP="00516700">
      <w:pPr>
        <w:rPr>
          <w:lang w:val="en-US"/>
        </w:rPr>
      </w:pPr>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r>
        <w:rPr>
          <w:i/>
          <w:lang w:val="en-US"/>
        </w:rPr>
        <w:t>NodeMatcherL</w:t>
      </w:r>
      <w:r>
        <w:rPr>
          <w:i/>
          <w:lang w:val="en-US"/>
        </w:rPr>
        <w:t>u</w:t>
      </w:r>
      <w:r>
        <w:rPr>
          <w:i/>
          <w:lang w:val="en-US"/>
        </w:rPr>
        <w:t>cene</w:t>
      </w:r>
      <w:proofErr w:type="spellEnd"/>
      <w:r>
        <w:rPr>
          <w:i/>
          <w:lang w:val="en-US"/>
        </w:rPr>
        <w:t xml:space="preserve"> </w:t>
      </w:r>
      <w:r>
        <w:rPr>
          <w:lang w:val="en-US"/>
        </w:rPr>
        <w:t>class.  T</w:t>
      </w:r>
      <w:r w:rsidRPr="00DE1B49">
        <w:rPr>
          <w:lang w:val="en-US"/>
        </w:rPr>
        <w:t xml:space="preserve">his abstract implementation contains auxiliary methods that are expected to be </w:t>
      </w:r>
      <w:r w:rsidRPr="00DE1B49">
        <w:rPr>
          <w:lang w:val="en-US"/>
        </w:rPr>
        <w:lastRenderedPageBreak/>
        <w:t>common over different implementations.</w:t>
      </w:r>
      <w:r>
        <w:rPr>
          <w:lang w:val="en-US"/>
        </w:rPr>
        <w:t xml:space="preserve"> </w:t>
      </w:r>
      <w:r w:rsidRPr="00DE1B49">
        <w:rPr>
          <w:lang w:val="en-US"/>
        </w:rPr>
        <w:t>For information on the implementation(s) of this module see</w:t>
      </w:r>
      <w:r>
        <w:rPr>
          <w:lang w:val="en-US"/>
        </w:rPr>
        <w:t xml:space="preserve"> section </w:t>
      </w:r>
      <w:r>
        <w:rPr>
          <w:lang w:val="en-US"/>
        </w:rPr>
        <w:fldChar w:fldCharType="begin"/>
      </w:r>
      <w:r>
        <w:rPr>
          <w:lang w:val="en-US"/>
        </w:rPr>
        <w:instrText xml:space="preserve"> REF _Ref404589436 \r \h </w:instrText>
      </w:r>
      <w:r>
        <w:rPr>
          <w:lang w:val="en-US"/>
        </w:rPr>
      </w:r>
      <w:r>
        <w:rPr>
          <w:lang w:val="en-US"/>
        </w:rPr>
        <w:fldChar w:fldCharType="separate"/>
      </w:r>
      <w:r w:rsidR="000F0841">
        <w:rPr>
          <w:lang w:val="en-US"/>
        </w:rPr>
        <w:t>6.2.4</w:t>
      </w:r>
      <w:r>
        <w:rPr>
          <w:lang w:val="en-US"/>
        </w:rPr>
        <w:fldChar w:fldCharType="end"/>
      </w:r>
      <w:r>
        <w:rPr>
          <w:lang w:val="en-US"/>
        </w:rPr>
        <w:t>.</w:t>
      </w:r>
    </w:p>
    <w:p w:rsidR="0087709E" w:rsidRPr="00DE1B49" w:rsidRDefault="005E31BF" w:rsidP="006C3E1B">
      <w:pPr>
        <w:pStyle w:val="berschrift3"/>
      </w:pPr>
      <w:bookmarkStart w:id="1058" w:name="h.kqj7858n3ct4" w:colFirst="0" w:colLast="0"/>
      <w:bookmarkStart w:id="1059" w:name="_Toc405809977"/>
      <w:bookmarkEnd w:id="1058"/>
      <w:r>
        <w:t>Category Annotator M</w:t>
      </w:r>
      <w:r w:rsidR="000B6568">
        <w:t>odule</w:t>
      </w:r>
      <w:r w:rsidR="0087709E" w:rsidRPr="00DE1B49">
        <w:t xml:space="preserve">: interface </w:t>
      </w:r>
      <w:proofErr w:type="spellStart"/>
      <w:proofErr w:type="gramStart"/>
      <w:r w:rsidR="0087709E" w:rsidRPr="00DE1B49">
        <w:rPr>
          <w:i/>
        </w:rPr>
        <w:t>CategoryAnnot</w:t>
      </w:r>
      <w:r w:rsidR="0087709E" w:rsidRPr="00DE1B49">
        <w:rPr>
          <w:i/>
        </w:rPr>
        <w:t>a</w:t>
      </w:r>
      <w:r w:rsidR="0087709E" w:rsidRPr="00DE1B49">
        <w:rPr>
          <w:i/>
        </w:rPr>
        <w:t>tor</w:t>
      </w:r>
      <w:proofErr w:type="spellEnd"/>
      <w:r w:rsidR="00D26AB1">
        <w:t>(</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059"/>
    </w:p>
    <w:p w:rsidR="0087709E" w:rsidRPr="00DE1B49" w:rsidRDefault="0087709E" w:rsidP="0066664F">
      <w:pPr>
        <w:pStyle w:val="berschrift4"/>
      </w:pPr>
      <w:bookmarkStart w:id="1060" w:name="h.k5wmmhielftq" w:colFirst="0" w:colLast="0"/>
      <w:bookmarkEnd w:id="1060"/>
      <w:r w:rsidRPr="00DE1B49">
        <w:t xml:space="preserve">General Description </w:t>
      </w:r>
    </w:p>
    <w:p w:rsidR="00E9638F" w:rsidRDefault="0087709E" w:rsidP="00ED2BE4">
      <w:pPr>
        <w:rPr>
          <w:lang w:val="en-US"/>
        </w:rPr>
      </w:pPr>
      <w:r w:rsidRPr="00DE1B49">
        <w:rPr>
          <w:lang w:val="en-US"/>
        </w:rPr>
        <w:t>This module adds category annotation to a given input CAS</w:t>
      </w:r>
      <w:r w:rsidR="00E9638F">
        <w:rPr>
          <w:lang w:val="en-US"/>
        </w:rPr>
        <w:t xml:space="preserve">, i.e. it assigns, to a particular fragment in the input CAS, a category ID together with a confidence score expressing how well this category matches the fragment. For computing this confidence score, this module makes use of the category information stored in the </w:t>
      </w:r>
      <w:proofErr w:type="spellStart"/>
      <w:r w:rsidR="00E9638F" w:rsidRPr="007E7ED7">
        <w:rPr>
          <w:i/>
          <w:lang w:val="en-US"/>
        </w:rPr>
        <w:t>NodeMatch</w:t>
      </w:r>
      <w:proofErr w:type="spellEnd"/>
      <w:r w:rsidR="00E9638F">
        <w:rPr>
          <w:lang w:val="en-US"/>
        </w:rPr>
        <w:t xml:space="preserve"> objects returned for the fragment, i.e. the output of the </w:t>
      </w:r>
      <w:proofErr w:type="spellStart"/>
      <w:r w:rsidR="00E9638F">
        <w:rPr>
          <w:lang w:val="en-US"/>
        </w:rPr>
        <w:t>NodeMatcher</w:t>
      </w:r>
      <w:proofErr w:type="spellEnd"/>
      <w:r w:rsidR="00E9638F">
        <w:rPr>
          <w:lang w:val="en-US"/>
        </w:rPr>
        <w:t xml:space="preserve"> module.  </w:t>
      </w:r>
      <w:proofErr w:type="spellStart"/>
      <w:r w:rsidR="00E9638F" w:rsidRPr="007E7ED7">
        <w:rPr>
          <w:i/>
          <w:lang w:val="en-US"/>
        </w:rPr>
        <w:t>NodeMatch</w:t>
      </w:r>
      <w:proofErr w:type="spellEnd"/>
      <w:r w:rsidR="00E9638F">
        <w:rPr>
          <w:lang w:val="en-US"/>
        </w:rPr>
        <w:t xml:space="preserve"> objects hold category information within the</w:t>
      </w:r>
      <w:r w:rsidR="00B266E9">
        <w:rPr>
          <w:lang w:val="en-US"/>
        </w:rPr>
        <w:t xml:space="preserve">ir </w:t>
      </w:r>
      <w:proofErr w:type="spellStart"/>
      <w:r w:rsidR="00B266E9" w:rsidRPr="007E7ED7">
        <w:rPr>
          <w:i/>
          <w:lang w:val="en-US"/>
        </w:rPr>
        <w:t>PerNodeScore</w:t>
      </w:r>
      <w:proofErr w:type="spellEnd"/>
      <w:r w:rsidR="00B266E9">
        <w:rPr>
          <w:lang w:val="en-US"/>
        </w:rPr>
        <w:t xml:space="preserve"> objects: Each </w:t>
      </w:r>
      <w:proofErr w:type="spellStart"/>
      <w:r w:rsidR="00B266E9" w:rsidRPr="007E7ED7">
        <w:rPr>
          <w:i/>
          <w:lang w:val="en-US"/>
        </w:rPr>
        <w:t>PerNodeScore</w:t>
      </w:r>
      <w:proofErr w:type="spellEnd"/>
      <w:r w:rsidR="00B266E9">
        <w:rPr>
          <w:lang w:val="en-US"/>
        </w:rPr>
        <w:t xml:space="preserve"> holds a matching </w:t>
      </w:r>
      <w:r w:rsidR="00A82A04">
        <w:rPr>
          <w:lang w:val="en-US"/>
        </w:rPr>
        <w:t>co</w:t>
      </w:r>
      <w:r w:rsidR="00A82A04">
        <w:rPr>
          <w:lang w:val="en-US"/>
        </w:rPr>
        <w:t>l</w:t>
      </w:r>
      <w:r w:rsidR="00A82A04">
        <w:rPr>
          <w:lang w:val="en-US"/>
        </w:rPr>
        <w:t xml:space="preserve">lapsed </w:t>
      </w:r>
      <w:r w:rsidR="00B266E9">
        <w:rPr>
          <w:lang w:val="en-US"/>
        </w:rPr>
        <w:t xml:space="preserve">graph node with entailment unit mentions. Each mention is associated to the category of the interaction it was extracted from. The </w:t>
      </w:r>
      <w:r w:rsidR="00AC12D2">
        <w:rPr>
          <w:lang w:val="en-US"/>
        </w:rPr>
        <w:t xml:space="preserve">goal of the </w:t>
      </w:r>
      <w:r w:rsidR="00B266E9">
        <w:rPr>
          <w:lang w:val="en-US"/>
        </w:rPr>
        <w:t xml:space="preserve">module </w:t>
      </w:r>
      <w:r w:rsidR="00AC12D2">
        <w:rPr>
          <w:lang w:val="en-US"/>
        </w:rPr>
        <w:t>is to</w:t>
      </w:r>
      <w:r w:rsidR="00B266E9">
        <w:rPr>
          <w:lang w:val="en-US"/>
        </w:rPr>
        <w:t xml:space="preserve"> combine the category information of the different mentions associated to the </w:t>
      </w:r>
      <w:r w:rsidR="00A82A04">
        <w:rPr>
          <w:lang w:val="en-US"/>
        </w:rPr>
        <w:t xml:space="preserve">collapsed </w:t>
      </w:r>
      <w:r w:rsidR="00B266E9">
        <w:rPr>
          <w:lang w:val="en-US"/>
        </w:rPr>
        <w:t xml:space="preserve">graph nodes matching the input fragment into a single confidence score for each category and fragment. </w:t>
      </w:r>
      <w:r w:rsidR="009F7FD9" w:rsidRPr="00DE1B49">
        <w:t>For more d</w:t>
      </w:r>
      <w:r w:rsidR="009F7FD9" w:rsidRPr="00DE1B49">
        <w:t>e</w:t>
      </w:r>
      <w:r w:rsidR="009F7FD9" w:rsidRPr="00DE1B49">
        <w:t>tails see</w:t>
      </w:r>
      <w:r w:rsidR="00E91608">
        <w:t xml:space="preserve"> section </w:t>
      </w:r>
      <w:r w:rsidR="006C1AF3">
        <w:fldChar w:fldCharType="begin"/>
      </w:r>
      <w:r w:rsidR="00E91608">
        <w:instrText xml:space="preserve"> REF _Ref359920174 \r \h </w:instrText>
      </w:r>
      <w:r w:rsidR="006C1AF3">
        <w:fldChar w:fldCharType="separate"/>
      </w:r>
      <w:ins w:id="1061" w:author="Kathrin Eichler" w:date="2014-12-08T17:31:00Z">
        <w:r w:rsidR="000F0841">
          <w:t>2.3.3</w:t>
        </w:r>
      </w:ins>
      <w:del w:id="1062" w:author="Kathrin Eichler" w:date="2014-12-08T13:50:00Z">
        <w:r w:rsidR="00D76112" w:rsidDel="00DB6FC0">
          <w:delText>2.3.2</w:delText>
        </w:r>
      </w:del>
      <w:r w:rsidR="006C1AF3">
        <w:fldChar w:fldCharType="end"/>
      </w:r>
      <w:r w:rsidR="009F7FD9" w:rsidRPr="00DE1B49">
        <w:t>.</w:t>
      </w:r>
    </w:p>
    <w:p w:rsidR="0087709E" w:rsidRDefault="0087709E" w:rsidP="0066664F">
      <w:pPr>
        <w:pStyle w:val="berschrift4"/>
      </w:pPr>
      <w:bookmarkStart w:id="1063" w:name="h.hdwb6epu1zxn" w:colFirst="0" w:colLast="0"/>
      <w:bookmarkEnd w:id="1063"/>
      <w:r w:rsidRPr="00DE1B49">
        <w:t>API Methods</w:t>
      </w:r>
    </w:p>
    <w:p w:rsidR="001F5977" w:rsidRPr="001F5977" w:rsidRDefault="001F5977" w:rsidP="007E7ED7">
      <w:pPr>
        <w:pStyle w:val="Normal2"/>
      </w:pPr>
      <w:r w:rsidRPr="00DE1B49">
        <w:rPr>
          <w:rFonts w:eastAsia="Arial"/>
        </w:rPr>
        <w:t>The interface contains one method</w:t>
      </w:r>
      <w:r>
        <w:rPr>
          <w:rFonts w:eastAsia="Arial"/>
        </w:rPr>
        <w:t>:</w:t>
      </w:r>
    </w:p>
    <w:p w:rsidR="0087709E" w:rsidRPr="00DE1B49" w:rsidRDefault="0087709E" w:rsidP="00EE162A">
      <w:pPr>
        <w:spacing w:line="276" w:lineRule="auto"/>
        <w:ind w:left="720"/>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addCategoryAnnotation</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Set&lt;</w:t>
      </w:r>
      <w:proofErr w:type="spellStart"/>
      <w:r w:rsidRPr="00DE1B49">
        <w:rPr>
          <w:i/>
          <w:lang w:val="en-US"/>
        </w:rPr>
        <w:t>NodeMatch</w:t>
      </w:r>
      <w:proofErr w:type="spellEnd"/>
      <w:r w:rsidRPr="00DE1B49">
        <w:rPr>
          <w:i/>
          <w:lang w:val="en-US"/>
        </w:rPr>
        <w:t xml:space="preserve">&gt; matches) throws </w:t>
      </w:r>
      <w:proofErr w:type="spellStart"/>
      <w:r w:rsidRPr="00DE1B49">
        <w:rPr>
          <w:i/>
          <w:lang w:val="en-US"/>
        </w:rPr>
        <w:t>Cat</w:t>
      </w:r>
      <w:r w:rsidRPr="00DE1B49">
        <w:rPr>
          <w:i/>
          <w:lang w:val="en-US"/>
        </w:rPr>
        <w:t>e</w:t>
      </w:r>
      <w:r w:rsidRPr="00DE1B49">
        <w:rPr>
          <w:i/>
          <w:lang w:val="en-US"/>
        </w:rPr>
        <w:t>goryAnnotatorException</w:t>
      </w:r>
      <w:proofErr w:type="spellEnd"/>
    </w:p>
    <w:p w:rsidR="0087709E" w:rsidRPr="00DE1B49" w:rsidRDefault="0087709E" w:rsidP="0087709E">
      <w:pPr>
        <w:rPr>
          <w:lang w:val="en-US"/>
        </w:rPr>
      </w:pPr>
    </w:p>
    <w:p w:rsidR="0087709E" w:rsidRPr="00DE1B49" w:rsidRDefault="0087709E" w:rsidP="0087709E">
      <w:pPr>
        <w:ind w:left="720"/>
        <w:rPr>
          <w:lang w:val="en-US"/>
        </w:rPr>
      </w:pPr>
      <w:r w:rsidRPr="00DE1B49">
        <w:rPr>
          <w:lang w:val="en-US"/>
        </w:rPr>
        <w:t xml:space="preserve">This method takes a set of node matches and combines the category information </w:t>
      </w:r>
      <w:r w:rsidR="00E9638F">
        <w:rPr>
          <w:lang w:val="en-US"/>
        </w:rPr>
        <w:t xml:space="preserve">found in the node matches </w:t>
      </w:r>
      <w:r w:rsidRPr="00DE1B49">
        <w:rPr>
          <w:lang w:val="en-US"/>
        </w:rPr>
        <w:t>to a category confidence that is then added to the input CAS.</w:t>
      </w:r>
      <w:r w:rsidR="00E9638F">
        <w:rPr>
          <w:lang w:val="en-US"/>
        </w:rPr>
        <w:t xml:space="preserve"> </w:t>
      </w:r>
    </w:p>
    <w:p w:rsidR="0087709E" w:rsidRPr="00DE1B49" w:rsidRDefault="0087709E" w:rsidP="0087709E">
      <w:pPr>
        <w:rPr>
          <w:lang w:val="en-US"/>
        </w:rPr>
      </w:pPr>
    </w:p>
    <w:p w:rsidR="0087709E" w:rsidRPr="00DE1B49" w:rsidRDefault="00C64949" w:rsidP="00675094">
      <w:pPr>
        <w:numPr>
          <w:ilvl w:val="1"/>
          <w:numId w:val="44"/>
        </w:numPr>
        <w:spacing w:line="276" w:lineRule="auto"/>
        <w:ind w:hanging="359"/>
      </w:pPr>
      <w:r>
        <w:t xml:space="preserve">@param </w:t>
      </w:r>
      <w:proofErr w:type="spellStart"/>
      <w:r>
        <w:t>cas</w:t>
      </w:r>
      <w:proofErr w:type="spellEnd"/>
      <w:r>
        <w:t xml:space="preserve"> </w:t>
      </w:r>
      <w:r w:rsidR="00B77A1E">
        <w:t>–</w:t>
      </w:r>
      <w:r w:rsidR="0087709E"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matches</w:t>
      </w:r>
      <w:r w:rsidR="00C64949">
        <w:rPr>
          <w:lang w:val="en-US"/>
        </w:rPr>
        <w:t xml:space="preserve"> </w:t>
      </w:r>
      <w:r w:rsidR="00B77A1E">
        <w:rPr>
          <w:lang w:val="en-US"/>
        </w:rPr>
        <w:t>–</w:t>
      </w:r>
      <w:r w:rsidRPr="00DE1B49">
        <w:rPr>
          <w:lang w:val="en-US"/>
        </w:rPr>
        <w:t xml:space="preserve"> set of node matches</w:t>
      </w:r>
    </w:p>
    <w:p w:rsidR="0087709E" w:rsidRPr="00DE1B49" w:rsidRDefault="00C64949" w:rsidP="00675094">
      <w:pPr>
        <w:numPr>
          <w:ilvl w:val="1"/>
          <w:numId w:val="44"/>
        </w:numPr>
        <w:spacing w:line="276" w:lineRule="auto"/>
        <w:ind w:hanging="359"/>
        <w:rPr>
          <w:lang w:val="en-US"/>
        </w:rPr>
      </w:pPr>
      <w:r>
        <w:rPr>
          <w:lang w:val="en-US"/>
        </w:rPr>
        <w:t xml:space="preserve">@return </w:t>
      </w:r>
      <w:r w:rsidR="0087709E" w:rsidRPr="00DE1B49">
        <w:rPr>
          <w:lang w:val="en-US"/>
        </w:rPr>
        <w:t>no new data, but the input CAS is annotated with category annot</w:t>
      </w:r>
      <w:r w:rsidR="0087709E" w:rsidRPr="00DE1B49">
        <w:rPr>
          <w:lang w:val="en-US"/>
        </w:rPr>
        <w:t>a</w:t>
      </w:r>
      <w:r w:rsidR="0087709E" w:rsidRPr="00DE1B49">
        <w:rPr>
          <w:lang w:val="en-US"/>
        </w:rPr>
        <w:t>tion</w:t>
      </w:r>
    </w:p>
    <w:p w:rsidR="0087709E" w:rsidRPr="00DE1B49" w:rsidRDefault="0087709E" w:rsidP="00675094">
      <w:pPr>
        <w:numPr>
          <w:ilvl w:val="1"/>
          <w:numId w:val="44"/>
        </w:numPr>
        <w:spacing w:line="276" w:lineRule="auto"/>
        <w:ind w:hanging="359"/>
        <w:rPr>
          <w:lang w:val="en-US"/>
        </w:rPr>
      </w:pPr>
      <w:r w:rsidRPr="00DE1B49">
        <w:rPr>
          <w:lang w:val="en-US"/>
        </w:rPr>
        <w:t xml:space="preserve">@throws </w:t>
      </w:r>
      <w:r w:rsidR="00C64949">
        <w:rPr>
          <w:lang w:val="en-US"/>
        </w:rPr>
        <w:t>(</w:t>
      </w:r>
      <w:proofErr w:type="spellStart"/>
      <w:r w:rsidR="00C64949">
        <w:rPr>
          <w:lang w:val="en-US"/>
        </w:rPr>
        <w:t>CategoryAnnotatorException</w:t>
      </w:r>
      <w:proofErr w:type="spellEnd"/>
      <w:r w:rsidR="00C64949">
        <w:rPr>
          <w:lang w:val="en-US"/>
        </w:rPr>
        <w:t xml:space="preserve">) </w:t>
      </w:r>
      <w:r w:rsidRPr="00DE1B49">
        <w:rPr>
          <w:lang w:val="en-US"/>
        </w:rPr>
        <w:t>if category annotation fails</w:t>
      </w:r>
    </w:p>
    <w:p w:rsidR="0087709E" w:rsidRPr="00DE1B49" w:rsidRDefault="0087709E" w:rsidP="0087709E">
      <w:pPr>
        <w:rPr>
          <w:lang w:val="en-US"/>
        </w:rPr>
      </w:pPr>
    </w:p>
    <w:p w:rsidR="005E31BF" w:rsidRPr="00DE1B49" w:rsidRDefault="005E31BF" w:rsidP="006C3E1B">
      <w:pPr>
        <w:pStyle w:val="berschrift4"/>
      </w:pPr>
      <w:bookmarkStart w:id="1064" w:name="h.g81l11uei9vj" w:colFirst="0" w:colLast="0"/>
      <w:bookmarkEnd w:id="106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91608" w:rsidRDefault="00E23D3D" w:rsidP="007E7ED7">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categoryannotator</w:t>
      </w:r>
      <w:proofErr w:type="spellEnd"/>
      <w:r w:rsidRPr="00DE1B49">
        <w:rPr>
          <w:lang w:val="en-US"/>
        </w:rPr>
        <w:t xml:space="preserve"> package.</w:t>
      </w:r>
      <w:r>
        <w:rPr>
          <w:lang w:val="en-US"/>
        </w:rPr>
        <w:t xml:space="preserve"> </w:t>
      </w:r>
    </w:p>
    <w:p w:rsidR="00E91608" w:rsidRPr="00A4033A" w:rsidRDefault="00E23D3D" w:rsidP="00E91608">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CategoryAnnot</w:t>
      </w:r>
      <w:r>
        <w:rPr>
          <w:i/>
          <w:lang w:val="en-US"/>
        </w:rPr>
        <w:t>a</w:t>
      </w:r>
      <w:r>
        <w:rPr>
          <w:i/>
          <w:lang w:val="en-US"/>
        </w:rPr>
        <w:t>tor</w:t>
      </w:r>
      <w:proofErr w:type="spellEnd"/>
      <w:r w:rsidRPr="00DE1B49">
        <w:rPr>
          <w:i/>
          <w:lang w:val="en-US"/>
        </w:rPr>
        <w:t xml:space="preserve"> </w:t>
      </w:r>
      <w:r>
        <w:rPr>
          <w:lang w:val="en-US"/>
        </w:rPr>
        <w:t>class.  T</w:t>
      </w:r>
      <w:r w:rsidRPr="00DE1B49">
        <w:rPr>
          <w:lang w:val="en-US"/>
        </w:rPr>
        <w:t>his abstract implementation contains methods that are expected to be common over different implementations.</w:t>
      </w:r>
      <w:r w:rsidR="00BF26A7">
        <w:rPr>
          <w:lang w:val="en-US"/>
        </w:rPr>
        <w:t xml:space="preserve"> </w:t>
      </w:r>
      <w:r w:rsidR="00E91608" w:rsidRPr="00DE1B49">
        <w:rPr>
          <w:lang w:val="en-US"/>
        </w:rPr>
        <w:t>For information on the implementation(s) of this module see</w:t>
      </w:r>
      <w:r w:rsidR="00E91608">
        <w:rPr>
          <w:lang w:val="en-US"/>
        </w:rPr>
        <w:t xml:space="preserve"> section </w:t>
      </w:r>
      <w:r w:rsidR="007A22C1">
        <w:rPr>
          <w:lang w:val="en-US"/>
        </w:rPr>
        <w:fldChar w:fldCharType="begin"/>
      </w:r>
      <w:r w:rsidR="007A22C1">
        <w:rPr>
          <w:lang w:val="en-US"/>
        </w:rPr>
        <w:instrText xml:space="preserve"> REF _Ref404589553 \r \h </w:instrText>
      </w:r>
      <w:r w:rsidR="007A22C1">
        <w:rPr>
          <w:lang w:val="en-US"/>
        </w:rPr>
      </w:r>
      <w:r w:rsidR="007A22C1">
        <w:rPr>
          <w:lang w:val="en-US"/>
        </w:rPr>
        <w:fldChar w:fldCharType="separate"/>
      </w:r>
      <w:r w:rsidR="000F0841">
        <w:rPr>
          <w:lang w:val="en-US"/>
        </w:rPr>
        <w:t>6.2.5</w:t>
      </w:r>
      <w:r w:rsidR="007A22C1">
        <w:rPr>
          <w:lang w:val="en-US"/>
        </w:rPr>
        <w:fldChar w:fldCharType="end"/>
      </w:r>
      <w:r w:rsidR="00E91608">
        <w:rPr>
          <w:lang w:val="en-US"/>
        </w:rPr>
        <w:t>.</w:t>
      </w:r>
    </w:p>
    <w:p w:rsidR="0087709E" w:rsidRPr="00DE1B49" w:rsidRDefault="000B6568" w:rsidP="007E7ED7">
      <w:pPr>
        <w:rPr>
          <w:lang w:val="en-US"/>
        </w:rPr>
      </w:pPr>
      <w:r>
        <w:rPr>
          <w:lang w:val="en-US"/>
        </w:rPr>
        <w:br w:type="page"/>
      </w:r>
    </w:p>
    <w:p w:rsidR="0087709E" w:rsidRPr="00DE1B49" w:rsidRDefault="005E31BF" w:rsidP="000650E3">
      <w:pPr>
        <w:pStyle w:val="berschrift2"/>
      </w:pPr>
      <w:bookmarkStart w:id="1065" w:name="h.e7a9ikfo40s7" w:colFirst="0" w:colLast="0"/>
      <w:bookmarkStart w:id="1066" w:name="_Top_level_interface"/>
      <w:bookmarkStart w:id="1067" w:name="_Toc405809978"/>
      <w:bookmarkEnd w:id="1065"/>
      <w:bookmarkEnd w:id="1066"/>
      <w:r>
        <w:lastRenderedPageBreak/>
        <w:t>Top L</w:t>
      </w:r>
      <w:r w:rsidR="0087709E" w:rsidRPr="00DE1B49">
        <w:t xml:space="preserve">evel </w:t>
      </w:r>
      <w:r>
        <w:t>I</w:t>
      </w:r>
      <w:r w:rsidR="0087709E" w:rsidRPr="00DE1B49">
        <w:t xml:space="preserve">nterface </w:t>
      </w:r>
      <w:r>
        <w:t>D</w:t>
      </w:r>
      <w:r w:rsidR="0087709E" w:rsidRPr="00DE1B49">
        <w:t>efinition</w:t>
      </w:r>
      <w:bookmarkEnd w:id="1067"/>
      <w:r w:rsidR="0087709E" w:rsidRPr="00DE1B49">
        <w:t xml:space="preserve"> </w:t>
      </w:r>
    </w:p>
    <w:p w:rsidR="0087709E" w:rsidRPr="00DE1B49" w:rsidRDefault="0087709E" w:rsidP="006C3E1B">
      <w:pPr>
        <w:pStyle w:val="berschrift3"/>
      </w:pPr>
      <w:bookmarkStart w:id="1068" w:name="h.bm06ne7o3u8y" w:colFirst="0" w:colLast="0"/>
      <w:bookmarkStart w:id="1069" w:name="_Toc405809979"/>
      <w:bookmarkEnd w:id="1068"/>
      <w:r w:rsidRPr="00DE1B49">
        <w:t xml:space="preserve">Introduction to the </w:t>
      </w:r>
      <w:r w:rsidR="005F6601">
        <w:t>T</w:t>
      </w:r>
      <w:r w:rsidRPr="00DE1B49">
        <w:t xml:space="preserve">op </w:t>
      </w:r>
      <w:r w:rsidR="005F6601">
        <w:t>L</w:t>
      </w:r>
      <w:r w:rsidRPr="00DE1B49">
        <w:t>evel</w:t>
      </w:r>
      <w:bookmarkEnd w:id="1069"/>
    </w:p>
    <w:p w:rsidR="0087709E" w:rsidRPr="00DE1B49" w:rsidRDefault="00BD6605" w:rsidP="0087709E">
      <w:pPr>
        <w:rPr>
          <w:lang w:val="en-US"/>
        </w:rPr>
      </w:pPr>
      <w:r>
        <w:rPr>
          <w:lang w:val="en-US"/>
        </w:rPr>
        <w:t xml:space="preserve">In this document, </w:t>
      </w:r>
      <w:r w:rsidR="000B613E">
        <w:rPr>
          <w:lang w:val="en-US"/>
        </w:rPr>
        <w:t xml:space="preserve">the </w:t>
      </w:r>
      <w:r w:rsidR="00C81445">
        <w:rPr>
          <w:lang w:val="en-US"/>
        </w:rPr>
        <w:t>t</w:t>
      </w:r>
      <w:r w:rsidR="0087709E" w:rsidRPr="00DE1B49">
        <w:rPr>
          <w:lang w:val="en-US"/>
        </w:rPr>
        <w:t xml:space="preserve">op level </w:t>
      </w:r>
      <w:r>
        <w:rPr>
          <w:lang w:val="en-US"/>
        </w:rPr>
        <w:t>is used for</w:t>
      </w:r>
      <w:r w:rsidR="000B613E">
        <w:rPr>
          <w:lang w:val="en-US"/>
        </w:rPr>
        <w:t xml:space="preserve"> the main data flow runner</w:t>
      </w:r>
      <w:r w:rsidR="00C81445">
        <w:rPr>
          <w:lang w:val="en-US"/>
        </w:rPr>
        <w:t xml:space="preserve">. </w:t>
      </w:r>
      <w:r w:rsidR="0087709E" w:rsidRPr="00DE1B49">
        <w:rPr>
          <w:lang w:val="en-US"/>
        </w:rPr>
        <w:t>T</w:t>
      </w:r>
      <w:r w:rsidR="00C81445">
        <w:rPr>
          <w:lang w:val="en-US"/>
        </w:rPr>
        <w:t xml:space="preserve">ransduction </w:t>
      </w:r>
      <w:r w:rsidR="0087709E" w:rsidRPr="00DE1B49">
        <w:rPr>
          <w:lang w:val="en-US"/>
        </w:rPr>
        <w:t>L</w:t>
      </w:r>
      <w:r w:rsidR="00C81445">
        <w:rPr>
          <w:lang w:val="en-US"/>
        </w:rPr>
        <w:t>ayer (TL) t</w:t>
      </w:r>
      <w:r w:rsidR="0087709E" w:rsidRPr="00DE1B49">
        <w:rPr>
          <w:lang w:val="en-US"/>
        </w:rPr>
        <w:t xml:space="preserve">op level code configures and runs available components of </w:t>
      </w:r>
      <w:r w:rsidR="00C81445">
        <w:rPr>
          <w:lang w:val="en-US"/>
        </w:rPr>
        <w:t xml:space="preserve">the TL </w:t>
      </w:r>
      <w:r w:rsidR="0087709E" w:rsidRPr="00DE1B49">
        <w:rPr>
          <w:lang w:val="en-US"/>
        </w:rPr>
        <w:t>to instantiate one in</w:t>
      </w:r>
      <w:r w:rsidR="006F45ED">
        <w:rPr>
          <w:lang w:val="en-US"/>
        </w:rPr>
        <w:t>stance</w:t>
      </w:r>
      <w:r w:rsidR="0087709E" w:rsidRPr="00DE1B49">
        <w:rPr>
          <w:lang w:val="en-US"/>
        </w:rPr>
        <w:t xml:space="preserve"> of the </w:t>
      </w:r>
      <w:r w:rsidR="006F45ED">
        <w:rPr>
          <w:lang w:val="en-US"/>
        </w:rPr>
        <w:t>TL that will work for a WP7</w:t>
      </w:r>
      <w:r w:rsidR="00C81445">
        <w:rPr>
          <w:lang w:val="en-US"/>
        </w:rPr>
        <w:t xml:space="preserve"> use</w:t>
      </w:r>
      <w:r w:rsidR="006F45ED">
        <w:rPr>
          <w:lang w:val="en-US"/>
        </w:rPr>
        <w:t xml:space="preserve"> case</w:t>
      </w:r>
      <w:r w:rsidR="0087709E" w:rsidRPr="00DE1B49">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TL top levels are designed to make </w:t>
      </w:r>
      <w:r w:rsidR="00C81445">
        <w:rPr>
          <w:lang w:val="en-US"/>
        </w:rPr>
        <w:t>the TL</w:t>
      </w:r>
      <w:r w:rsidR="00DF0D4C">
        <w:rPr>
          <w:lang w:val="en-US"/>
        </w:rPr>
        <w:t xml:space="preserve"> transparent</w:t>
      </w:r>
      <w:r w:rsidR="00322895">
        <w:rPr>
          <w:lang w:val="en-US"/>
        </w:rPr>
        <w:t>: O</w:t>
      </w:r>
      <w:r w:rsidRPr="00DE1B49">
        <w:rPr>
          <w:lang w:val="en-US"/>
        </w:rPr>
        <w:t>nce a WP7 user set</w:t>
      </w:r>
      <w:r w:rsidR="00322895">
        <w:rPr>
          <w:lang w:val="en-US"/>
        </w:rPr>
        <w:t>s</w:t>
      </w:r>
      <w:r w:rsidRPr="00DE1B49">
        <w:rPr>
          <w:lang w:val="en-US"/>
        </w:rPr>
        <w:t xml:space="preserve"> </w:t>
      </w:r>
      <w:r w:rsidR="00322895">
        <w:rPr>
          <w:lang w:val="en-US"/>
        </w:rPr>
        <w:t>the TL and EOP up and running,</w:t>
      </w:r>
      <w:r w:rsidRPr="00DE1B49">
        <w:rPr>
          <w:lang w:val="en-US"/>
        </w:rPr>
        <w:t xml:space="preserve"> WP7 code only need</w:t>
      </w:r>
      <w:r w:rsidR="00322895">
        <w:rPr>
          <w:lang w:val="en-US"/>
        </w:rPr>
        <w:t>s</w:t>
      </w:r>
      <w:r w:rsidRPr="00DE1B49">
        <w:rPr>
          <w:lang w:val="en-US"/>
        </w:rPr>
        <w:t xml:space="preserve"> to access the top level APIs to get all the results. </w:t>
      </w:r>
    </w:p>
    <w:p w:rsidR="00060657" w:rsidRPr="00060657" w:rsidRDefault="00060657" w:rsidP="00060657">
      <w:pPr>
        <w:rPr>
          <w:lang w:val="en-US"/>
        </w:rPr>
      </w:pPr>
      <w:r w:rsidRPr="00060657">
        <w:rPr>
          <w:lang w:val="en-US"/>
        </w:rPr>
        <w:t xml:space="preserve">Note that, to </w:t>
      </w:r>
      <w:r w:rsidR="00B40904">
        <w:rPr>
          <w:lang w:val="en-US"/>
        </w:rPr>
        <w:t xml:space="preserve">the </w:t>
      </w:r>
      <w:r w:rsidRPr="00060657">
        <w:rPr>
          <w:lang w:val="en-US"/>
        </w:rPr>
        <w:t>TL layer and to the users (WP7), EOP is exposed with two</w:t>
      </w:r>
      <w:r>
        <w:rPr>
          <w:lang w:val="en-US"/>
        </w:rPr>
        <w:t xml:space="preserve"> </w:t>
      </w:r>
      <w:r w:rsidRPr="00060657">
        <w:rPr>
          <w:lang w:val="en-US"/>
        </w:rPr>
        <w:t xml:space="preserve">interfaces. One is </w:t>
      </w:r>
      <w:r w:rsidR="00B40904">
        <w:rPr>
          <w:lang w:val="en-US"/>
        </w:rPr>
        <w:t xml:space="preserve">the </w:t>
      </w:r>
      <w:proofErr w:type="spellStart"/>
      <w:r w:rsidRPr="00060657">
        <w:rPr>
          <w:lang w:val="en-US"/>
        </w:rPr>
        <w:t>LAPAccess</w:t>
      </w:r>
      <w:proofErr w:type="spellEnd"/>
      <w:r w:rsidRPr="00060657">
        <w:rPr>
          <w:lang w:val="en-US"/>
        </w:rPr>
        <w:t xml:space="preserve"> interface that exposes annotation</w:t>
      </w:r>
      <w:r>
        <w:rPr>
          <w:lang w:val="en-US"/>
        </w:rPr>
        <w:t xml:space="preserve"> capabilities, and the other is </w:t>
      </w:r>
      <w:r w:rsidR="00B40904">
        <w:rPr>
          <w:lang w:val="en-US"/>
        </w:rPr>
        <w:t xml:space="preserve">the </w:t>
      </w:r>
      <w:proofErr w:type="spellStart"/>
      <w:r>
        <w:rPr>
          <w:lang w:val="en-US"/>
        </w:rPr>
        <w:t>EDABasic</w:t>
      </w:r>
      <w:proofErr w:type="spellEnd"/>
      <w:r w:rsidRPr="00060657">
        <w:rPr>
          <w:lang w:val="en-US"/>
        </w:rPr>
        <w:t xml:space="preserve"> interface that enable</w:t>
      </w:r>
      <w:r w:rsidR="00B40904">
        <w:rPr>
          <w:lang w:val="en-US"/>
        </w:rPr>
        <w:t>s</w:t>
      </w:r>
      <w:r w:rsidRPr="00060657">
        <w:rPr>
          <w:lang w:val="en-US"/>
        </w:rPr>
        <w:t xml:space="preserve"> us to</w:t>
      </w:r>
      <w:r>
        <w:rPr>
          <w:lang w:val="en-US"/>
        </w:rPr>
        <w:t xml:space="preserve"> </w:t>
      </w:r>
      <w:r w:rsidRPr="00060657">
        <w:rPr>
          <w:lang w:val="en-US"/>
        </w:rPr>
        <w:t>make entailment decision</w:t>
      </w:r>
      <w:r w:rsidR="00B40904">
        <w:rPr>
          <w:lang w:val="en-US"/>
        </w:rPr>
        <w:t>s</w:t>
      </w:r>
      <w:r w:rsidRPr="00060657">
        <w:rPr>
          <w:lang w:val="en-US"/>
        </w:rPr>
        <w:t xml:space="preserve">.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EOP accepts and uses a configuration system. EDAs </w:t>
      </w:r>
      <w:r w:rsidR="00B40904">
        <w:rPr>
          <w:lang w:val="en-US"/>
        </w:rPr>
        <w:t xml:space="preserve">are </w:t>
      </w:r>
      <w:r w:rsidRPr="00060657">
        <w:rPr>
          <w:lang w:val="en-US"/>
        </w:rPr>
        <w:t>often shipped with a</w:t>
      </w:r>
      <w:r>
        <w:rPr>
          <w:lang w:val="en-US"/>
        </w:rPr>
        <w:t xml:space="preserve"> </w:t>
      </w:r>
      <w:r w:rsidR="00B40904">
        <w:rPr>
          <w:lang w:val="en-US"/>
        </w:rPr>
        <w:t>sophisticated</w:t>
      </w:r>
      <w:r w:rsidRPr="00060657">
        <w:rPr>
          <w:lang w:val="en-US"/>
        </w:rPr>
        <w:t xml:space="preserve"> and already configured configuration file. Such files</w:t>
      </w:r>
      <w:r>
        <w:rPr>
          <w:lang w:val="en-US"/>
        </w:rPr>
        <w:t xml:space="preserve"> </w:t>
      </w:r>
      <w:r w:rsidRPr="00060657">
        <w:rPr>
          <w:lang w:val="en-US"/>
        </w:rPr>
        <w:t>must be provided at the initialization time of EDAs (also for LAPs, if</w:t>
      </w:r>
      <w:r>
        <w:rPr>
          <w:lang w:val="en-US"/>
        </w:rPr>
        <w:t xml:space="preserve"> </w:t>
      </w:r>
      <w:r w:rsidRPr="00060657">
        <w:rPr>
          <w:lang w:val="en-US"/>
        </w:rPr>
        <w:t xml:space="preserve">LAP is complex). To customize EDAs of </w:t>
      </w:r>
      <w:r w:rsidR="00B40904">
        <w:rPr>
          <w:lang w:val="en-US"/>
        </w:rPr>
        <w:t xml:space="preserve">the </w:t>
      </w:r>
      <w:r w:rsidRPr="00060657">
        <w:rPr>
          <w:lang w:val="en-US"/>
        </w:rPr>
        <w:t>EOP to a specific need</w:t>
      </w:r>
      <w:r w:rsidR="00B40904">
        <w:rPr>
          <w:lang w:val="en-US"/>
        </w:rPr>
        <w:t xml:space="preserve"> </w:t>
      </w:r>
      <w:r w:rsidRPr="00060657">
        <w:rPr>
          <w:lang w:val="en-US"/>
        </w:rPr>
        <w:t>(e.g.</w:t>
      </w:r>
      <w:r w:rsidR="00B40904">
        <w:rPr>
          <w:lang w:val="en-US"/>
        </w:rPr>
        <w:t>,</w:t>
      </w:r>
      <w:r w:rsidRPr="00060657">
        <w:rPr>
          <w:lang w:val="en-US"/>
        </w:rPr>
        <w:t xml:space="preserve"> retraining, parameter tuning), one has to study the</w:t>
      </w:r>
      <w:r>
        <w:rPr>
          <w:lang w:val="en-US"/>
        </w:rPr>
        <w:t xml:space="preserve"> </w:t>
      </w:r>
      <w:r w:rsidRPr="00060657">
        <w:rPr>
          <w:lang w:val="en-US"/>
        </w:rPr>
        <w:t xml:space="preserve">configuration file of a specific EDA.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Note that </w:t>
      </w:r>
      <w:r w:rsidR="00B40904">
        <w:rPr>
          <w:lang w:val="en-US"/>
        </w:rPr>
        <w:t>within the</w:t>
      </w:r>
      <w:r w:rsidRPr="00060657">
        <w:rPr>
          <w:lang w:val="en-US"/>
        </w:rPr>
        <w:t xml:space="preserve"> TL layer, we have adopted a "configuratio</w:t>
      </w:r>
      <w:r w:rsidR="00B40904">
        <w:rPr>
          <w:lang w:val="en-US"/>
        </w:rPr>
        <w:t>n</w:t>
      </w:r>
      <w:r w:rsidRPr="00060657">
        <w:rPr>
          <w:lang w:val="en-US"/>
        </w:rPr>
        <w:t>-less" approach</w:t>
      </w:r>
      <w:r>
        <w:rPr>
          <w:lang w:val="en-US"/>
        </w:rPr>
        <w:t xml:space="preserve"> </w:t>
      </w:r>
      <w:r w:rsidRPr="00060657">
        <w:rPr>
          <w:lang w:val="en-US"/>
        </w:rPr>
        <w:t xml:space="preserve">of providing modules. </w:t>
      </w:r>
      <w:r w:rsidR="00B40904">
        <w:rPr>
          <w:lang w:val="en-US"/>
        </w:rPr>
        <w:t xml:space="preserve">The </w:t>
      </w:r>
      <w:r w:rsidRPr="00060657">
        <w:rPr>
          <w:lang w:val="en-US"/>
        </w:rPr>
        <w:t xml:space="preserve">TL layer does not keep its own </w:t>
      </w:r>
      <w:r>
        <w:rPr>
          <w:lang w:val="en-US"/>
        </w:rPr>
        <w:t xml:space="preserve">configuration </w:t>
      </w:r>
      <w:r w:rsidRPr="00060657">
        <w:rPr>
          <w:lang w:val="en-US"/>
        </w:rPr>
        <w:t>files</w:t>
      </w:r>
      <w:r w:rsidR="00B40904">
        <w:rPr>
          <w:lang w:val="en-US"/>
        </w:rPr>
        <w:t>.  However, it is</w:t>
      </w:r>
      <w:r w:rsidRPr="00060657">
        <w:rPr>
          <w:lang w:val="en-US"/>
        </w:rPr>
        <w:t xml:space="preserve"> definitely not a stateless machine: it has</w:t>
      </w:r>
      <w:r>
        <w:rPr>
          <w:lang w:val="en-US"/>
        </w:rPr>
        <w:t xml:space="preserve"> </w:t>
      </w:r>
      <w:r w:rsidRPr="00060657">
        <w:rPr>
          <w:lang w:val="en-US"/>
        </w:rPr>
        <w:t>various possible parameters (e.g.</w:t>
      </w:r>
      <w:r w:rsidR="00B40904">
        <w:rPr>
          <w:lang w:val="en-US"/>
        </w:rPr>
        <w:t>,</w:t>
      </w:r>
      <w:r w:rsidRPr="00060657">
        <w:rPr>
          <w:lang w:val="en-US"/>
        </w:rPr>
        <w:t xml:space="preserve"> </w:t>
      </w:r>
      <w:r w:rsidR="00B40904">
        <w:rPr>
          <w:lang w:val="en-US"/>
        </w:rPr>
        <w:t>threshold variables</w:t>
      </w:r>
      <w:r w:rsidRPr="00060657">
        <w:rPr>
          <w:lang w:val="en-US"/>
        </w:rPr>
        <w:t>). However, those are</w:t>
      </w:r>
      <w:r>
        <w:rPr>
          <w:lang w:val="en-US"/>
        </w:rPr>
        <w:t xml:space="preserve"> </w:t>
      </w:r>
      <w:r w:rsidRPr="00060657">
        <w:rPr>
          <w:lang w:val="en-US"/>
        </w:rPr>
        <w:t>(or will be) systemically exposed on each component's constructor. And</w:t>
      </w:r>
      <w:r>
        <w:rPr>
          <w:lang w:val="en-US"/>
        </w:rPr>
        <w:t xml:space="preserve"> </w:t>
      </w:r>
      <w:r w:rsidRPr="00060657">
        <w:rPr>
          <w:lang w:val="en-US"/>
        </w:rPr>
        <w:t>then, they will also be exposed in the top-level constructors</w:t>
      </w:r>
      <w:r w:rsidR="00DF0D4C">
        <w:rPr>
          <w:lang w:val="en-US"/>
        </w:rPr>
        <w:t>’</w:t>
      </w:r>
      <w:r w:rsidR="00B40904">
        <w:rPr>
          <w:lang w:val="en-US"/>
        </w:rPr>
        <w:t xml:space="preserve"> </w:t>
      </w:r>
      <w:r w:rsidRPr="00060657">
        <w:rPr>
          <w:lang w:val="en-US"/>
        </w:rPr>
        <w:t xml:space="preserve">arguments. </w:t>
      </w:r>
    </w:p>
    <w:p w:rsidR="00060657" w:rsidRPr="00060657" w:rsidRDefault="00060657" w:rsidP="00060657">
      <w:pPr>
        <w:rPr>
          <w:lang w:val="en-US"/>
        </w:rPr>
      </w:pPr>
    </w:p>
    <w:p w:rsidR="00060657" w:rsidRPr="00060657" w:rsidRDefault="00B40904" w:rsidP="00060657">
      <w:pPr>
        <w:rPr>
          <w:lang w:val="en-US"/>
        </w:rPr>
      </w:pPr>
      <w:r>
        <w:rPr>
          <w:lang w:val="en-US"/>
        </w:rPr>
        <w:t>The reason</w:t>
      </w:r>
      <w:r w:rsidR="00060657" w:rsidRPr="00060657">
        <w:rPr>
          <w:lang w:val="en-US"/>
        </w:rPr>
        <w:t xml:space="preserve"> </w:t>
      </w:r>
      <w:r w:rsidR="003B1647">
        <w:rPr>
          <w:lang w:val="en-US"/>
        </w:rPr>
        <w:t>for this</w:t>
      </w:r>
      <w:r w:rsidR="00060657" w:rsidRPr="00060657">
        <w:rPr>
          <w:lang w:val="en-US"/>
        </w:rPr>
        <w:t xml:space="preserve"> "configuration-less"</w:t>
      </w:r>
      <w:r w:rsidR="003B1647">
        <w:rPr>
          <w:lang w:val="en-US"/>
        </w:rPr>
        <w:t xml:space="preserve"> approach, in which we </w:t>
      </w:r>
      <w:r w:rsidR="00060657" w:rsidRPr="00060657">
        <w:rPr>
          <w:lang w:val="en-US"/>
        </w:rPr>
        <w:t>expose</w:t>
      </w:r>
      <w:r w:rsidR="00060657">
        <w:rPr>
          <w:lang w:val="en-US"/>
        </w:rPr>
        <w:t xml:space="preserve"> </w:t>
      </w:r>
      <w:r w:rsidR="00060657" w:rsidRPr="00060657">
        <w:rPr>
          <w:lang w:val="en-US"/>
        </w:rPr>
        <w:t>every state/parameter on the co</w:t>
      </w:r>
      <w:r w:rsidR="003B1647">
        <w:rPr>
          <w:lang w:val="en-US"/>
        </w:rPr>
        <w:t>n</w:t>
      </w:r>
      <w:r w:rsidR="00060657" w:rsidRPr="00060657">
        <w:rPr>
          <w:lang w:val="en-US"/>
        </w:rPr>
        <w:t>structor lev</w:t>
      </w:r>
      <w:r w:rsidR="003B1647">
        <w:rPr>
          <w:lang w:val="en-US"/>
        </w:rPr>
        <w:t>el</w:t>
      </w:r>
      <w:r w:rsidR="00740150">
        <w:rPr>
          <w:lang w:val="en-US"/>
        </w:rPr>
        <w:t>,</w:t>
      </w:r>
      <w:r w:rsidR="003B1647">
        <w:rPr>
          <w:lang w:val="en-US"/>
        </w:rPr>
        <w:t xml:space="preserve"> </w:t>
      </w:r>
      <w:r w:rsidR="00060657" w:rsidRPr="00060657">
        <w:rPr>
          <w:lang w:val="en-US"/>
        </w:rPr>
        <w:t xml:space="preserve">is to reduce the </w:t>
      </w:r>
      <w:r w:rsidR="003B1647">
        <w:rPr>
          <w:lang w:val="en-US"/>
        </w:rPr>
        <w:t>amount</w:t>
      </w:r>
      <w:r w:rsidR="00060657">
        <w:rPr>
          <w:lang w:val="en-US"/>
        </w:rPr>
        <w:t xml:space="preserve"> </w:t>
      </w:r>
      <w:r w:rsidR="003B1647">
        <w:rPr>
          <w:lang w:val="en-US"/>
        </w:rPr>
        <w:t>of configuration storage</w:t>
      </w:r>
      <w:r w:rsidR="00060657" w:rsidRPr="00060657">
        <w:rPr>
          <w:lang w:val="en-US"/>
        </w:rPr>
        <w:t>. We expect that the calling system</w:t>
      </w:r>
      <w:r w:rsidR="00060657">
        <w:rPr>
          <w:lang w:val="en-US"/>
        </w:rPr>
        <w:t xml:space="preserve"> </w:t>
      </w:r>
      <w:r w:rsidR="00060657" w:rsidRPr="00060657">
        <w:rPr>
          <w:lang w:val="en-US"/>
        </w:rPr>
        <w:t xml:space="preserve">of WP7 </w:t>
      </w:r>
      <w:r w:rsidR="003B1647">
        <w:rPr>
          <w:lang w:val="en-US"/>
        </w:rPr>
        <w:t>will have</w:t>
      </w:r>
      <w:r w:rsidR="00060657" w:rsidRPr="00060657">
        <w:rPr>
          <w:lang w:val="en-US"/>
        </w:rPr>
        <w:t xml:space="preserve"> </w:t>
      </w:r>
      <w:r w:rsidR="003B1647">
        <w:rPr>
          <w:lang w:val="en-US"/>
        </w:rPr>
        <w:t>its</w:t>
      </w:r>
      <w:r w:rsidR="00060657" w:rsidRPr="00060657">
        <w:rPr>
          <w:lang w:val="en-US"/>
        </w:rPr>
        <w:t xml:space="preserve"> own property/configuration/state storage </w:t>
      </w:r>
    </w:p>
    <w:p w:rsidR="00060657" w:rsidRPr="00060657" w:rsidRDefault="003B1647" w:rsidP="00060657">
      <w:pPr>
        <w:rPr>
          <w:lang w:val="en-US"/>
        </w:rPr>
      </w:pPr>
      <w:proofErr w:type="gramStart"/>
      <w:r>
        <w:rPr>
          <w:lang w:val="en-US"/>
        </w:rPr>
        <w:t>mechanism</w:t>
      </w:r>
      <w:proofErr w:type="gramEnd"/>
      <w:r>
        <w:rPr>
          <w:lang w:val="en-US"/>
        </w:rPr>
        <w:t>, differing for each industrial partner</w:t>
      </w:r>
      <w:r w:rsidR="00060657" w:rsidRPr="00060657">
        <w:rPr>
          <w:lang w:val="en-US"/>
        </w:rPr>
        <w:t>. By exposing and</w:t>
      </w:r>
      <w:r w:rsidR="00060657">
        <w:rPr>
          <w:lang w:val="en-US"/>
        </w:rPr>
        <w:t xml:space="preserve"> </w:t>
      </w:r>
      <w:r w:rsidR="00060657" w:rsidRPr="00060657">
        <w:rPr>
          <w:lang w:val="en-US"/>
        </w:rPr>
        <w:t>not defining parameters as a configuration format, we hope to remove</w:t>
      </w:r>
      <w:r w:rsidR="00060657">
        <w:rPr>
          <w:lang w:val="en-US"/>
        </w:rPr>
        <w:t xml:space="preserve"> </w:t>
      </w:r>
      <w:r w:rsidR="00060657" w:rsidRPr="00060657">
        <w:rPr>
          <w:lang w:val="en-US"/>
        </w:rPr>
        <w:t xml:space="preserve">the need of WP7 users to work with </w:t>
      </w:r>
      <w:r>
        <w:rPr>
          <w:lang w:val="en-US"/>
        </w:rPr>
        <w:t>three</w:t>
      </w:r>
      <w:r w:rsidR="00060657" w:rsidRPr="00060657">
        <w:rPr>
          <w:lang w:val="en-US"/>
        </w:rPr>
        <w:t xml:space="preserve"> co</w:t>
      </w:r>
      <w:r w:rsidR="00060657" w:rsidRPr="00060657">
        <w:rPr>
          <w:lang w:val="en-US"/>
        </w:rPr>
        <w:t>n</w:t>
      </w:r>
      <w:r w:rsidR="00060657" w:rsidRPr="00060657">
        <w:rPr>
          <w:lang w:val="en-US"/>
        </w:rPr>
        <w:t>figura</w:t>
      </w:r>
      <w:r>
        <w:rPr>
          <w:lang w:val="en-US"/>
        </w:rPr>
        <w:t>tions (industrial system</w:t>
      </w:r>
      <w:r w:rsidR="00060657" w:rsidRPr="00060657">
        <w:rPr>
          <w:lang w:val="en-US"/>
        </w:rPr>
        <w:t xml:space="preserve">, EOP, and then TL). We </w:t>
      </w:r>
      <w:r>
        <w:rPr>
          <w:lang w:val="en-US"/>
        </w:rPr>
        <w:t>aim</w:t>
      </w:r>
      <w:r w:rsidR="00060657" w:rsidRPr="00060657">
        <w:rPr>
          <w:lang w:val="en-US"/>
        </w:rPr>
        <w:t xml:space="preserve"> to be the adaptor layer</w:t>
      </w:r>
      <w:r w:rsidR="00DF0D4C">
        <w:rPr>
          <w:lang w:val="en-US"/>
        </w:rPr>
        <w:t>,</w:t>
      </w:r>
    </w:p>
    <w:p w:rsidR="0087709E" w:rsidRDefault="00740150" w:rsidP="0087709E">
      <w:pPr>
        <w:rPr>
          <w:lang w:val="en-US"/>
        </w:rPr>
      </w:pPr>
      <w:proofErr w:type="gramStart"/>
      <w:r>
        <w:rPr>
          <w:lang w:val="en-US"/>
        </w:rPr>
        <w:t>in</w:t>
      </w:r>
      <w:proofErr w:type="gramEnd"/>
      <w:r>
        <w:rPr>
          <w:lang w:val="en-US"/>
        </w:rPr>
        <w:t xml:space="preserve"> which</w:t>
      </w:r>
      <w:r w:rsidR="00060657" w:rsidRPr="00060657">
        <w:rPr>
          <w:lang w:val="en-US"/>
        </w:rPr>
        <w:t xml:space="preserve"> </w:t>
      </w:r>
      <w:r w:rsidR="003B1647">
        <w:rPr>
          <w:lang w:val="en-US"/>
        </w:rPr>
        <w:t xml:space="preserve">the </w:t>
      </w:r>
      <w:r w:rsidR="00060657" w:rsidRPr="00060657">
        <w:rPr>
          <w:lang w:val="en-US"/>
        </w:rPr>
        <w:t xml:space="preserve">storage of properties/configuration can be integrated </w:t>
      </w:r>
      <w:r w:rsidR="003B1647">
        <w:rPr>
          <w:lang w:val="en-US"/>
        </w:rPr>
        <w:t>in</w:t>
      </w:r>
      <w:r w:rsidR="00060657" w:rsidRPr="00060657">
        <w:rPr>
          <w:lang w:val="en-US"/>
        </w:rPr>
        <w:t>to</w:t>
      </w:r>
      <w:r w:rsidR="00060657">
        <w:rPr>
          <w:lang w:val="en-US"/>
        </w:rPr>
        <w:t xml:space="preserve"> </w:t>
      </w:r>
      <w:r w:rsidR="003B1647">
        <w:rPr>
          <w:lang w:val="en-US"/>
        </w:rPr>
        <w:t xml:space="preserve">the </w:t>
      </w:r>
      <w:r w:rsidR="00060657" w:rsidRPr="00060657">
        <w:rPr>
          <w:lang w:val="en-US"/>
        </w:rPr>
        <w:t>industrial par</w:t>
      </w:r>
      <w:r w:rsidR="00060657" w:rsidRPr="00060657">
        <w:rPr>
          <w:lang w:val="en-US"/>
        </w:rPr>
        <w:t>t</w:t>
      </w:r>
      <w:r w:rsidR="00060657" w:rsidRPr="00060657">
        <w:rPr>
          <w:lang w:val="en-US"/>
        </w:rPr>
        <w:t>ners</w:t>
      </w:r>
      <w:r w:rsidR="003B1647">
        <w:rPr>
          <w:lang w:val="en-US"/>
        </w:rPr>
        <w:t>’</w:t>
      </w:r>
      <w:r w:rsidR="00060657" w:rsidRPr="00060657">
        <w:rPr>
          <w:lang w:val="en-US"/>
        </w:rPr>
        <w:t xml:space="preserve"> sys</w:t>
      </w:r>
      <w:r w:rsidR="003B1647">
        <w:rPr>
          <w:lang w:val="en-US"/>
        </w:rPr>
        <w:t>tem</w:t>
      </w:r>
      <w:r w:rsidR="00060657" w:rsidRPr="00060657">
        <w:rPr>
          <w:lang w:val="en-US"/>
        </w:rPr>
        <w:t xml:space="preserve"> by exposing all TL properties</w:t>
      </w:r>
      <w:r w:rsidR="00060657">
        <w:rPr>
          <w:lang w:val="en-US"/>
        </w:rPr>
        <w:t xml:space="preserve"> </w:t>
      </w:r>
      <w:r w:rsidR="00060657" w:rsidRPr="00060657">
        <w:rPr>
          <w:lang w:val="en-US"/>
        </w:rPr>
        <w:t xml:space="preserve">transparently to the users.  </w:t>
      </w:r>
    </w:p>
    <w:p w:rsidR="00E63CB4" w:rsidRDefault="00E63CB4" w:rsidP="00E63CB4">
      <w:pPr>
        <w:rPr>
          <w:lang w:val="en-US"/>
        </w:rPr>
      </w:pPr>
    </w:p>
    <w:p w:rsidR="00E63CB4" w:rsidRPr="00DE1B49" w:rsidRDefault="00E63CB4" w:rsidP="0087709E">
      <w:pPr>
        <w:rPr>
          <w:lang w:val="en-US"/>
        </w:rPr>
      </w:pPr>
      <w:r>
        <w:rPr>
          <w:lang w:val="en-US"/>
        </w:rPr>
        <w:lastRenderedPageBreak/>
        <w:t xml:space="preserve">The </w:t>
      </w:r>
      <w:r w:rsidRPr="00DE1B49">
        <w:rPr>
          <w:lang w:val="en-US"/>
        </w:rPr>
        <w:t xml:space="preserve">TL </w:t>
      </w:r>
      <w:r w:rsidR="003B1647">
        <w:rPr>
          <w:lang w:val="en-US"/>
        </w:rPr>
        <w:t xml:space="preserve">currently </w:t>
      </w:r>
      <w:r w:rsidRPr="00DE1B49">
        <w:rPr>
          <w:lang w:val="en-US"/>
        </w:rPr>
        <w:t>provides two top level APIs</w:t>
      </w:r>
      <w:r>
        <w:rPr>
          <w:lang w:val="en-US"/>
        </w:rPr>
        <w:t xml:space="preserve"> described in the following sections</w:t>
      </w:r>
      <w:r w:rsidRPr="00DE1B49">
        <w:rPr>
          <w:lang w:val="en-US"/>
        </w:rPr>
        <w:t xml:space="preserve">. One is for use case 1, and the other is for use case 2. Any top level </w:t>
      </w:r>
      <w:r>
        <w:rPr>
          <w:lang w:val="en-US"/>
        </w:rPr>
        <w:t xml:space="preserve">module </w:t>
      </w:r>
      <w:r w:rsidRPr="00DE1B49">
        <w:rPr>
          <w:lang w:val="en-US"/>
        </w:rPr>
        <w:t>should implement one or both of the interfaces.</w:t>
      </w:r>
    </w:p>
    <w:p w:rsidR="0087709E" w:rsidRPr="00DE1B49" w:rsidRDefault="000650E3" w:rsidP="00CC6C55">
      <w:pPr>
        <w:pStyle w:val="berschrift3"/>
      </w:pPr>
      <w:bookmarkStart w:id="1070" w:name="h.4q01x7nsoakf" w:colFirst="0" w:colLast="0"/>
      <w:bookmarkStart w:id="1071" w:name="id.f877pcz45elj" w:colFirst="0" w:colLast="0"/>
      <w:bookmarkStart w:id="1072" w:name="h.r157o2vd34f3" w:colFirst="0" w:colLast="0"/>
      <w:bookmarkStart w:id="1073" w:name="_Use_Case_1"/>
      <w:bookmarkStart w:id="1074" w:name="_Ref359925839"/>
      <w:bookmarkStart w:id="1075" w:name="_Toc405809980"/>
      <w:bookmarkEnd w:id="1070"/>
      <w:bookmarkEnd w:id="1071"/>
      <w:bookmarkEnd w:id="1072"/>
      <w:bookmarkEnd w:id="1073"/>
      <w:r w:rsidRPr="00DE1B49">
        <w:t>Use Case 1 Top Level API</w:t>
      </w:r>
      <w:r>
        <w:t xml:space="preserve">: </w:t>
      </w:r>
      <w:r w:rsidR="0087709E" w:rsidRPr="00DE1B49">
        <w:t xml:space="preserve">interface </w:t>
      </w:r>
      <w:proofErr w:type="spellStart"/>
      <w:r w:rsidR="0087709E" w:rsidRPr="00BB5E58">
        <w:rPr>
          <w:i/>
        </w:rPr>
        <w:t>UseCaseOneRunner</w:t>
      </w:r>
      <w:proofErr w:type="spellEnd"/>
      <w:r w:rsidR="009E17B3" w:rsidRPr="0071249C">
        <w:rPr>
          <w:i/>
        </w:rPr>
        <w:t xml:space="preserve"> </w:t>
      </w:r>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1074"/>
      <w:bookmarkEnd w:id="1075"/>
    </w:p>
    <w:p w:rsidR="0087709E" w:rsidRPr="00DE1B49" w:rsidRDefault="0087709E" w:rsidP="0066664F">
      <w:pPr>
        <w:pStyle w:val="berschrift4"/>
      </w:pPr>
      <w:bookmarkStart w:id="1076" w:name="h.hlpu45kuht9i" w:colFirst="0" w:colLast="0"/>
      <w:bookmarkEnd w:id="1076"/>
      <w:r w:rsidRPr="00DE1B49">
        <w:t xml:space="preserve">General Description </w:t>
      </w:r>
    </w:p>
    <w:p w:rsidR="0087709E" w:rsidRPr="00DE1B49" w:rsidRDefault="0087709E" w:rsidP="0087709E">
      <w:pPr>
        <w:rPr>
          <w:lang w:val="en-US"/>
        </w:rPr>
      </w:pPr>
      <w:r w:rsidRPr="00DE1B49">
        <w:rPr>
          <w:lang w:val="en-US"/>
        </w:rPr>
        <w:t xml:space="preserve">This top level interface configures and runs the TL platform for WP7’s use case 1, applicable to </w:t>
      </w:r>
      <w:r w:rsidR="00C81445">
        <w:rPr>
          <w:lang w:val="en-US"/>
        </w:rPr>
        <w:t>all</w:t>
      </w:r>
      <w:r w:rsidRPr="00DE1B49">
        <w:rPr>
          <w:lang w:val="en-US"/>
        </w:rPr>
        <w:t xml:space="preserve"> </w:t>
      </w:r>
      <w:r w:rsidR="00E92A20">
        <w:rPr>
          <w:lang w:val="en-US"/>
        </w:rPr>
        <w:t xml:space="preserve">the </w:t>
      </w:r>
      <w:r w:rsidRPr="00DE1B49">
        <w:rPr>
          <w:lang w:val="en-US"/>
        </w:rPr>
        <w:t xml:space="preserve">scenarios. </w:t>
      </w:r>
    </w:p>
    <w:p w:rsidR="0087709E" w:rsidRPr="00DE1B49" w:rsidRDefault="0087709E" w:rsidP="006C3E1B">
      <w:pPr>
        <w:pStyle w:val="berschrift4"/>
      </w:pPr>
      <w:bookmarkStart w:id="1077" w:name="h.nd10t6e7nj4m" w:colFirst="0" w:colLast="0"/>
      <w:bookmarkEnd w:id="1077"/>
      <w:r w:rsidRPr="00DE1B49">
        <w:t>API Methods</w:t>
      </w:r>
    </w:p>
    <w:p w:rsidR="0087709E" w:rsidRPr="00DE1B49" w:rsidRDefault="0087709E" w:rsidP="0087709E">
      <w:pPr>
        <w:rPr>
          <w:lang w:val="en-US"/>
        </w:rPr>
      </w:pPr>
      <w:r w:rsidRPr="00DE1B49">
        <w:rPr>
          <w:lang w:val="en-US"/>
        </w:rPr>
        <w:t>Th</w:t>
      </w:r>
      <w:r w:rsidR="004E5DD6">
        <w:rPr>
          <w:lang w:val="en-US"/>
        </w:rPr>
        <w:t>is use case requires building raw and collapsed</w:t>
      </w:r>
      <w:r w:rsidRPr="00DE1B49">
        <w:rPr>
          <w:lang w:val="en-US"/>
        </w:rPr>
        <w:t xml:space="preserve"> entailment graph</w:t>
      </w:r>
      <w:r w:rsidR="004E5DD6">
        <w:rPr>
          <w:lang w:val="en-US"/>
        </w:rPr>
        <w:t>s</w:t>
      </w:r>
      <w:r w:rsidRPr="00DE1B49">
        <w:rPr>
          <w:lang w:val="en-US"/>
        </w:rPr>
        <w:t xml:space="preserve"> from user interactions, and is implemented through the </w:t>
      </w:r>
      <w:r w:rsidR="004E5DD6">
        <w:rPr>
          <w:lang w:val="en-US"/>
        </w:rPr>
        <w:t xml:space="preserve">following </w:t>
      </w:r>
      <w:r w:rsidRPr="00DE1B49">
        <w:rPr>
          <w:lang w:val="en-US"/>
        </w:rPr>
        <w:t>method</w:t>
      </w:r>
      <w:r w:rsidR="004E5DD6">
        <w:rPr>
          <w:lang w:val="en-US"/>
        </w:rPr>
        <w:t>s</w:t>
      </w:r>
      <w:r w:rsidRPr="00DE1B49">
        <w:rPr>
          <w:lang w:val="en-US"/>
        </w:rPr>
        <w:t>:</w:t>
      </w:r>
    </w:p>
    <w:p w:rsidR="0087709E" w:rsidRDefault="0087709E" w:rsidP="0087709E">
      <w:pPr>
        <w:rPr>
          <w:lang w:val="en-US"/>
        </w:rPr>
      </w:pPr>
    </w:p>
    <w:p w:rsidR="004E5DD6" w:rsidRPr="00DE1B49" w:rsidRDefault="004E5DD6" w:rsidP="004E5DD6">
      <w:pPr>
        <w:numPr>
          <w:ilvl w:val="0"/>
          <w:numId w:val="63"/>
        </w:numPr>
        <w:spacing w:line="276" w:lineRule="auto"/>
        <w:ind w:hanging="359"/>
        <w:rPr>
          <w:lang w:val="en-US"/>
        </w:rPr>
      </w:pPr>
      <w:r w:rsidRPr="00DE1B49">
        <w:rPr>
          <w:i/>
          <w:lang w:val="en-US"/>
        </w:rPr>
        <w:t>EntailmentGraph</w:t>
      </w:r>
      <w:r>
        <w:rPr>
          <w:i/>
          <w:lang w:val="en-US"/>
        </w:rPr>
        <w:t>Raw</w:t>
      </w:r>
      <w:r w:rsidRPr="00DE1B49">
        <w:rPr>
          <w:i/>
          <w:lang w:val="en-US"/>
        </w:rPr>
        <w:t xml:space="preserve"> </w:t>
      </w:r>
      <w:proofErr w:type="spellStart"/>
      <w:r w:rsidRPr="00DE1B49">
        <w:rPr>
          <w:i/>
          <w:lang w:val="en-US"/>
        </w:rPr>
        <w:t>build</w:t>
      </w:r>
      <w:r>
        <w:rPr>
          <w:i/>
          <w:lang w:val="en-US"/>
        </w:rPr>
        <w:t>Raw</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nteractions</w:t>
      </w:r>
      <w:proofErr w:type="spellEnd"/>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4E5DD6" w:rsidRPr="00DE1B49" w:rsidRDefault="004E5DD6" w:rsidP="004E5DD6">
      <w:pPr>
        <w:numPr>
          <w:ilvl w:val="1"/>
          <w:numId w:val="44"/>
        </w:numPr>
        <w:spacing w:line="276" w:lineRule="auto"/>
        <w:ind w:hanging="359"/>
      </w:pPr>
      <w:r>
        <w:t xml:space="preserve">@return (EntailmentGraphRaw) – </w:t>
      </w:r>
      <w:r w:rsidR="00E92A20">
        <w:t xml:space="preserve">raw entailment </w:t>
      </w:r>
      <w:r w:rsidRPr="00DE1B49">
        <w:rPr>
          <w:lang w:val="en-US"/>
        </w:rPr>
        <w:t>graph of text fragments connect</w:t>
      </w:r>
      <w:r w:rsidR="00205D3E">
        <w:rPr>
          <w:lang w:val="en-US"/>
        </w:rPr>
        <w:t>ed through entailment relations</w:t>
      </w:r>
      <w:r>
        <w:rPr>
          <w:lang w:val="en-US"/>
        </w:rPr>
        <w:t>; the graph</w:t>
      </w:r>
      <w:r w:rsidRPr="00DE1B49">
        <w:rPr>
          <w:lang w:val="en-US"/>
        </w:rPr>
        <w:t xml:space="preserve"> </w:t>
      </w:r>
      <w:r w:rsidR="00205D3E">
        <w:rPr>
          <w:lang w:val="en-US"/>
        </w:rPr>
        <w:t>is</w:t>
      </w:r>
      <w:r w:rsidRPr="00DE1B49">
        <w:rPr>
          <w:lang w:val="en-US"/>
        </w:rPr>
        <w:t xml:space="preserve"> obtained by merging the </w:t>
      </w:r>
      <w:r w:rsidRPr="00C64949">
        <w:rPr>
          <w:i/>
          <w:lang w:val="en-US"/>
        </w:rPr>
        <w:t>FragmentGraph</w:t>
      </w:r>
      <w:r>
        <w:rPr>
          <w:lang w:val="en-US"/>
        </w:rPr>
        <w:t>-s</w:t>
      </w:r>
      <w:r w:rsidRPr="00DE1B49">
        <w:rPr>
          <w:lang w:val="en-US"/>
        </w:rPr>
        <w:t xml:space="preserve"> corresponding to each fragment (</w:t>
      </w:r>
      <w:proofErr w:type="spellStart"/>
      <w:r w:rsidRPr="00C64949">
        <w:rPr>
          <w:i/>
          <w:lang w:val="en-US"/>
        </w:rPr>
        <w:t>DeterminedFragment</w:t>
      </w:r>
      <w:proofErr w:type="spellEnd"/>
      <w:r w:rsidRPr="00DE1B49">
        <w:rPr>
          <w:lang w:val="en-US"/>
        </w:rPr>
        <w:t>) annotation in the input CAS objects</w:t>
      </w:r>
      <w:r>
        <w:rPr>
          <w:lang w:val="en-US"/>
        </w:rPr>
        <w:t>.</w:t>
      </w:r>
    </w:p>
    <w:p w:rsidR="004E5DD6" w:rsidRPr="004E5DD6" w:rsidRDefault="004E5DD6" w:rsidP="004E5DD6"/>
    <w:p w:rsidR="004E5DD6" w:rsidRPr="004E5DD6" w:rsidRDefault="004E5DD6" w:rsidP="004E5DD6">
      <w:pPr>
        <w:numPr>
          <w:ilvl w:val="0"/>
          <w:numId w:val="63"/>
        </w:numPr>
        <w:spacing w:line="276" w:lineRule="auto"/>
        <w:ind w:hanging="359"/>
        <w:rPr>
          <w:i/>
          <w:lang w:val="en-US"/>
        </w:rPr>
      </w:pPr>
      <w:r w:rsidRPr="00DE1B49">
        <w:rPr>
          <w:i/>
          <w:lang w:val="en-US"/>
        </w:rPr>
        <w:t>EntailmentGraph</w:t>
      </w:r>
      <w:r>
        <w:rPr>
          <w:i/>
          <w:lang w:val="en-US"/>
        </w:rPr>
        <w:t>Raw</w:t>
      </w:r>
      <w:r w:rsidRPr="00DE1B49">
        <w:rPr>
          <w:i/>
          <w:lang w:val="en-US"/>
        </w:rPr>
        <w:t xml:space="preserve"> </w:t>
      </w:r>
      <w:proofErr w:type="spellStart"/>
      <w:r w:rsidRPr="004E5DD6">
        <w:rPr>
          <w:i/>
          <w:lang w:val="en-US"/>
        </w:rPr>
        <w:t>build</w:t>
      </w:r>
      <w:r>
        <w:rPr>
          <w:i/>
          <w:lang w:val="en-US"/>
        </w:rPr>
        <w:t>Raw</w:t>
      </w:r>
      <w:r w:rsidRPr="004E5DD6">
        <w:rPr>
          <w:i/>
          <w:lang w:val="en-US"/>
        </w:rPr>
        <w:t>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Pr="00DE1B49">
        <w:rPr>
          <w:lang w:val="en-US"/>
        </w:rPr>
        <w:t xml:space="preserve"> objects</w:t>
      </w:r>
    </w:p>
    <w:p w:rsidR="004E5DD6" w:rsidRPr="004E5DD6" w:rsidRDefault="004E5DD6" w:rsidP="004E5DD6">
      <w:pPr>
        <w:numPr>
          <w:ilvl w:val="1"/>
          <w:numId w:val="44"/>
        </w:numPr>
        <w:spacing w:line="276" w:lineRule="auto"/>
        <w:ind w:hanging="359"/>
      </w:pPr>
      <w:r>
        <w:t>@</w:t>
      </w:r>
      <w:r w:rsidR="00205D3E">
        <w:t xml:space="preserve">return (EntailmentGraphRaw) – </w:t>
      </w:r>
      <w:r w:rsidR="00E92A20">
        <w:t xml:space="preserve">raw entailment </w:t>
      </w:r>
      <w:r w:rsidR="00205D3E" w:rsidRPr="00DE1B49">
        <w:rPr>
          <w:lang w:val="en-US"/>
        </w:rPr>
        <w:t>graph of text fragments connect</w:t>
      </w:r>
      <w:r w:rsidR="00205D3E">
        <w:rPr>
          <w:lang w:val="en-US"/>
        </w:rPr>
        <w:t>ed through entailment relations; the graph</w:t>
      </w:r>
      <w:r w:rsidR="00205D3E" w:rsidRPr="00DE1B49">
        <w:rPr>
          <w:lang w:val="en-US"/>
        </w:rPr>
        <w:t xml:space="preserve"> </w:t>
      </w:r>
      <w:r w:rsidR="00205D3E">
        <w:rPr>
          <w:lang w:val="en-US"/>
        </w:rPr>
        <w:t>is</w:t>
      </w:r>
      <w:r w:rsidR="00205D3E" w:rsidRPr="00DE1B49">
        <w:rPr>
          <w:lang w:val="en-US"/>
        </w:rPr>
        <w:t xml:space="preserve"> obtained by </w:t>
      </w:r>
      <w:r w:rsidR="00241D69" w:rsidRPr="00DE1B49">
        <w:rPr>
          <w:lang w:val="en-US"/>
        </w:rPr>
        <w:t xml:space="preserve">merging the </w:t>
      </w:r>
      <w:r w:rsidR="00241D69" w:rsidRPr="00C64949">
        <w:rPr>
          <w:i/>
          <w:lang w:val="en-US"/>
        </w:rPr>
        <w:t>FragmentGraph</w:t>
      </w:r>
      <w:r w:rsidR="00241D69">
        <w:rPr>
          <w:lang w:val="en-US"/>
        </w:rPr>
        <w:t>-s</w:t>
      </w:r>
      <w:r w:rsidR="00241D69" w:rsidRPr="00DE1B49">
        <w:rPr>
          <w:lang w:val="en-US"/>
        </w:rPr>
        <w:t xml:space="preserve"> corresponding to each fragment (</w:t>
      </w:r>
      <w:proofErr w:type="spellStart"/>
      <w:r w:rsidR="00241D69" w:rsidRPr="00C64949">
        <w:rPr>
          <w:i/>
          <w:lang w:val="en-US"/>
        </w:rPr>
        <w:t>DeterminedFragment</w:t>
      </w:r>
      <w:proofErr w:type="spellEnd"/>
      <w:r w:rsidR="00241D69" w:rsidRPr="00DE1B49">
        <w:rPr>
          <w:lang w:val="en-US"/>
        </w:rPr>
        <w:t>) annotation in the input CAS objects</w:t>
      </w:r>
      <w:r w:rsidR="00241D69">
        <w:rPr>
          <w:lang w:val="en-US"/>
        </w:rPr>
        <w:t xml:space="preserve"> into a raw graph, and further collapsing the raw graph </w:t>
      </w:r>
      <w:r w:rsidR="00241D69" w:rsidRPr="004E5DD6">
        <w:rPr>
          <w:lang w:val="en-US"/>
        </w:rPr>
        <w:t>based</w:t>
      </w:r>
      <w:r w:rsidR="00241D69">
        <w:rPr>
          <w:lang w:val="en-US"/>
        </w:rPr>
        <w:t xml:space="preserve"> on the (optional) confidence score.</w:t>
      </w:r>
    </w:p>
    <w:p w:rsidR="004E5DD6" w:rsidRPr="004E5DD6" w:rsidRDefault="004E5DD6" w:rsidP="004E5DD6">
      <w:pPr>
        <w:spacing w:line="276" w:lineRule="auto"/>
        <w:ind w:left="1440"/>
      </w:pPr>
    </w:p>
    <w:p w:rsidR="000169C9" w:rsidRPr="00DE1B49" w:rsidRDefault="000169C9" w:rsidP="000169C9">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sidRPr="00DE1B49">
        <w:rPr>
          <w:i/>
          <w:lang w:val="en-US"/>
        </w:rPr>
        <w:t>)</w:t>
      </w:r>
    </w:p>
    <w:p w:rsidR="004E5DD6" w:rsidRPr="00DE1B49" w:rsidRDefault="004E5DD6" w:rsidP="004E5DD6">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Pr>
          <w:i/>
          <w:lang w:val="en-US"/>
        </w:rPr>
        <w:t xml:space="preserve">, double </w:t>
      </w:r>
      <w:r w:rsidR="000169C9">
        <w:rPr>
          <w:i/>
          <w:lang w:val="en-US"/>
        </w:rPr>
        <w:t>threshold</w:t>
      </w:r>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0169C9"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4E5DD6" w:rsidRPr="00DE1B49" w:rsidRDefault="004E5DD6" w:rsidP="00042DEC">
      <w:pPr>
        <w:numPr>
          <w:ilvl w:val="1"/>
          <w:numId w:val="44"/>
        </w:numPr>
        <w:spacing w:line="276" w:lineRule="auto"/>
        <w:ind w:hanging="359"/>
      </w:pPr>
      <w:r>
        <w:lastRenderedPageBreak/>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proofErr w:type="spellStart"/>
      <w:r w:rsidR="00900A14">
        <w:rPr>
          <w:lang w:val="en-US"/>
        </w:rPr>
        <w:t>by</w:t>
      </w:r>
      <w:proofErr w:type="spellEnd"/>
      <w:r w:rsidR="00900A14">
        <w:rPr>
          <w:lang w:val="en-US"/>
        </w:rPr>
        <w:t xml:space="preserve"> </w:t>
      </w:r>
      <w:r w:rsidR="00900A14" w:rsidRPr="00DE1B49">
        <w:rPr>
          <w:lang w:val="en-US"/>
        </w:rPr>
        <w:t xml:space="preserve">merging the </w:t>
      </w:r>
      <w:r w:rsidR="00900A14" w:rsidRPr="00C64949">
        <w:rPr>
          <w:i/>
          <w:lang w:val="en-US"/>
        </w:rPr>
        <w:t>FragmentGraph</w:t>
      </w:r>
      <w:r w:rsidR="00900A14">
        <w:rPr>
          <w:lang w:val="en-US"/>
        </w:rPr>
        <w:t>-s</w:t>
      </w:r>
      <w:r w:rsidR="00900A14" w:rsidRPr="00DE1B49">
        <w:rPr>
          <w:lang w:val="en-US"/>
        </w:rPr>
        <w:t xml:space="preserve"> corresponding to each fragment (</w:t>
      </w:r>
      <w:proofErr w:type="spellStart"/>
      <w:r w:rsidR="00900A14" w:rsidRPr="00C64949">
        <w:rPr>
          <w:i/>
          <w:lang w:val="en-US"/>
        </w:rPr>
        <w:t>DeterminedFragment</w:t>
      </w:r>
      <w:proofErr w:type="spellEnd"/>
      <w:r w:rsidR="00900A14" w:rsidRPr="00DE1B49">
        <w:rPr>
          <w:lang w:val="en-US"/>
        </w:rPr>
        <w:t xml:space="preserve">) annotation in the </w:t>
      </w:r>
      <w:r w:rsidR="00900A14" w:rsidRPr="004E5DD6">
        <w:rPr>
          <w:i/>
          <w:lang w:val="en-US"/>
        </w:rPr>
        <w:t>I</w:t>
      </w:r>
      <w:r w:rsidR="00900A14" w:rsidRPr="004E5DD6">
        <w:rPr>
          <w:i/>
          <w:lang w:val="en-US"/>
        </w:rPr>
        <w:t>n</w:t>
      </w:r>
      <w:r w:rsidR="00900A14" w:rsidRPr="004E5DD6">
        <w:rPr>
          <w:i/>
          <w:lang w:val="en-US"/>
        </w:rPr>
        <w:t>teraction</w:t>
      </w:r>
      <w:r w:rsidR="00900A14">
        <w:rPr>
          <w:lang w:val="en-US"/>
        </w:rPr>
        <w:t xml:space="preserve"> </w:t>
      </w:r>
      <w:r w:rsidR="00900A14" w:rsidRPr="00DE1B49">
        <w:rPr>
          <w:lang w:val="en-US"/>
        </w:rPr>
        <w:t>objects</w:t>
      </w:r>
      <w:r w:rsidR="00900A14">
        <w:rPr>
          <w:lang w:val="en-US"/>
        </w:rPr>
        <w:t xml:space="preserve"> into a raw graph, and further </w:t>
      </w:r>
      <w:proofErr w:type="gramStart"/>
      <w:r w:rsidR="00042DEC">
        <w:rPr>
          <w:lang w:val="en-US"/>
        </w:rPr>
        <w:t xml:space="preserve">optimizing  </w:t>
      </w:r>
      <w:r w:rsidR="00900A14">
        <w:rPr>
          <w:lang w:val="en-US"/>
        </w:rPr>
        <w:t>the</w:t>
      </w:r>
      <w:proofErr w:type="gramEnd"/>
      <w:r w:rsidR="00900A14">
        <w:rPr>
          <w:lang w:val="en-US"/>
        </w:rPr>
        <w:t xml:space="preserve"> raw graph </w:t>
      </w:r>
      <w:r w:rsidR="00900A14" w:rsidRPr="004E5DD6">
        <w:rPr>
          <w:lang w:val="en-US"/>
        </w:rPr>
        <w:t>based</w:t>
      </w:r>
      <w:r w:rsidR="00900A14">
        <w:rPr>
          <w:lang w:val="en-US"/>
        </w:rPr>
        <w:t xml:space="preserve"> on the (optional) confidence score.</w:t>
      </w:r>
    </w:p>
    <w:p w:rsidR="004E5DD6" w:rsidRPr="004E5DD6" w:rsidRDefault="004E5DD6" w:rsidP="0087709E"/>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000169C9">
        <w:rPr>
          <w:i/>
          <w:lang w:val="en-US"/>
        </w:rPr>
        <w:t>, double threshold</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000169C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000D59B1" w:rsidRPr="00DE1B49">
        <w:rPr>
          <w:lang w:val="en-US"/>
        </w:rPr>
        <w:t xml:space="preserve"> </w:t>
      </w:r>
      <w:r w:rsidRPr="00DE1B49">
        <w:rPr>
          <w:lang w:val="en-US"/>
        </w:rPr>
        <w:t>objects</w:t>
      </w:r>
    </w:p>
    <w:p w:rsidR="004E5DD6" w:rsidRDefault="004E5DD6" w:rsidP="004E5DD6">
      <w:pPr>
        <w:numPr>
          <w:ilvl w:val="1"/>
          <w:numId w:val="44"/>
        </w:numPr>
        <w:spacing w:line="276" w:lineRule="auto"/>
        <w:ind w:hanging="359"/>
      </w:pPr>
      <w:r>
        <w:t xml:space="preserve">@param </w:t>
      </w:r>
      <w:r w:rsidR="000169C9">
        <w:t xml:space="preserve">threshold </w:t>
      </w:r>
      <w:r w:rsidR="00B77A1E">
        <w:t>–</w:t>
      </w:r>
      <w:r>
        <w:t xml:space="preserve"> </w:t>
      </w:r>
      <w:r w:rsidR="000169C9">
        <w:t xml:space="preserve">if provided, </w:t>
      </w:r>
      <w:r>
        <w:t xml:space="preserve">confidence </w:t>
      </w:r>
      <w:r w:rsidR="000169C9">
        <w:t>threshold</w:t>
      </w:r>
      <w:r>
        <w:t xml:space="preserve"> representing the mi</w:t>
      </w:r>
      <w:r>
        <w:t>n</w:t>
      </w:r>
      <w:r>
        <w:t>imum confidence for an edge from the raw graph to be kept in the collapsed graph</w:t>
      </w:r>
      <w:r w:rsidRPr="00DE1B49">
        <w:t xml:space="preserve"> </w:t>
      </w:r>
    </w:p>
    <w:p w:rsidR="004E5DD6" w:rsidRPr="004E5DD6" w:rsidRDefault="004E5DD6"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r w:rsidR="00421A17">
        <w:rPr>
          <w:lang w:val="en-US"/>
        </w:rPr>
        <w:t xml:space="preserve">optimizing </w:t>
      </w:r>
      <w:r>
        <w:rPr>
          <w:lang w:val="en-US"/>
        </w:rPr>
        <w:t xml:space="preserve">an </w:t>
      </w:r>
      <w:r w:rsidRPr="00C64949">
        <w:rPr>
          <w:i/>
          <w:lang w:val="en-US"/>
        </w:rPr>
        <w:t>EntailmentGr</w:t>
      </w:r>
      <w:r w:rsidRPr="00C64949">
        <w:rPr>
          <w:i/>
          <w:lang w:val="en-US"/>
        </w:rPr>
        <w:t>a</w:t>
      </w:r>
      <w:r w:rsidRPr="00C64949">
        <w:rPr>
          <w:i/>
          <w:lang w:val="en-US"/>
        </w:rPr>
        <w:t>phRaw</w:t>
      </w:r>
      <w:r w:rsidRPr="004E5DD6">
        <w:rPr>
          <w:lang w:val="en-US"/>
        </w:rPr>
        <w:t xml:space="preserve"> based</w:t>
      </w:r>
      <w:r>
        <w:rPr>
          <w:lang w:val="en-US"/>
        </w:rPr>
        <w:t xml:space="preserve"> on the confidence score; the raw graph</w:t>
      </w:r>
      <w:r w:rsidRPr="00DE1B49">
        <w:rPr>
          <w:lang w:val="en-US"/>
        </w:rPr>
        <w:t xml:space="preserve"> was obtained by </w:t>
      </w:r>
      <w:r>
        <w:rPr>
          <w:lang w:val="en-US"/>
        </w:rPr>
        <w:t>ann</w:t>
      </w:r>
      <w:r>
        <w:rPr>
          <w:lang w:val="en-US"/>
        </w:rPr>
        <w:t>o</w:t>
      </w:r>
      <w:r>
        <w:rPr>
          <w:lang w:val="en-US"/>
        </w:rPr>
        <w:t xml:space="preserve">tating the input interactions and </w:t>
      </w:r>
      <w:r w:rsidRPr="00DE1B49">
        <w:rPr>
          <w:lang w:val="en-US"/>
        </w:rPr>
        <w:t xml:space="preserve">merging the </w:t>
      </w:r>
      <w:r w:rsidRPr="00C64949">
        <w:rPr>
          <w:i/>
          <w:lang w:val="en-US"/>
        </w:rPr>
        <w:t>FragmentGraph</w:t>
      </w:r>
      <w:r>
        <w:rPr>
          <w:lang w:val="en-US"/>
        </w:rPr>
        <w:t>-s</w:t>
      </w:r>
      <w:r w:rsidRPr="00DE1B49">
        <w:rPr>
          <w:lang w:val="en-US"/>
        </w:rPr>
        <w:t xml:space="preserve"> correspon</w:t>
      </w:r>
      <w:r w:rsidRPr="00DE1B49">
        <w:rPr>
          <w:lang w:val="en-US"/>
        </w:rPr>
        <w:t>d</w:t>
      </w:r>
      <w:r w:rsidRPr="00DE1B49">
        <w:rPr>
          <w:lang w:val="en-US"/>
        </w:rPr>
        <w:t>ing to each fragment (</w:t>
      </w:r>
      <w:proofErr w:type="spellStart"/>
      <w:r w:rsidRPr="00C64949">
        <w:rPr>
          <w:i/>
          <w:lang w:val="en-US"/>
        </w:rPr>
        <w:t>DeterminedFragment</w:t>
      </w:r>
      <w:proofErr w:type="spellEnd"/>
      <w:r w:rsidRPr="00DE1B49">
        <w:rPr>
          <w:lang w:val="en-US"/>
        </w:rPr>
        <w:t xml:space="preserve">) annotation in the </w:t>
      </w:r>
      <w:r w:rsidRPr="004E5DD6">
        <w:rPr>
          <w:i/>
          <w:lang w:val="en-US"/>
        </w:rPr>
        <w:t>Interaction</w:t>
      </w:r>
      <w:r>
        <w:rPr>
          <w:lang w:val="en-US"/>
        </w:rPr>
        <w:t xml:space="preserve"> </w:t>
      </w:r>
      <w:r w:rsidRPr="00DE1B49">
        <w:rPr>
          <w:lang w:val="en-US"/>
        </w:rPr>
        <w:t>objects</w:t>
      </w:r>
      <w:r>
        <w:rPr>
          <w:lang w:val="en-US"/>
        </w:rPr>
        <w:t>.</w:t>
      </w:r>
    </w:p>
    <w:p w:rsidR="004E5DD6" w:rsidRDefault="004E5DD6" w:rsidP="004E5DD6">
      <w:pPr>
        <w:spacing w:line="276" w:lineRule="auto"/>
      </w:pPr>
    </w:p>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Pr>
          <w:i/>
        </w:rPr>
        <w:t xml:space="preserve">File </w:t>
      </w:r>
      <w:proofErr w:type="spellStart"/>
      <w:r>
        <w:rPr>
          <w:i/>
        </w:rPr>
        <w:t>rawGraph</w:t>
      </w:r>
      <w:proofErr w:type="spellEnd"/>
      <w:r w:rsidRPr="004E5DD6">
        <w:rPr>
          <w:i/>
          <w:lang w:val="en-US"/>
        </w:rPr>
        <w:t>)</w:t>
      </w:r>
    </w:p>
    <w:p w:rsidR="00C81445" w:rsidRPr="004E5DD6" w:rsidRDefault="00C81445" w:rsidP="00C81445">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000169C9">
        <w:rPr>
          <w:i/>
        </w:rPr>
        <w:t xml:space="preserve">File </w:t>
      </w:r>
      <w:proofErr w:type="spellStart"/>
      <w:r w:rsidR="000169C9">
        <w:rPr>
          <w:i/>
        </w:rPr>
        <w:t>rawGraph</w:t>
      </w:r>
      <w:proofErr w:type="spellEnd"/>
      <w:r w:rsidR="000169C9">
        <w:rPr>
          <w:i/>
        </w:rPr>
        <w:t>, double threshold</w:t>
      </w:r>
      <w:r w:rsidRPr="004E5DD6">
        <w:rPr>
          <w:i/>
          <w:lang w:val="en-US"/>
        </w:rPr>
        <w:t>)</w:t>
      </w:r>
    </w:p>
    <w:p w:rsidR="00C81445" w:rsidRPr="000169C9" w:rsidRDefault="00C81445" w:rsidP="00C81445">
      <w:pPr>
        <w:numPr>
          <w:ilvl w:val="1"/>
          <w:numId w:val="44"/>
        </w:numPr>
        <w:spacing w:line="276" w:lineRule="auto"/>
        <w:ind w:hanging="359"/>
      </w:pPr>
      <w:r w:rsidRPr="00DE1B49">
        <w:t xml:space="preserve">@param </w:t>
      </w:r>
      <w:proofErr w:type="spellStart"/>
      <w:r w:rsidR="000169C9">
        <w:rPr>
          <w:lang w:val="en-US"/>
        </w:rPr>
        <w:t>rawGraph</w:t>
      </w:r>
      <w:proofErr w:type="spellEnd"/>
      <w:r w:rsidRPr="00DE1B49">
        <w:rPr>
          <w:lang w:val="en-US"/>
        </w:rPr>
        <w:t xml:space="preserve"> </w:t>
      </w:r>
      <w:r w:rsidR="00B77A1E">
        <w:rPr>
          <w:lang w:val="en-US"/>
        </w:rPr>
        <w:t>–</w:t>
      </w:r>
      <w:r w:rsidRPr="00DE1B49">
        <w:rPr>
          <w:lang w:val="en-US"/>
        </w:rPr>
        <w:t xml:space="preserve"> a </w:t>
      </w:r>
      <w:r w:rsidR="000169C9">
        <w:rPr>
          <w:lang w:val="en-US"/>
        </w:rPr>
        <w:t>(XML) file representation of a raw graph</w:t>
      </w:r>
    </w:p>
    <w:p w:rsidR="000169C9" w:rsidRPr="004E5DD6"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C81445" w:rsidRPr="004E5DD6" w:rsidRDefault="00C81445"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ob</w:t>
      </w:r>
      <w:r>
        <w:rPr>
          <w:lang w:val="en-US"/>
        </w:rPr>
        <w:t xml:space="preserve">tained by </w:t>
      </w:r>
      <w:r w:rsidR="00421A17">
        <w:rPr>
          <w:lang w:val="en-US"/>
        </w:rPr>
        <w:t xml:space="preserve">optimizing </w:t>
      </w:r>
      <w:r w:rsidR="000169C9">
        <w:rPr>
          <w:lang w:val="en-US"/>
        </w:rPr>
        <w:t xml:space="preserve">the </w:t>
      </w:r>
      <w:proofErr w:type="spellStart"/>
      <w:r w:rsidR="000169C9" w:rsidRPr="000169C9">
        <w:rPr>
          <w:i/>
          <w:lang w:val="en-US"/>
        </w:rPr>
        <w:t>rawGraph</w:t>
      </w:r>
      <w:proofErr w:type="spellEnd"/>
      <w:r w:rsidR="000169C9">
        <w:rPr>
          <w:lang w:val="en-US"/>
        </w:rPr>
        <w:t xml:space="preserve"> </w:t>
      </w:r>
      <w:r w:rsidRPr="004E5DD6">
        <w:rPr>
          <w:lang w:val="en-US"/>
        </w:rPr>
        <w:t>based</w:t>
      </w:r>
      <w:r>
        <w:rPr>
          <w:lang w:val="en-US"/>
        </w:rPr>
        <w:t xml:space="preserve"> on the confidence score</w:t>
      </w:r>
    </w:p>
    <w:p w:rsidR="00C81445" w:rsidRDefault="00C81445" w:rsidP="004E5DD6">
      <w:pPr>
        <w:spacing w:line="276" w:lineRule="auto"/>
      </w:pPr>
    </w:p>
    <w:p w:rsidR="005E31BF" w:rsidRPr="00DE1B49" w:rsidRDefault="005E31BF" w:rsidP="006C3E1B">
      <w:pPr>
        <w:pStyle w:val="berschrift4"/>
      </w:pPr>
      <w:bookmarkStart w:id="1078" w:name="h.1plon7lxvzr" w:colFirst="0" w:colLast="0"/>
      <w:bookmarkEnd w:id="107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7C7126" w:rsidP="0087709E">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usecaseonerunner</w:t>
      </w:r>
      <w:proofErr w:type="spellEnd"/>
      <w:r w:rsidRPr="00DE1B49">
        <w:rPr>
          <w:lang w:val="en-US"/>
        </w:rPr>
        <w:t xml:space="preserve"> package.</w:t>
      </w:r>
    </w:p>
    <w:p w:rsidR="0087709E" w:rsidRPr="00DE1B49" w:rsidRDefault="0087709E" w:rsidP="006C3E1B">
      <w:pPr>
        <w:pStyle w:val="berschrift3"/>
      </w:pPr>
      <w:bookmarkStart w:id="1079" w:name="h.mmhb4d4pyf5m" w:colFirst="0" w:colLast="0"/>
      <w:bookmarkStart w:id="1080" w:name="_Toc405809981"/>
      <w:bookmarkEnd w:id="1079"/>
      <w:r w:rsidRPr="00DE1B49">
        <w:t xml:space="preserve">Use Case 2 Top </w:t>
      </w:r>
      <w:r w:rsidR="005E31BF">
        <w:t>L</w:t>
      </w:r>
      <w:r w:rsidRPr="00DE1B49">
        <w:t>evel API</w:t>
      </w:r>
      <w:bookmarkStart w:id="1081" w:name="h.5t619wps6frx" w:colFirst="0" w:colLast="0"/>
      <w:bookmarkEnd w:id="1081"/>
      <w:r w:rsidR="000650E3">
        <w:t xml:space="preserve">: </w:t>
      </w:r>
      <w:r w:rsidRPr="00DE1B49">
        <w:t xml:space="preserve">interface </w:t>
      </w:r>
      <w:proofErr w:type="spellStart"/>
      <w:r w:rsidRPr="000650E3">
        <w:rPr>
          <w:i/>
        </w:rPr>
        <w:t>UseCaseTwoRunner</w:t>
      </w:r>
      <w:proofErr w:type="spellEnd"/>
      <w:r w:rsidR="009E17B3">
        <w:rPr>
          <w:i/>
        </w:rPr>
        <w:t xml:space="preserve"> </w:t>
      </w:r>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1080"/>
    </w:p>
    <w:p w:rsidR="0087709E" w:rsidRPr="00DE1B49" w:rsidRDefault="0087709E" w:rsidP="0066664F">
      <w:pPr>
        <w:pStyle w:val="berschrift4"/>
      </w:pPr>
      <w:bookmarkStart w:id="1082" w:name="h.jr5b656wdbxd" w:colFirst="0" w:colLast="0"/>
      <w:bookmarkEnd w:id="1082"/>
      <w:r w:rsidRPr="00DE1B49">
        <w:t xml:space="preserve">General Description </w:t>
      </w:r>
    </w:p>
    <w:p w:rsidR="0087709E" w:rsidRPr="00DE1B49" w:rsidRDefault="0087709E" w:rsidP="0087709E">
      <w:pPr>
        <w:rPr>
          <w:lang w:val="en-US"/>
        </w:rPr>
      </w:pPr>
      <w:r w:rsidRPr="00DE1B49">
        <w:rPr>
          <w:lang w:val="en-US"/>
        </w:rPr>
        <w:t>This top level interface configures and runs available TL components to instantiate one “i</w:t>
      </w:r>
      <w:r w:rsidRPr="00DE1B49">
        <w:rPr>
          <w:lang w:val="en-US"/>
        </w:rPr>
        <w:t>n</w:t>
      </w:r>
      <w:r w:rsidRPr="00DE1B49">
        <w:rPr>
          <w:lang w:val="en-US"/>
        </w:rPr>
        <w:t>stance” of the transduction layer that will work for WP7’s use case 2.</w:t>
      </w:r>
    </w:p>
    <w:p w:rsidR="0087709E" w:rsidRPr="00DE1B49" w:rsidRDefault="0087709E" w:rsidP="0066664F">
      <w:pPr>
        <w:pStyle w:val="berschrift4"/>
      </w:pPr>
      <w:bookmarkStart w:id="1083" w:name="h.ts0hhaiib80" w:colFirst="0" w:colLast="0"/>
      <w:bookmarkEnd w:id="1083"/>
      <w:r w:rsidRPr="00DE1B49">
        <w:lastRenderedPageBreak/>
        <w:t>API Methods</w:t>
      </w:r>
    </w:p>
    <w:p w:rsidR="0087709E" w:rsidRPr="00DE1B49" w:rsidRDefault="0087709E" w:rsidP="00675094">
      <w:pPr>
        <w:numPr>
          <w:ilvl w:val="0"/>
          <w:numId w:val="63"/>
        </w:numPr>
        <w:spacing w:line="276" w:lineRule="auto"/>
        <w:ind w:hanging="359"/>
        <w:rPr>
          <w:lang w:val="en-US"/>
        </w:rPr>
      </w:pPr>
      <w:r w:rsidRPr="00DE1B49">
        <w:rPr>
          <w:i/>
          <w:lang w:val="en-US"/>
        </w:rPr>
        <w:t xml:space="preserve">void </w:t>
      </w:r>
      <w:proofErr w:type="spellStart"/>
      <w:r w:rsidRPr="00DE1B49">
        <w:rPr>
          <w:i/>
          <w:lang w:val="en-US"/>
        </w:rPr>
        <w:t>annotateCategories</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xml:space="preserve">, </w:t>
      </w:r>
      <w:proofErr w:type="spellStart"/>
      <w:r w:rsidRPr="00DE1B49">
        <w:rPr>
          <w:i/>
          <w:lang w:val="en-US"/>
        </w:rPr>
        <w:t>EntailmentGraph</w:t>
      </w:r>
      <w:proofErr w:type="spellEnd"/>
      <w:r w:rsidR="00A82A04" w:rsidRPr="00A82A04">
        <w:rPr>
          <w:lang w:val="en-US"/>
        </w:rPr>
        <w:t xml:space="preserve"> </w:t>
      </w:r>
      <w:r w:rsidR="00A82A04">
        <w:rPr>
          <w:lang w:val="en-US"/>
        </w:rPr>
        <w:t>Collapsed</w:t>
      </w:r>
      <w:r w:rsidRPr="00DE1B49">
        <w:rPr>
          <w:i/>
          <w:lang w:val="en-US"/>
        </w:rPr>
        <w:t xml:space="preserve"> graph)</w:t>
      </w:r>
    </w:p>
    <w:p w:rsidR="0087709E" w:rsidRPr="00DE1B49" w:rsidRDefault="0087709E" w:rsidP="00675094">
      <w:pPr>
        <w:numPr>
          <w:ilvl w:val="1"/>
          <w:numId w:val="44"/>
        </w:numPr>
        <w:spacing w:line="276" w:lineRule="auto"/>
        <w:ind w:hanging="359"/>
      </w:pPr>
      <w:r w:rsidRPr="00DE1B49">
        <w:t xml:space="preserve">@param </w:t>
      </w:r>
      <w:proofErr w:type="spellStart"/>
      <w:r w:rsidRPr="00DE1B49">
        <w:t>cas</w:t>
      </w:r>
      <w:proofErr w:type="spellEnd"/>
      <w:r w:rsidR="00410180">
        <w:t xml:space="preserve"> </w:t>
      </w:r>
      <w:r w:rsidR="00B77A1E">
        <w:t>–</w:t>
      </w:r>
      <w:r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graph</w:t>
      </w:r>
      <w:r w:rsidR="00410180">
        <w:rPr>
          <w:lang w:val="en-US"/>
        </w:rPr>
        <w:t xml:space="preserve"> </w:t>
      </w:r>
      <w:r w:rsidR="002A1985">
        <w:rPr>
          <w:lang w:val="en-US"/>
        </w:rPr>
        <w:t>–</w:t>
      </w:r>
      <w:r w:rsidRPr="00DE1B49">
        <w:rPr>
          <w:lang w:val="en-US"/>
        </w:rPr>
        <w:t xml:space="preserve"> </w:t>
      </w:r>
      <w:r w:rsidR="00A82A04">
        <w:rPr>
          <w:lang w:val="en-US"/>
        </w:rPr>
        <w:t xml:space="preserve">collapsed </w:t>
      </w:r>
      <w:r w:rsidRPr="00DE1B49">
        <w:rPr>
          <w:lang w:val="en-US"/>
        </w:rPr>
        <w:t>entailment graph created for this domain</w:t>
      </w:r>
    </w:p>
    <w:p w:rsidR="0087709E" w:rsidRPr="00DE1B49" w:rsidRDefault="0087709E" w:rsidP="00675094">
      <w:pPr>
        <w:numPr>
          <w:ilvl w:val="1"/>
          <w:numId w:val="44"/>
        </w:numPr>
        <w:spacing w:line="276" w:lineRule="auto"/>
        <w:ind w:hanging="359"/>
        <w:rPr>
          <w:lang w:val="en-US"/>
        </w:rPr>
      </w:pPr>
      <w:r w:rsidRPr="00DE1B49">
        <w:rPr>
          <w:lang w:val="en-US"/>
        </w:rPr>
        <w:t>@return no new data, but the input CAS is annotated with category annot</w:t>
      </w:r>
      <w:r w:rsidRPr="00DE1B49">
        <w:rPr>
          <w:lang w:val="en-US"/>
        </w:rPr>
        <w:t>a</w:t>
      </w:r>
      <w:r w:rsidRPr="00DE1B49">
        <w:rPr>
          <w:lang w:val="en-US"/>
        </w:rPr>
        <w:t>tion</w:t>
      </w:r>
    </w:p>
    <w:p w:rsidR="005E31BF" w:rsidRPr="00DE1B49" w:rsidRDefault="005E31BF" w:rsidP="006C3E1B">
      <w:pPr>
        <w:pStyle w:val="berschrift4"/>
      </w:pPr>
      <w:bookmarkStart w:id="1084" w:name="h.vvrvs4xwojj6" w:colFirst="0" w:colLast="0"/>
      <w:bookmarkEnd w:id="108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B71F9" w:rsidRDefault="007C7126" w:rsidP="00DA1AD8">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usecasetworunner</w:t>
      </w:r>
      <w:proofErr w:type="spellEnd"/>
      <w:r w:rsidRPr="00DE1B49">
        <w:rPr>
          <w:lang w:val="en-US"/>
        </w:rPr>
        <w:t xml:space="preserve"> package.</w:t>
      </w:r>
      <w:r>
        <w:rPr>
          <w:lang w:val="en-US"/>
        </w:rPr>
        <w:t xml:space="preserve"> </w:t>
      </w:r>
    </w:p>
    <w:p w:rsidR="00EB71F9" w:rsidRDefault="00EB71F9">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085" w:name="h.erto6qdw2118" w:colFirst="0" w:colLast="0"/>
      <w:bookmarkStart w:id="1086" w:name="_Toc405809982"/>
      <w:bookmarkEnd w:id="1085"/>
      <w:r w:rsidRPr="00DE1B49">
        <w:rPr>
          <w:rFonts w:ascii="Georgia" w:hAnsi="Georgia"/>
        </w:rPr>
        <w:lastRenderedPageBreak/>
        <w:t xml:space="preserve">Implementation of the </w:t>
      </w:r>
      <w:r w:rsidR="00804B4D">
        <w:rPr>
          <w:rFonts w:ascii="Georgia" w:hAnsi="Georgia"/>
        </w:rPr>
        <w:t>Modules</w:t>
      </w:r>
      <w:bookmarkEnd w:id="1086"/>
      <w:r w:rsidR="00804B4D" w:rsidRPr="00DE1B49">
        <w:rPr>
          <w:rFonts w:ascii="Georgia" w:hAnsi="Georgia"/>
        </w:rPr>
        <w:t xml:space="preserve"> </w:t>
      </w:r>
    </w:p>
    <w:p w:rsidR="0087709E" w:rsidRPr="00DE1B49" w:rsidRDefault="0087709E" w:rsidP="0087709E">
      <w:pPr>
        <w:rPr>
          <w:lang w:val="en-US"/>
        </w:rPr>
      </w:pPr>
      <w:r w:rsidRPr="00DE1B49">
        <w:rPr>
          <w:lang w:val="en-US"/>
        </w:rPr>
        <w:t xml:space="preserve">In the previous chapters, we have provided a detailed description of the </w:t>
      </w:r>
      <w:r w:rsidR="00CA2244">
        <w:rPr>
          <w:lang w:val="en-US"/>
        </w:rPr>
        <w:t xml:space="preserve">data structures and </w:t>
      </w:r>
      <w:r w:rsidRPr="00DE1B49">
        <w:rPr>
          <w:lang w:val="en-US"/>
        </w:rPr>
        <w:t xml:space="preserve">interfaces we defined for the various transduction layer modules, including the core modules as well as the top level modules. In this chapter, we describe </w:t>
      </w:r>
      <w:r w:rsidR="00804B4D">
        <w:rPr>
          <w:lang w:val="en-US"/>
        </w:rPr>
        <w:t>the final</w:t>
      </w:r>
      <w:r w:rsidR="00804B4D" w:rsidRPr="00DE1B49">
        <w:rPr>
          <w:lang w:val="en-US"/>
        </w:rPr>
        <w:t xml:space="preserve"> </w:t>
      </w:r>
      <w:r w:rsidRPr="00DE1B49">
        <w:rPr>
          <w:lang w:val="en-US"/>
        </w:rPr>
        <w:t>implementations of those modules</w:t>
      </w:r>
      <w:r w:rsidR="00CA2244">
        <w:rPr>
          <w:lang w:val="en-US"/>
        </w:rPr>
        <w:t xml:space="preserve">, which </w:t>
      </w:r>
      <w:r w:rsidRPr="00DE1B49">
        <w:rPr>
          <w:lang w:val="en-US"/>
        </w:rPr>
        <w:t xml:space="preserve">show how the defined interfaces and data structures </w:t>
      </w:r>
      <w:r w:rsidR="00890613">
        <w:rPr>
          <w:lang w:val="en-US"/>
        </w:rPr>
        <w:t>were</w:t>
      </w:r>
      <w:r w:rsidRPr="00DE1B49">
        <w:rPr>
          <w:lang w:val="en-US"/>
        </w:rPr>
        <w:t xml:space="preserve"> used to rea</w:t>
      </w:r>
      <w:r w:rsidRPr="00DE1B49">
        <w:rPr>
          <w:lang w:val="en-US"/>
        </w:rPr>
        <w:t>l</w:t>
      </w:r>
      <w:r w:rsidRPr="00DE1B49">
        <w:rPr>
          <w:lang w:val="en-US"/>
        </w:rPr>
        <w:t xml:space="preserve">ize the two industrial use cases. </w:t>
      </w:r>
    </w:p>
    <w:p w:rsidR="0087709E" w:rsidRPr="00DE1B49" w:rsidRDefault="0087709E" w:rsidP="0087709E">
      <w:pPr>
        <w:pStyle w:val="berschrift2"/>
      </w:pPr>
      <w:bookmarkStart w:id="1087" w:name="h.odekgk5ovw98" w:colFirst="0" w:colLast="0"/>
      <w:bookmarkStart w:id="1088" w:name="_Toc405809983"/>
      <w:bookmarkEnd w:id="1087"/>
      <w:r w:rsidRPr="00DE1B49">
        <w:t>Implementation of Decomposition Components</w:t>
      </w:r>
      <w:bookmarkEnd w:id="1088"/>
    </w:p>
    <w:p w:rsidR="00706C23" w:rsidRDefault="0087709E" w:rsidP="006C3E1B">
      <w:pPr>
        <w:pStyle w:val="berschrift3"/>
      </w:pPr>
      <w:bookmarkStart w:id="1089" w:name="h.n30a889m9cf5" w:colFirst="0" w:colLast="0"/>
      <w:bookmarkStart w:id="1090" w:name="_Ref405191411"/>
      <w:bookmarkStart w:id="1091" w:name="_Ref359922776"/>
      <w:bookmarkStart w:id="1092" w:name="_Toc405809984"/>
      <w:bookmarkEnd w:id="1089"/>
      <w:r w:rsidRPr="00DE1B49">
        <w:t xml:space="preserve">Fragment Annotator </w:t>
      </w:r>
      <w:r w:rsidR="005E31BF">
        <w:t>M</w:t>
      </w:r>
      <w:r w:rsidRPr="00DE1B49">
        <w:t>odule</w:t>
      </w:r>
      <w:r w:rsidR="00706C23">
        <w:t>s</w:t>
      </w:r>
      <w:bookmarkEnd w:id="1090"/>
      <w:bookmarkEnd w:id="1092"/>
    </w:p>
    <w:p w:rsidR="0087709E" w:rsidRPr="00DE1B49" w:rsidRDefault="0087709E" w:rsidP="00CC6C55">
      <w:pPr>
        <w:pStyle w:val="berschrift4"/>
      </w:pPr>
      <w:proofErr w:type="gramStart"/>
      <w:r w:rsidRPr="00DE1B49">
        <w:t>class</w:t>
      </w:r>
      <w:proofErr w:type="gramEnd"/>
      <w:r w:rsidRPr="00DE1B49">
        <w:t xml:space="preserve"> SentenceAsFragmentAnnot</w:t>
      </w:r>
      <w:r w:rsidRPr="00DE1B49">
        <w:t>a</w:t>
      </w:r>
      <w:r w:rsidRPr="00DE1B49">
        <w:t>tor</w:t>
      </w:r>
      <w:r w:rsidR="008D6CF9">
        <w:t>(</w:t>
      </w:r>
      <w:r w:rsidR="008D6CF9" w:rsidRPr="008D6CF9">
        <w:t>eu</w:t>
      </w:r>
      <w:r w:rsidR="008D6CF9">
        <w:t>.excitementproject.</w:t>
      </w:r>
      <w:r w:rsidR="008D6CF9" w:rsidRPr="008D6CF9">
        <w:t>tl</w:t>
      </w:r>
      <w:r w:rsidR="008D6CF9">
        <w:t>.decomposition.</w:t>
      </w:r>
      <w:r w:rsidR="008D6CF9" w:rsidRPr="008D6CF9">
        <w:t>fragmentannotator</w:t>
      </w:r>
      <w:r w:rsidR="008D6CF9">
        <w:t>)</w:t>
      </w:r>
      <w:bookmarkEnd w:id="1091"/>
    </w:p>
    <w:p w:rsidR="0087709E" w:rsidRPr="00DE1B49" w:rsidRDefault="0087709E" w:rsidP="0087709E">
      <w:pPr>
        <w:rPr>
          <w:lang w:val="en-US"/>
        </w:rPr>
      </w:pPr>
      <w:r w:rsidRPr="00DE1B49">
        <w:rPr>
          <w:lang w:val="en-US"/>
        </w:rPr>
        <w:t>This class implements the interface</w:t>
      </w:r>
      <w:r w:rsidR="00905DC1">
        <w:rPr>
          <w:lang w:val="en-US"/>
        </w:rPr>
        <w:t xml:space="preserve"> </w:t>
      </w:r>
      <w:proofErr w:type="spellStart"/>
      <w:r w:rsidR="00905DC1" w:rsidRPr="00905DC1">
        <w:rPr>
          <w:i/>
          <w:lang w:val="en-US"/>
        </w:rPr>
        <w:t>FragmentAnnotator</w:t>
      </w:r>
      <w:proofErr w:type="spellEnd"/>
      <w:r w:rsidRPr="00DE1B49">
        <w:rPr>
          <w:lang w:val="en-US"/>
        </w:rPr>
        <w:t xml:space="preserve">. This is </w:t>
      </w:r>
      <w:r w:rsidR="00CA2244">
        <w:rPr>
          <w:lang w:val="en-US"/>
        </w:rPr>
        <w:t>a very simple</w:t>
      </w:r>
      <w:r w:rsidRPr="00DE1B49">
        <w:rPr>
          <w:lang w:val="en-US"/>
        </w:rPr>
        <w:t xml:space="preserve"> fragment a</w:t>
      </w:r>
      <w:r w:rsidRPr="00DE1B49">
        <w:rPr>
          <w:lang w:val="en-US"/>
        </w:rPr>
        <w:t>n</w:t>
      </w:r>
      <w:r w:rsidRPr="00DE1B49">
        <w:rPr>
          <w:lang w:val="en-US"/>
        </w:rPr>
        <w:t xml:space="preserve">notation method that </w:t>
      </w:r>
      <w:r w:rsidR="00AC1E73">
        <w:rPr>
          <w:lang w:val="en-US"/>
        </w:rPr>
        <w:t>annotates</w:t>
      </w:r>
      <w:r w:rsidRPr="00DE1B49">
        <w:rPr>
          <w:lang w:val="en-US"/>
        </w:rPr>
        <w:t xml:space="preserve"> each sentence as a separate fragment.</w:t>
      </w:r>
      <w:r w:rsidR="00AC1E73">
        <w:rPr>
          <w:lang w:val="en-US"/>
        </w:rPr>
        <w:t xml:space="preserve"> </w:t>
      </w:r>
      <w:r w:rsidR="00CA2244">
        <w:rPr>
          <w:lang w:val="en-US"/>
        </w:rPr>
        <w:t xml:space="preserve">The component calls </w:t>
      </w:r>
      <w:r w:rsidR="00CA2244" w:rsidRPr="00DE1B49">
        <w:rPr>
          <w:lang w:val="en-US"/>
        </w:rPr>
        <w:t>the given LAP</w:t>
      </w:r>
      <w:r w:rsidR="00CA2244">
        <w:rPr>
          <w:lang w:val="en-US"/>
        </w:rPr>
        <w:t xml:space="preserve"> or searches the input CAS to </w:t>
      </w:r>
      <w:r w:rsidR="00CA2244" w:rsidRPr="00DE1B49">
        <w:rPr>
          <w:lang w:val="en-US"/>
        </w:rPr>
        <w:t>find the sentence annotation</w:t>
      </w:r>
      <w:r w:rsidR="00CA2244">
        <w:rPr>
          <w:lang w:val="en-US"/>
        </w:rPr>
        <w:t xml:space="preserve">, and then annotates </w:t>
      </w:r>
      <w:r w:rsidR="00CA2244" w:rsidRPr="00DE1B49">
        <w:rPr>
          <w:lang w:val="en-US"/>
        </w:rPr>
        <w:t xml:space="preserve">each sentence as one fragment. </w:t>
      </w:r>
    </w:p>
    <w:p w:rsidR="0087709E" w:rsidRPr="00DE1B49" w:rsidRDefault="0087709E" w:rsidP="0087709E">
      <w:pPr>
        <w:rPr>
          <w:lang w:val="en-US"/>
        </w:rPr>
      </w:pPr>
    </w:p>
    <w:p w:rsidR="00CA2244" w:rsidRDefault="00CA2244" w:rsidP="00CA2244">
      <w:pPr>
        <w:rPr>
          <w:lang w:val="en-US"/>
        </w:rPr>
      </w:pPr>
      <w:r w:rsidRPr="00DE1B49">
        <w:rPr>
          <w:lang w:val="en-US"/>
        </w:rPr>
        <w:t>The component call</w:t>
      </w:r>
      <w:r>
        <w:rPr>
          <w:lang w:val="en-US"/>
        </w:rPr>
        <w:t>s</w:t>
      </w:r>
      <w:r w:rsidRPr="00DE1B49">
        <w:rPr>
          <w:lang w:val="en-US"/>
        </w:rPr>
        <w:t xml:space="preserve"> the given LAP once, if no sentence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sentence</w:t>
      </w:r>
      <w:r>
        <w:rPr>
          <w:lang w:val="en-US"/>
        </w:rPr>
        <w:t>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w:t>
      </w:r>
      <w:r w:rsidR="00E31180">
        <w:rPr>
          <w:lang w:val="en-US"/>
        </w:rPr>
        <w:t>is</w:t>
      </w:r>
      <w:r>
        <w:rPr>
          <w:lang w:val="en-US"/>
        </w:rPr>
        <w:t xml:space="preserve">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w:t>
      </w:r>
      <w:r w:rsidR="00AC1E73">
        <w:rPr>
          <w:lang w:val="en-US"/>
        </w:rPr>
        <w:t>i.e., if</w:t>
      </w:r>
      <w:r w:rsidRPr="00DE1B49">
        <w:rPr>
          <w:lang w:val="en-US"/>
        </w:rPr>
        <w:t xml:space="preserve"> the module </w:t>
      </w:r>
      <w:r>
        <w:rPr>
          <w:lang w:val="en-US"/>
        </w:rPr>
        <w:t>cannot</w:t>
      </w:r>
      <w:r w:rsidRPr="00DE1B49">
        <w:rPr>
          <w:lang w:val="en-US"/>
        </w:rPr>
        <w:t xml:space="preserve"> find any sen</w:t>
      </w:r>
      <w:r>
        <w:rPr>
          <w:lang w:val="en-US"/>
        </w:rPr>
        <w:t>tence)</w:t>
      </w:r>
      <w:r w:rsidRPr="00DE1B49">
        <w:rPr>
          <w:lang w:val="en-US"/>
        </w:rPr>
        <w:t>.</w:t>
      </w:r>
    </w:p>
    <w:p w:rsidR="00706C23" w:rsidRDefault="00706C23" w:rsidP="0071249C">
      <w:pPr>
        <w:pStyle w:val="berschrift4"/>
      </w:pPr>
      <w:r>
        <w:t xml:space="preserve">Class </w:t>
      </w:r>
      <w:proofErr w:type="spellStart"/>
      <w:r>
        <w:t>Keyw</w:t>
      </w:r>
      <w:r w:rsidR="00F87468">
        <w:t>ordBasedFragmentAnnotator</w:t>
      </w:r>
      <w:proofErr w:type="spellEnd"/>
    </w:p>
    <w:p w:rsidR="00F87468" w:rsidRDefault="00F87468" w:rsidP="00CC6C55">
      <w:pPr>
        <w:pStyle w:val="Normal2"/>
      </w:pPr>
      <w:r>
        <w:t xml:space="preserve">The </w:t>
      </w:r>
      <w:proofErr w:type="spellStart"/>
      <w:r>
        <w:t>KeywordBasedFragmentAnnotator</w:t>
      </w:r>
      <w:proofErr w:type="spellEnd"/>
      <w:r>
        <w:t xml:space="preserve"> builds fragments starting from keywords. It uses dependency relations provided by a LAP to gather the grammatical phrase that encompasses the given keyword. If no keyword was provided or no dependency relations are found even after adding grammatical annotations through the LAP, no fragments are added. </w:t>
      </w:r>
    </w:p>
    <w:p w:rsidR="00F87468" w:rsidRPr="00CA33C4" w:rsidRDefault="00F87468" w:rsidP="0071249C">
      <w:pPr>
        <w:pStyle w:val="Normal2"/>
      </w:pPr>
      <w:r>
        <w:t xml:space="preserve">The quality of the output depends much on the quality of </w:t>
      </w:r>
      <w:ins w:id="1093" w:author="Kathrin Eichler" w:date="2014-12-08T12:57:00Z">
        <w:r w:rsidR="004D0DD6">
          <w:t xml:space="preserve">the </w:t>
        </w:r>
      </w:ins>
      <w:r>
        <w:t>dependency relations.</w:t>
      </w:r>
    </w:p>
    <w:p w:rsidR="00706C23" w:rsidRDefault="00706C23" w:rsidP="0071249C">
      <w:pPr>
        <w:pStyle w:val="berschrift4"/>
      </w:pPr>
      <w:r>
        <w:t xml:space="preserve">Class </w:t>
      </w:r>
      <w:proofErr w:type="spellStart"/>
      <w:r>
        <w:t>KeywordBas</w:t>
      </w:r>
      <w:r w:rsidR="00F87468">
        <w:t>edFixedLengthFragmentAnnotator</w:t>
      </w:r>
      <w:proofErr w:type="spellEnd"/>
    </w:p>
    <w:p w:rsidR="00F87468" w:rsidRPr="00CA33C4" w:rsidRDefault="00F87468" w:rsidP="0071249C">
      <w:pPr>
        <w:pStyle w:val="Normal2"/>
      </w:pPr>
      <w:r>
        <w:t>As an alternative to the keyword-based fragment annotator that requires a dependency pa</w:t>
      </w:r>
      <w:r>
        <w:t>r</w:t>
      </w:r>
      <w:r>
        <w:t xml:space="preserve">ser to build a fragment, we introduced the fixed-length fragment </w:t>
      </w:r>
      <w:proofErr w:type="gramStart"/>
      <w:r>
        <w:t>annotator, that</w:t>
      </w:r>
      <w:proofErr w:type="gramEnd"/>
      <w:r>
        <w:t xml:space="preserve"> builds a fragment </w:t>
      </w:r>
      <w:proofErr w:type="spellStart"/>
      <w:r>
        <w:t>centered</w:t>
      </w:r>
      <w:proofErr w:type="spellEnd"/>
      <w:r>
        <w:t xml:space="preserve"> on the given keyword by adding N tokens to the left and to the right, while respecting sentence boundaries (and not counting punctuation). This is a light weight alte</w:t>
      </w:r>
      <w:r>
        <w:t>r</w:t>
      </w:r>
      <w:r>
        <w:lastRenderedPageBreak/>
        <w:t>native to the keyword-based annotator, that our experiments have shown to provide high quality fragments.</w:t>
      </w:r>
    </w:p>
    <w:p w:rsidR="00706C23" w:rsidRDefault="001B6690" w:rsidP="0071249C">
      <w:pPr>
        <w:pStyle w:val="berschrift4"/>
      </w:pPr>
      <w:r>
        <w:t xml:space="preserve">Class </w:t>
      </w:r>
      <w:proofErr w:type="spellStart"/>
      <w:r>
        <w:t>TokenAsFragmentAnnotator</w:t>
      </w:r>
      <w:proofErr w:type="spellEnd"/>
    </w:p>
    <w:p w:rsidR="00204BCB" w:rsidRPr="00204BCB" w:rsidRDefault="00890613" w:rsidP="0071249C">
      <w:pPr>
        <w:pStyle w:val="Normal2"/>
        <w:rPr>
          <w:lang w:val="en-US"/>
        </w:rPr>
      </w:pPr>
      <w:r w:rsidRPr="00204BCB">
        <w:rPr>
          <w:lang w:val="en-US"/>
        </w:rPr>
        <w:t xml:space="preserve">This class implements the interface </w:t>
      </w:r>
      <w:proofErr w:type="spellStart"/>
      <w:r w:rsidRPr="00204BCB">
        <w:rPr>
          <w:i/>
          <w:lang w:val="en-US"/>
        </w:rPr>
        <w:t>FragmentAnnotator</w:t>
      </w:r>
      <w:proofErr w:type="spellEnd"/>
      <w:r w:rsidRPr="00204BCB">
        <w:rPr>
          <w:lang w:val="en-US"/>
        </w:rPr>
        <w:t>. This is a fragment annotation method that annotates</w:t>
      </w:r>
      <w:r w:rsidRPr="001B6690">
        <w:rPr>
          <w:lang w:val="en-US"/>
        </w:rPr>
        <w:t xml:space="preserve"> each token</w:t>
      </w:r>
      <w:r w:rsidRPr="00B34AB8">
        <w:rPr>
          <w:lang w:val="en-US"/>
        </w:rPr>
        <w:t xml:space="preserve"> </w:t>
      </w:r>
      <w:r w:rsidR="00204BCB">
        <w:rPr>
          <w:lang w:val="en-US"/>
        </w:rPr>
        <w:t>(</w:t>
      </w:r>
      <w:r w:rsidR="00204BCB" w:rsidRPr="0071249C">
        <w:rPr>
          <w:lang w:val="en-US"/>
        </w:rPr>
        <w:t>except punctuation</w:t>
      </w:r>
      <w:r w:rsidR="00204BCB">
        <w:rPr>
          <w:lang w:val="en-US"/>
        </w:rPr>
        <w:t>)</w:t>
      </w:r>
      <w:r w:rsidR="00204BCB" w:rsidRPr="0071249C">
        <w:rPr>
          <w:lang w:val="en-US"/>
        </w:rPr>
        <w:t xml:space="preserve"> as a fragment.</w:t>
      </w:r>
      <w:r w:rsidR="00204BCB">
        <w:rPr>
          <w:lang w:val="en-US"/>
        </w:rPr>
        <w:t xml:space="preserve"> </w:t>
      </w:r>
      <w:r w:rsidR="00204BCB" w:rsidRPr="0071249C">
        <w:rPr>
          <w:lang w:val="en-US"/>
        </w:rPr>
        <w:t>If a filter for parts of speech is passed to the constructor, then only tokens are annotated, which match the filter.</w:t>
      </w:r>
    </w:p>
    <w:p w:rsidR="00890613" w:rsidRPr="00DE1B49" w:rsidRDefault="00890613"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5D1EEF">
        <w:rPr>
          <w:lang w:val="en-US"/>
        </w:rPr>
        <w:t>token</w:t>
      </w:r>
      <w:r w:rsidRPr="00314033">
        <w:rPr>
          <w:lang w:val="en-US"/>
        </w:rPr>
        <w:t xml:space="preserve"> annotation, and t</w:t>
      </w:r>
      <w:r w:rsidRPr="00F95CC2">
        <w:rPr>
          <w:lang w:val="en-US"/>
        </w:rPr>
        <w:t>hen annotates each token</w:t>
      </w:r>
      <w:r w:rsidRPr="001102DC">
        <w:rPr>
          <w:lang w:val="en-US"/>
        </w:rPr>
        <w:t xml:space="preserve"> as one fragment. </w:t>
      </w:r>
    </w:p>
    <w:p w:rsidR="00890613" w:rsidRDefault="00890613" w:rsidP="006C3E1B">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C57500" w:rsidRDefault="00C57500" w:rsidP="0071249C">
      <w:pPr>
        <w:pStyle w:val="berschrift4"/>
      </w:pPr>
      <w:r>
        <w:t xml:space="preserve">Class </w:t>
      </w:r>
      <w:proofErr w:type="spellStart"/>
      <w:r>
        <w:t>TokenAsFragmentAnnotatorForGerman</w:t>
      </w:r>
      <w:proofErr w:type="spellEnd"/>
    </w:p>
    <w:p w:rsidR="00C57500" w:rsidRPr="0071249C" w:rsidRDefault="00C57500">
      <w:pPr>
        <w:pStyle w:val="Normal2"/>
      </w:pPr>
      <w:r w:rsidRPr="0071249C">
        <w:t xml:space="preserve">This class implements the interface </w:t>
      </w:r>
      <w:proofErr w:type="spellStart"/>
      <w:r w:rsidRPr="0071249C">
        <w:t>FragmentAnnotator</w:t>
      </w:r>
      <w:proofErr w:type="spellEnd"/>
      <w:r w:rsidRPr="0071249C">
        <w:t xml:space="preserve">. This is a fragment annotation method that annotates each token (except punctuation), and, unlike the </w:t>
      </w:r>
      <w:proofErr w:type="spellStart"/>
      <w:r w:rsidRPr="0071249C">
        <w:t>TokenAsFra</w:t>
      </w:r>
      <w:r w:rsidRPr="0071249C">
        <w:t>g</w:t>
      </w:r>
      <w:r w:rsidRPr="0071249C">
        <w:t>mentAnnotator</w:t>
      </w:r>
      <w:proofErr w:type="spellEnd"/>
      <w:r w:rsidRPr="0071249C">
        <w:t>, each component of a German compound word as a fragment.</w:t>
      </w:r>
      <w:r w:rsidR="005603B8" w:rsidRPr="0071249C">
        <w:t xml:space="preserve"> As a German compound splitter is used, this fragment annotator only works for German language input. </w:t>
      </w:r>
    </w:p>
    <w:p w:rsidR="00C57500" w:rsidRPr="0071249C" w:rsidRDefault="00C57500">
      <w:pPr>
        <w:pStyle w:val="Normal2"/>
      </w:pPr>
      <w:r w:rsidRPr="0071249C">
        <w:t xml:space="preserve">If a filter for parts of speech is passed to the constructor, then only tokens are annotated, which match the filter. </w:t>
      </w:r>
    </w:p>
    <w:p w:rsidR="00C57500" w:rsidRPr="00FC0529" w:rsidRDefault="00C57500" w:rsidP="00CC6C55">
      <w:pPr>
        <w:pStyle w:val="Normal2"/>
      </w:pPr>
      <w:r w:rsidRPr="00CA33C4">
        <w:t xml:space="preserve">The component calls the given LAP </w:t>
      </w:r>
      <w:r w:rsidRPr="00CC6C55">
        <w:t xml:space="preserve">or searches the input CAS to find the token annotation, </w:t>
      </w:r>
      <w:r w:rsidRPr="00314033">
        <w:rPr>
          <w:lang w:val="en-US"/>
        </w:rPr>
        <w:t>and t</w:t>
      </w:r>
      <w:r w:rsidRPr="00F95CC2">
        <w:rPr>
          <w:lang w:val="en-US"/>
        </w:rPr>
        <w:t>hen annotates each token</w:t>
      </w:r>
      <w:r w:rsidRPr="001102DC">
        <w:rPr>
          <w:lang w:val="en-US"/>
        </w:rPr>
        <w:t xml:space="preserve"> as one fragment.</w:t>
      </w:r>
      <w:r>
        <w:rPr>
          <w:lang w:val="en-US"/>
        </w:rPr>
        <w:t xml:space="preserve"> </w:t>
      </w:r>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706C23" w:rsidRDefault="00706C23" w:rsidP="0071249C">
      <w:pPr>
        <w:pStyle w:val="berschrift4"/>
      </w:pPr>
      <w:r>
        <w:t xml:space="preserve">Class </w:t>
      </w:r>
      <w:proofErr w:type="spellStart"/>
      <w:r>
        <w:t>DependencyAsFr</w:t>
      </w:r>
      <w:r w:rsidR="005D1EEF">
        <w:t>agmentAnnotator</w:t>
      </w:r>
      <w:proofErr w:type="spellEnd"/>
    </w:p>
    <w:p w:rsidR="00B34AB8" w:rsidRPr="0071249C" w:rsidRDefault="00B34AB8">
      <w:pPr>
        <w:pStyle w:val="Normal2"/>
      </w:pPr>
      <w:r w:rsidRPr="0071249C">
        <w:t xml:space="preserve">This class implements the interface </w:t>
      </w:r>
      <w:proofErr w:type="spellStart"/>
      <w:r w:rsidRPr="0071249C">
        <w:t>FragmentAnnotator</w:t>
      </w:r>
      <w:proofErr w:type="spellEnd"/>
      <w:r w:rsidRPr="0071249C">
        <w:t>. This is a fragment annotation method that annotates each dependency (except when the dependent is a punctuation token) as a fragment. If filters for dependency types, part of speech of governor and / or part of speech of dependent are passed to the constructor, then only dependencies matching the filter</w:t>
      </w:r>
      <w:r w:rsidR="005D1EEF" w:rsidRPr="0071249C">
        <w:t>(</w:t>
      </w:r>
      <w:r w:rsidRPr="0071249C">
        <w:t>s</w:t>
      </w:r>
      <w:r w:rsidR="005D1EEF" w:rsidRPr="0071249C">
        <w:t>)</w:t>
      </w:r>
      <w:r w:rsidRPr="0071249C">
        <w:t xml:space="preserve"> are annotated.</w:t>
      </w:r>
    </w:p>
    <w:p w:rsidR="00B34AB8" w:rsidRPr="00163E4C" w:rsidRDefault="00B34AB8"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163E4C">
        <w:rPr>
          <w:lang w:val="en-US"/>
        </w:rPr>
        <w:t xml:space="preserve">token annotation, and then annotates each token as one fragment. </w:t>
      </w:r>
      <w:r w:rsidRPr="00DE1B49">
        <w:rPr>
          <w:lang w:val="en-US"/>
        </w:rPr>
        <w:t>The component call</w:t>
      </w:r>
      <w:r>
        <w:rPr>
          <w:lang w:val="en-US"/>
        </w:rPr>
        <w:t>s</w:t>
      </w:r>
      <w:r w:rsidRPr="00DE1B49">
        <w:rPr>
          <w:lang w:val="en-US"/>
        </w:rPr>
        <w:t xml:space="preserve"> the given LAP once, if </w:t>
      </w:r>
      <w:r w:rsidRPr="00DE1B49">
        <w:rPr>
          <w:lang w:val="en-US"/>
        </w:rPr>
        <w:lastRenderedPageBreak/>
        <w:t xml:space="preserve">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706C23" w:rsidRDefault="00706C23" w:rsidP="0071249C">
      <w:pPr>
        <w:pStyle w:val="berschrift4"/>
      </w:pPr>
      <w:r>
        <w:t xml:space="preserve">Class </w:t>
      </w:r>
      <w:proofErr w:type="spellStart"/>
      <w:r>
        <w:t>TokenAndDepende</w:t>
      </w:r>
      <w:r w:rsidR="005D1EEF">
        <w:t>ncyAsFragmentAnnotator</w:t>
      </w:r>
      <w:proofErr w:type="spellEnd"/>
    </w:p>
    <w:p w:rsidR="005D1EEF" w:rsidRPr="0071249C" w:rsidRDefault="005D1EEF" w:rsidP="0071249C">
      <w:pPr>
        <w:pStyle w:val="Normal2"/>
      </w:pPr>
      <w:r w:rsidRPr="0071249C">
        <w:t xml:space="preserve">This class implements the interface </w:t>
      </w:r>
      <w:proofErr w:type="spellStart"/>
      <w:r w:rsidRPr="0071249C">
        <w:t>FragmentAnnotator</w:t>
      </w:r>
      <w:proofErr w:type="spellEnd"/>
      <w:r w:rsidRPr="0071249C">
        <w:t xml:space="preserve">. This is a fragment annotation method that combines </w:t>
      </w:r>
      <w:proofErr w:type="spellStart"/>
      <w:r w:rsidRPr="0071249C">
        <w:t>TokenAsFragmentAnnotator</w:t>
      </w:r>
      <w:proofErr w:type="spellEnd"/>
      <w:r w:rsidRPr="0071249C">
        <w:t xml:space="preserve"> and </w:t>
      </w:r>
      <w:proofErr w:type="spellStart"/>
      <w:r w:rsidRPr="0071249C">
        <w:t>DependencyAsFragmentAnnotator</w:t>
      </w:r>
      <w:proofErr w:type="spellEnd"/>
      <w:r w:rsidRPr="0071249C">
        <w:t>.</w:t>
      </w:r>
    </w:p>
    <w:p w:rsidR="005D1EEF" w:rsidRPr="00CA33C4" w:rsidRDefault="005D1EEF" w:rsidP="0071249C">
      <w:pPr>
        <w:pStyle w:val="Normal2"/>
      </w:pPr>
      <w:r w:rsidRPr="0071249C">
        <w:t xml:space="preserve">Each token and dependency (except when POS of a token is punctuation) </w:t>
      </w:r>
      <w:proofErr w:type="gramStart"/>
      <w:r w:rsidRPr="0071249C">
        <w:t>are</w:t>
      </w:r>
      <w:proofErr w:type="gramEnd"/>
      <w:r w:rsidRPr="0071249C">
        <w:t xml:space="preserve"> considered as fragments. If filters for a part of speech of tokens, for type of dependencies, for part of speech of governor and / or part of speech of dependent are passed to the constructor, then only tokens and dependencies are annotated, which match the filter(s).</w:t>
      </w:r>
    </w:p>
    <w:p w:rsidR="00F87468" w:rsidRDefault="005E31BF" w:rsidP="006C3E1B">
      <w:pPr>
        <w:pStyle w:val="berschrift3"/>
      </w:pPr>
      <w:bookmarkStart w:id="1094" w:name="h.x6tgw8x4clq7" w:colFirst="0" w:colLast="0"/>
      <w:bookmarkStart w:id="1095" w:name="_Ref359922744"/>
      <w:bookmarkStart w:id="1096" w:name="_Toc405809985"/>
      <w:bookmarkEnd w:id="1094"/>
      <w:commentRangeStart w:id="1097"/>
      <w:r>
        <w:t>Modifier Annotator M</w:t>
      </w:r>
      <w:r w:rsidR="0087709E" w:rsidRPr="00DE1B49">
        <w:t>odule</w:t>
      </w:r>
      <w:r w:rsidR="00314033">
        <w:t>s</w:t>
      </w:r>
      <w:commentRangeEnd w:id="1097"/>
      <w:r w:rsidR="00340430">
        <w:rPr>
          <w:rStyle w:val="Kommentarzeichen"/>
          <w:rFonts w:eastAsiaTheme="minorEastAsia" w:cstheme="minorBidi"/>
          <w:b w:val="0"/>
          <w:bCs w:val="0"/>
          <w:lang w:val="en-GB" w:eastAsia="zh-CN"/>
        </w:rPr>
        <w:commentReference w:id="1097"/>
      </w:r>
      <w:bookmarkEnd w:id="1096"/>
    </w:p>
    <w:p w:rsidR="00D64231" w:rsidRDefault="00D64231" w:rsidP="00CC6C55">
      <w:pPr>
        <w:pStyle w:val="Normal2"/>
      </w:pPr>
      <w:r>
        <w:t xml:space="preserve">The classes in this package implement the interface </w:t>
      </w:r>
      <w:proofErr w:type="spellStart"/>
      <w:r>
        <w:rPr>
          <w:i/>
          <w:iCs/>
        </w:rPr>
        <w:t>ModifierAnnotator</w:t>
      </w:r>
      <w:proofErr w:type="spellEnd"/>
      <w:ins w:id="1098" w:author="Kathrin Eichler" w:date="2014-12-08T13:00:00Z">
        <w:r w:rsidR="004D0DD6">
          <w:rPr>
            <w:i/>
            <w:iCs/>
          </w:rPr>
          <w:t xml:space="preserve">, </w:t>
        </w:r>
        <w:r w:rsidR="004D0DD6">
          <w:rPr>
            <w:rFonts w:hint="eastAsia"/>
            <w:color w:val="C5000B"/>
          </w:rPr>
          <w:t xml:space="preserve">which requires the method </w:t>
        </w:r>
        <w:proofErr w:type="spellStart"/>
        <w:proofErr w:type="gramStart"/>
        <w:r w:rsidR="004D0DD6">
          <w:rPr>
            <w:rFonts w:hint="eastAsia"/>
            <w:i/>
            <w:iCs/>
            <w:color w:val="C5000B"/>
          </w:rPr>
          <w:t>annotateModifiers</w:t>
        </w:r>
        <w:proofErr w:type="spellEnd"/>
        <w:r w:rsidR="004D0DD6">
          <w:rPr>
            <w:rFonts w:hint="eastAsia"/>
            <w:i/>
            <w:iCs/>
            <w:color w:val="C5000B"/>
          </w:rPr>
          <w:t>(</w:t>
        </w:r>
        <w:proofErr w:type="spellStart"/>
        <w:proofErr w:type="gramEnd"/>
        <w:r w:rsidR="004D0DD6">
          <w:rPr>
            <w:rFonts w:hint="eastAsia"/>
            <w:i/>
            <w:iCs/>
            <w:color w:val="C5000B"/>
          </w:rPr>
          <w:t>JCas</w:t>
        </w:r>
        <w:proofErr w:type="spellEnd"/>
        <w:r w:rsidR="004D0DD6">
          <w:rPr>
            <w:rFonts w:hint="eastAsia"/>
            <w:i/>
            <w:iCs/>
            <w:color w:val="C5000B"/>
          </w:rPr>
          <w:t xml:space="preserve"> aJCas)</w:t>
        </w:r>
      </w:ins>
      <w:r>
        <w:rPr>
          <w:i/>
          <w:iCs/>
        </w:rPr>
        <w:t xml:space="preserve">. </w:t>
      </w:r>
      <w:r>
        <w:t xml:space="preserve">The first class in the hierarchy is </w:t>
      </w:r>
      <w:proofErr w:type="spellStart"/>
      <w:r>
        <w:rPr>
          <w:i/>
          <w:iCs/>
        </w:rPr>
        <w:t>AbstractModif</w:t>
      </w:r>
      <w:r>
        <w:rPr>
          <w:i/>
          <w:iCs/>
        </w:rPr>
        <w:t>i</w:t>
      </w:r>
      <w:r>
        <w:rPr>
          <w:i/>
          <w:iCs/>
        </w:rPr>
        <w:t>erAnnotator</w:t>
      </w:r>
      <w:proofErr w:type="spellEnd"/>
      <w:r>
        <w:rPr>
          <w:i/>
          <w:iCs/>
        </w:rPr>
        <w:t xml:space="preserve"> </w:t>
      </w:r>
      <w:r>
        <w:t>which defines the attributes and methods shared by all descendants.</w:t>
      </w:r>
    </w:p>
    <w:p w:rsidR="00926CA4" w:rsidRDefault="00D64231" w:rsidP="00CC6C55">
      <w:pPr>
        <w:pStyle w:val="Normal2"/>
      </w:pPr>
      <w:r w:rsidRPr="0071249C">
        <w:rPr>
          <w:noProof/>
          <w:lang w:val="de-DE" w:eastAsia="de-DE"/>
        </w:rPr>
        <w:drawing>
          <wp:inline distT="0" distB="0" distL="0" distR="0" wp14:anchorId="7157C343" wp14:editId="4EEADA80">
            <wp:extent cx="4371975" cy="2447925"/>
            <wp:effectExtent l="0" t="0" r="9525" b="9525"/>
            <wp:docPr id="22" name="Grafik 22" descr="C:\Users\Kathrin Eichler\Downloads\ModifierAnnot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hrin Eichler\Downloads\ModifierAnnotato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2447925"/>
                    </a:xfrm>
                    <a:prstGeom prst="rect">
                      <a:avLst/>
                    </a:prstGeom>
                    <a:noFill/>
                    <a:ln>
                      <a:noFill/>
                    </a:ln>
                  </pic:spPr>
                </pic:pic>
              </a:graphicData>
            </a:graphic>
          </wp:inline>
        </w:drawing>
      </w:r>
    </w:p>
    <w:p w:rsidR="00D31CFA" w:rsidRPr="00DE1B49" w:rsidDel="0013172D" w:rsidRDefault="00D31CFA" w:rsidP="0071249C">
      <w:pPr>
        <w:pStyle w:val="Normal2"/>
        <w:rPr>
          <w:del w:id="1099" w:author="Kathrin Eichler" w:date="2014-12-08T13:00:00Z"/>
          <w:lang w:val="en-US"/>
        </w:rPr>
      </w:pPr>
      <w:del w:id="1100" w:author="Kathrin Eichler" w:date="2014-12-08T13:00:00Z">
        <w:r w:rsidRPr="00DE1B49" w:rsidDel="0013172D">
          <w:rPr>
            <w:lang w:val="en-US"/>
          </w:rPr>
          <w:delText>The component raise</w:delText>
        </w:r>
        <w:r w:rsidDel="0013172D">
          <w:rPr>
            <w:lang w:val="en-US"/>
          </w:rPr>
          <w:delText>s an</w:delText>
        </w:r>
        <w:r w:rsidRPr="00DE1B49" w:rsidDel="0013172D">
          <w:rPr>
            <w:lang w:val="en-US"/>
          </w:rPr>
          <w:delText xml:space="preserve"> exception if the given LAP cannot produce </w:delText>
        </w:r>
        <w:r w:rsidDel="0013172D">
          <w:rPr>
            <w:lang w:val="en-US"/>
          </w:rPr>
          <w:delText>POS</w:delText>
        </w:r>
        <w:r w:rsidRPr="00DE1B49" w:rsidDel="0013172D">
          <w:rPr>
            <w:lang w:val="en-US"/>
          </w:rPr>
          <w:delText xml:space="preserve"> annotations (thus the module</w:delText>
        </w:r>
        <w:r w:rsidDel="0013172D">
          <w:rPr>
            <w:lang w:val="en-US"/>
          </w:rPr>
          <w:delText xml:space="preserve"> has no POS information</w:delText>
        </w:r>
        <w:r w:rsidRPr="00DE1B49" w:rsidDel="0013172D">
          <w:rPr>
            <w:lang w:val="en-US"/>
          </w:rPr>
          <w:delText xml:space="preserve">). </w:delText>
        </w:r>
      </w:del>
    </w:p>
    <w:p w:rsidR="00D31CFA" w:rsidDel="0013172D" w:rsidRDefault="00D31CFA" w:rsidP="0071249C">
      <w:pPr>
        <w:pStyle w:val="Normal2"/>
        <w:rPr>
          <w:del w:id="1101" w:author="Kathrin Eichler" w:date="2014-12-08T13:00:00Z"/>
          <w:lang w:val="en-US"/>
        </w:rPr>
      </w:pPr>
      <w:del w:id="1102" w:author="Kathrin Eichler" w:date="2014-12-08T13:00:00Z">
        <w:r w:rsidRPr="00DE1B49" w:rsidDel="0013172D">
          <w:rPr>
            <w:lang w:val="en-US"/>
          </w:rPr>
          <w:delText>The component call</w:delText>
        </w:r>
        <w:r w:rsidDel="0013172D">
          <w:rPr>
            <w:lang w:val="en-US"/>
          </w:rPr>
          <w:delText>s</w:delText>
        </w:r>
        <w:r w:rsidRPr="00DE1B49" w:rsidDel="0013172D">
          <w:rPr>
            <w:lang w:val="en-US"/>
          </w:rPr>
          <w:delText xml:space="preserve"> the given LAP once, if no POS annotation can be found in the given CAS. If it finds one or more POS annotations within </w:delText>
        </w:r>
        <w:r w:rsidDel="0013172D">
          <w:rPr>
            <w:lang w:val="en-US"/>
          </w:rPr>
          <w:delText>the</w:delText>
        </w:r>
        <w:r w:rsidRPr="00DE1B49" w:rsidDel="0013172D">
          <w:rPr>
            <w:lang w:val="en-US"/>
          </w:rPr>
          <w:delText xml:space="preserve"> CAS,</w:delText>
        </w:r>
        <w:r w:rsidDel="0013172D">
          <w:rPr>
            <w:lang w:val="en-US"/>
          </w:rPr>
          <w:delText xml:space="preserve"> no </w:delText>
        </w:r>
        <w:r w:rsidRPr="00DE1B49" w:rsidDel="0013172D">
          <w:rPr>
            <w:lang w:val="en-US"/>
          </w:rPr>
          <w:delText>LAP</w:delText>
        </w:r>
        <w:r w:rsidDel="0013172D">
          <w:rPr>
            <w:lang w:val="en-US"/>
          </w:rPr>
          <w:delText xml:space="preserve"> call is performed.</w:delText>
        </w:r>
        <w:r w:rsidRPr="00DE1B49" w:rsidDel="0013172D">
          <w:rPr>
            <w:lang w:val="en-US"/>
          </w:rPr>
          <w:delText xml:space="preserve"> </w:delText>
        </w:r>
      </w:del>
    </w:p>
    <w:p w:rsidR="00926CA4" w:rsidRPr="0071249C" w:rsidRDefault="00926CA4" w:rsidP="00CC6C55">
      <w:pPr>
        <w:pStyle w:val="berschrift4"/>
        <w:rPr>
          <w:bCs/>
        </w:rPr>
      </w:pPr>
      <w:proofErr w:type="spellStart"/>
      <w:r w:rsidRPr="0071249C">
        <w:t>AbstractModifierAnnotator</w:t>
      </w:r>
      <w:proofErr w:type="spellEnd"/>
      <w:r w:rsidRPr="00926CA4">
        <w:rPr>
          <w:bCs/>
        </w:rPr>
        <w:t xml:space="preserve"> </w:t>
      </w:r>
    </w:p>
    <w:p w:rsidR="00926CA4" w:rsidRDefault="00926CA4" w:rsidP="00CC6C55">
      <w:pPr>
        <w:pStyle w:val="Normal2"/>
      </w:pPr>
      <w:commentRangeStart w:id="1103"/>
      <w:r>
        <w:t xml:space="preserve">The modifier annotators </w:t>
      </w:r>
      <w:del w:id="1104" w:author="Kathrin Eichler" w:date="2014-12-08T13:01:00Z">
        <w:r w:rsidDel="00290EFE">
          <w:delText xml:space="preserve">require </w:delText>
        </w:r>
      </w:del>
      <w:ins w:id="1105" w:author="Kathrin Eichler" w:date="2014-12-08T13:01:00Z">
        <w:r w:rsidR="00290EFE">
          <w:t>have</w:t>
        </w:r>
        <w:r w:rsidR="00290EFE">
          <w:t xml:space="preserve"> </w:t>
        </w:r>
      </w:ins>
      <w:r>
        <w:t>two attributes: the Linguistic Analysis Pipeline (</w:t>
      </w:r>
      <w:r>
        <w:rPr>
          <w:i/>
          <w:iCs/>
        </w:rPr>
        <w:t>LAP</w:t>
      </w:r>
      <w:r>
        <w:t xml:space="preserve">) to add grammatical information (minimally parts of speech), and a </w:t>
      </w:r>
      <w:r>
        <w:rPr>
          <w:i/>
          <w:iCs/>
        </w:rPr>
        <w:t>fragment annotator</w:t>
      </w:r>
      <w:r>
        <w:t>, b</w:t>
      </w:r>
      <w:r>
        <w:t>e</w:t>
      </w:r>
      <w:r>
        <w:t xml:space="preserve">cause modifiers are marked only inside fragments. </w:t>
      </w:r>
      <w:commentRangeEnd w:id="1103"/>
      <w:r w:rsidR="00D64231">
        <w:rPr>
          <w:rStyle w:val="Kommentarzeichen"/>
          <w:rFonts w:cstheme="minorBidi"/>
          <w:b/>
          <w:bCs/>
        </w:rPr>
        <w:commentReference w:id="1103"/>
      </w:r>
    </w:p>
    <w:p w:rsidR="00926CA4" w:rsidRDefault="00926CA4" w:rsidP="00CC6C55">
      <w:pPr>
        <w:pStyle w:val="Normal2"/>
      </w:pPr>
      <w:r>
        <w:t xml:space="preserve">Modifiers may have relations with one another, such that removing one requires the removal of all others that depend on it, as in the example: “very small </w:t>
      </w:r>
      <w:proofErr w:type="spellStart"/>
      <w:r>
        <w:t>amouns</w:t>
      </w:r>
      <w:proofErr w:type="spellEnd"/>
      <w:r>
        <w:t>” -- removing “small” requires removing “very” as well (“very amounts” is not grammatical). To capture this d</w:t>
      </w:r>
      <w:r>
        <w:t>e</w:t>
      </w:r>
      <w:r>
        <w:lastRenderedPageBreak/>
        <w:t xml:space="preserve">pendency relation </w:t>
      </w:r>
      <w:proofErr w:type="gramStart"/>
      <w:r>
        <w:t>which</w:t>
      </w:r>
      <w:proofErr w:type="gramEnd"/>
      <w:r>
        <w:t xml:space="preserve"> is required for all modifier annotators, the </w:t>
      </w:r>
      <w:proofErr w:type="spellStart"/>
      <w:r>
        <w:rPr>
          <w:i/>
          <w:iCs/>
        </w:rPr>
        <w:t>AbstractModifierAnn</w:t>
      </w:r>
      <w:r>
        <w:rPr>
          <w:i/>
          <w:iCs/>
        </w:rPr>
        <w:t>o</w:t>
      </w:r>
      <w:r>
        <w:rPr>
          <w:i/>
          <w:iCs/>
        </w:rPr>
        <w:t>tator</w:t>
      </w:r>
      <w:proofErr w:type="spellEnd"/>
      <w:r>
        <w:t xml:space="preserve"> implements three static methods:</w:t>
      </w:r>
    </w:p>
    <w:p w:rsidR="00926CA4" w:rsidRDefault="00926CA4" w:rsidP="00CC6C55">
      <w:pPr>
        <w:pStyle w:val="Normal2"/>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w:t>
      </w:r>
      <w:r>
        <w:t xml:space="preserve"> – finds and adds dependencies between modifiers in all a</w:t>
      </w:r>
      <w:r>
        <w:t>n</w:t>
      </w:r>
      <w:r>
        <w:t xml:space="preserve">notated fragments in the aJCas object. </w:t>
      </w:r>
    </w:p>
    <w:p w:rsidR="00926CA4" w:rsidRDefault="00926CA4" w:rsidP="00CC6C55">
      <w:pPr>
        <w:pStyle w:val="Normal2"/>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 Annotation a)</w:t>
      </w:r>
      <w:r>
        <w:t xml:space="preserve"> – finds and adds dependencies between mod</w:t>
      </w:r>
      <w:r>
        <w:t>i</w:t>
      </w:r>
      <w:r>
        <w:t xml:space="preserve">fiers subsumed by the given annotation </w:t>
      </w:r>
      <w:r>
        <w:rPr>
          <w:i/>
          <w:iCs/>
        </w:rPr>
        <w:t>a</w:t>
      </w:r>
      <w:r>
        <w:t xml:space="preserve">. </w:t>
      </w:r>
    </w:p>
    <w:p w:rsidR="00926CA4" w:rsidRPr="00CC6C55" w:rsidRDefault="00926CA4" w:rsidP="00CC6C55">
      <w:pPr>
        <w:pStyle w:val="Normal2"/>
        <w:rPr>
          <w:b/>
          <w:bCs/>
        </w:rPr>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 </w:t>
      </w:r>
      <w:proofErr w:type="spellStart"/>
      <w:r>
        <w:rPr>
          <w:i/>
          <w:iCs/>
        </w:rPr>
        <w:t>LAPAccess</w:t>
      </w:r>
      <w:proofErr w:type="spellEnd"/>
      <w:r>
        <w:rPr>
          <w:i/>
          <w:iCs/>
        </w:rPr>
        <w:t xml:space="preserve"> lap)</w:t>
      </w:r>
      <w:r>
        <w:t xml:space="preserve"> – finds and adds dependencies between modifiers in all annotated fragments in the aJCas object, after adding grammatical annot</w:t>
      </w:r>
      <w:r>
        <w:t>a</w:t>
      </w:r>
      <w:r>
        <w:t xml:space="preserve">tions with the given </w:t>
      </w:r>
      <w:r>
        <w:rPr>
          <w:i/>
          <w:iCs/>
        </w:rPr>
        <w:t>lap</w:t>
      </w:r>
      <w:r>
        <w:t>.</w:t>
      </w:r>
    </w:p>
    <w:p w:rsidR="00926CA4" w:rsidRDefault="00926CA4" w:rsidP="00CC6C55">
      <w:pPr>
        <w:pStyle w:val="berschrift4"/>
      </w:pPr>
      <w:proofErr w:type="spellStart"/>
      <w:r>
        <w:t>AbstractPOSbasedModifierAnnotator</w:t>
      </w:r>
      <w:proofErr w:type="spellEnd"/>
    </w:p>
    <w:p w:rsidR="00926CA4" w:rsidRDefault="00926CA4" w:rsidP="00CC6C55">
      <w:pPr>
        <w:pStyle w:val="Normal2"/>
      </w:pPr>
      <w:proofErr w:type="spellStart"/>
      <w:r w:rsidRPr="00EB7C58">
        <w:rPr>
          <w:bCs/>
          <w:i/>
          <w:iCs/>
        </w:rPr>
        <w:t>AbstractPOSbasedModifierAnnotator</w:t>
      </w:r>
      <w:proofErr w:type="spellEnd"/>
      <w:r w:rsidRPr="00D64231">
        <w:t xml:space="preserve"> </w:t>
      </w:r>
      <w:r>
        <w:t>is the ancestor of modifier annotators that rely on POS information. It adds three attributes to those defined by its parent</w:t>
      </w:r>
      <w:r w:rsidR="00D64231">
        <w:rPr>
          <w:b/>
          <w:bCs/>
        </w:rPr>
        <w:t xml:space="preserve"> (</w:t>
      </w:r>
      <w:proofErr w:type="spellStart"/>
      <w:r w:rsidR="00D64231" w:rsidRPr="00817EFD">
        <w:rPr>
          <w:bCs/>
          <w:i/>
          <w:iCs/>
        </w:rPr>
        <w:t>AbstractModif</w:t>
      </w:r>
      <w:r w:rsidR="00D64231" w:rsidRPr="00817EFD">
        <w:rPr>
          <w:bCs/>
          <w:i/>
          <w:iCs/>
        </w:rPr>
        <w:t>i</w:t>
      </w:r>
      <w:r w:rsidR="00D64231" w:rsidRPr="00817EFD">
        <w:rPr>
          <w:bCs/>
          <w:i/>
          <w:iCs/>
        </w:rPr>
        <w:t>erAnnotator</w:t>
      </w:r>
      <w:proofErr w:type="spellEnd"/>
      <w:r w:rsidR="00D64231">
        <w:rPr>
          <w:b/>
          <w:bCs/>
        </w:rPr>
        <w:t>)</w:t>
      </w:r>
      <w:r>
        <w:t xml:space="preserve">: </w:t>
      </w:r>
    </w:p>
    <w:p w:rsidR="00926CA4" w:rsidRDefault="00926CA4" w:rsidP="00CC6C55">
      <w:pPr>
        <w:pStyle w:val="Normal2"/>
      </w:pPr>
      <w:proofErr w:type="spellStart"/>
      <w:proofErr w:type="gramStart"/>
      <w:r>
        <w:rPr>
          <w:i/>
          <w:iCs/>
        </w:rPr>
        <w:t>wantedClasses</w:t>
      </w:r>
      <w:proofErr w:type="spellEnd"/>
      <w:proofErr w:type="gramEnd"/>
      <w:r>
        <w:t xml:space="preserve"> </w:t>
      </w:r>
      <w:r w:rsidR="00D64231">
        <w:t>–</w:t>
      </w:r>
      <w:r>
        <w:t xml:space="preserve"> specifies the parts-of-speech that will be considered by the annotator; </w:t>
      </w:r>
    </w:p>
    <w:p w:rsidR="00926CA4" w:rsidRDefault="00926CA4" w:rsidP="00CC6C55">
      <w:pPr>
        <w:pStyle w:val="Normal2"/>
      </w:pPr>
      <w:proofErr w:type="spellStart"/>
      <w:proofErr w:type="gramStart"/>
      <w:r>
        <w:rPr>
          <w:i/>
          <w:iCs/>
        </w:rPr>
        <w:t>checkNegation</w:t>
      </w:r>
      <w:proofErr w:type="spellEnd"/>
      <w:proofErr w:type="gramEnd"/>
      <w:r>
        <w:t xml:space="preserve"> – a </w:t>
      </w:r>
      <w:proofErr w:type="spellStart"/>
      <w:r>
        <w:t>boolean</w:t>
      </w:r>
      <w:proofErr w:type="spellEnd"/>
      <w:r>
        <w:t xml:space="preserve"> value that indicates whether the annotator will verify whether a potential modifier is in the scope of a negation (in which case it will not be annotated as a modifier);</w:t>
      </w:r>
    </w:p>
    <w:p w:rsidR="00926CA4" w:rsidRDefault="00926CA4" w:rsidP="00CC6C55">
      <w:pPr>
        <w:pStyle w:val="Normal2"/>
      </w:pPr>
      <w:proofErr w:type="spellStart"/>
      <w:proofErr w:type="gramStart"/>
      <w:r>
        <w:rPr>
          <w:i/>
          <w:iCs/>
        </w:rPr>
        <w:t>modLogger</w:t>
      </w:r>
      <w:proofErr w:type="spellEnd"/>
      <w:proofErr w:type="gramEnd"/>
      <w:r>
        <w:t xml:space="preserve"> – a logger for tracking behaviour</w:t>
      </w:r>
    </w:p>
    <w:p w:rsidR="00926CA4" w:rsidRDefault="00926CA4" w:rsidP="00CC6C55">
      <w:pPr>
        <w:pStyle w:val="Normal2"/>
      </w:pPr>
      <w:r>
        <w:t xml:space="preserve">This class implements the interface method </w:t>
      </w:r>
      <w:proofErr w:type="spellStart"/>
      <w:proofErr w:type="gramStart"/>
      <w:r>
        <w:rPr>
          <w:i/>
          <w:iCs/>
        </w:rPr>
        <w:t>annotateModifiers</w:t>
      </w:r>
      <w:proofErr w:type="spellEnd"/>
      <w:r>
        <w:rPr>
          <w:i/>
          <w:iCs/>
        </w:rPr>
        <w:t>(</w:t>
      </w:r>
      <w:proofErr w:type="spellStart"/>
      <w:proofErr w:type="gramEnd"/>
      <w:r>
        <w:rPr>
          <w:i/>
          <w:iCs/>
        </w:rPr>
        <w:t>JCas</w:t>
      </w:r>
      <w:proofErr w:type="spellEnd"/>
      <w:r>
        <w:rPr>
          <w:i/>
          <w:iCs/>
        </w:rPr>
        <w:t xml:space="preserve"> aJCas)</w:t>
      </w:r>
      <w:r>
        <w:t xml:space="preserve">, and adds </w:t>
      </w:r>
      <w:del w:id="1106" w:author="Kathrin Eichler" w:date="2014-12-08T13:03:00Z">
        <w:r w:rsidDel="00290EFE">
          <w:delText>a few more</w:delText>
        </w:r>
      </w:del>
      <w:ins w:id="1107" w:author="Kathrin Eichler" w:date="2014-12-08T13:03:00Z">
        <w:r w:rsidR="00290EFE">
          <w:t>the following</w:t>
        </w:r>
      </w:ins>
      <w:r>
        <w:t>:</w:t>
      </w:r>
    </w:p>
    <w:p w:rsidR="00926CA4" w:rsidRDefault="00926CA4" w:rsidP="00CC6C55">
      <w:pPr>
        <w:pStyle w:val="Normal2"/>
      </w:pPr>
      <w:proofErr w:type="spellStart"/>
      <w:proofErr w:type="gramStart"/>
      <w:r>
        <w:rPr>
          <w:i/>
          <w:iCs/>
        </w:rPr>
        <w:t>addModifierAnnotations</w:t>
      </w:r>
      <w:proofErr w:type="spellEnd"/>
      <w:r>
        <w:rPr>
          <w:i/>
          <w:iCs/>
        </w:rPr>
        <w:t>(</w:t>
      </w:r>
      <w:proofErr w:type="gramEnd"/>
      <w:r>
        <w:rPr>
          <w:i/>
          <w:iCs/>
        </w:rPr>
        <w:t xml:space="preserve">Iterator&lt;Annotation&gt; </w:t>
      </w:r>
      <w:proofErr w:type="spellStart"/>
      <w:r>
        <w:rPr>
          <w:i/>
          <w:iCs/>
        </w:rPr>
        <w:t>fragIter</w:t>
      </w:r>
      <w:proofErr w:type="spellEnd"/>
      <w:r>
        <w:rPr>
          <w:i/>
          <w:iCs/>
        </w:rPr>
        <w:t xml:space="preserve">, </w:t>
      </w:r>
      <w:proofErr w:type="spellStart"/>
      <w:r>
        <w:rPr>
          <w:i/>
          <w:iCs/>
        </w:rPr>
        <w:t>Jcas</w:t>
      </w:r>
      <w:proofErr w:type="spellEnd"/>
      <w:r>
        <w:rPr>
          <w:i/>
          <w:iCs/>
        </w:rPr>
        <w:t xml:space="preserve"> aJCas)</w:t>
      </w:r>
      <w:r>
        <w:t xml:space="preserve"> – iterates over all Annotations (specifically fragments), and adds modifiers according to the wanted parts of speech.</w:t>
      </w:r>
    </w:p>
    <w:p w:rsidR="00926CA4" w:rsidRDefault="00926CA4" w:rsidP="00CC6C55">
      <w:pPr>
        <w:pStyle w:val="Normal2"/>
      </w:pPr>
      <w:proofErr w:type="spellStart"/>
      <w:r>
        <w:rPr>
          <w:i/>
          <w:iCs/>
        </w:rPr>
        <w:t>addModifiers</w:t>
      </w:r>
      <w:proofErr w:type="spellEnd"/>
      <w:r>
        <w:rPr>
          <w:i/>
          <w:iCs/>
        </w:rPr>
        <w:t>(</w:t>
      </w:r>
      <w:proofErr w:type="spellStart"/>
      <w:r>
        <w:rPr>
          <w:i/>
          <w:iCs/>
        </w:rPr>
        <w:t>JCas</w:t>
      </w:r>
      <w:proofErr w:type="spellEnd"/>
      <w:r>
        <w:rPr>
          <w:i/>
          <w:iCs/>
        </w:rPr>
        <w:t xml:space="preserve"> aJCas, FragmentAnnotation frag, int </w:t>
      </w:r>
      <w:proofErr w:type="spellStart"/>
      <w:r>
        <w:rPr>
          <w:i/>
          <w:iCs/>
        </w:rPr>
        <w:t>negationPosition</w:t>
      </w:r>
      <w:proofErr w:type="spellEnd"/>
      <w:r>
        <w:rPr>
          <w:i/>
          <w:iCs/>
        </w:rPr>
        <w:t xml:space="preserve">, Class </w:t>
      </w:r>
      <w:proofErr w:type="spellStart"/>
      <w:r>
        <w:rPr>
          <w:i/>
          <w:iCs/>
        </w:rPr>
        <w:t>pos</w:t>
      </w:r>
      <w:proofErr w:type="spellEnd"/>
      <w:r>
        <w:rPr>
          <w:i/>
          <w:iCs/>
        </w:rPr>
        <w:t>)</w:t>
      </w:r>
      <w:r>
        <w:t xml:space="preserve"> – adds modifier annotations with part-of-speech </w:t>
      </w:r>
      <w:proofErr w:type="spellStart"/>
      <w:r>
        <w:rPr>
          <w:i/>
          <w:iCs/>
        </w:rPr>
        <w:t>pos</w:t>
      </w:r>
      <w:proofErr w:type="spellEnd"/>
      <w:r>
        <w:rPr>
          <w:i/>
          <w:iCs/>
        </w:rPr>
        <w:t xml:space="preserve"> </w:t>
      </w:r>
      <w:r>
        <w:t xml:space="preserve">for the specified fragment </w:t>
      </w:r>
      <w:r>
        <w:rPr>
          <w:i/>
          <w:iCs/>
        </w:rPr>
        <w:t>frag</w:t>
      </w:r>
      <w:r>
        <w:t xml:space="preserve">, taking into account the negation position if attribute </w:t>
      </w:r>
      <w:proofErr w:type="spellStart"/>
      <w:r>
        <w:rPr>
          <w:i/>
          <w:iCs/>
        </w:rPr>
        <w:t>checkNegation</w:t>
      </w:r>
      <w:proofErr w:type="spellEnd"/>
      <w:r>
        <w:t xml:space="preserve"> is </w:t>
      </w:r>
      <w:r>
        <w:rPr>
          <w:b/>
          <w:bCs/>
        </w:rPr>
        <w:t>true</w:t>
      </w:r>
      <w:r>
        <w:rPr>
          <w:lang w:val="en-US"/>
        </w:rPr>
        <w:t>.</w:t>
      </w:r>
    </w:p>
    <w:p w:rsidR="00926CA4" w:rsidRDefault="00926CA4" w:rsidP="00CC6C55">
      <w:pPr>
        <w:pStyle w:val="Normal2"/>
      </w:pPr>
      <w:proofErr w:type="spellStart"/>
      <w:proofErr w:type="gramStart"/>
      <w:r>
        <w:rPr>
          <w:lang w:val="en-US"/>
        </w:rPr>
        <w:t>addPOSclasses</w:t>
      </w:r>
      <w:proofErr w:type="spellEnd"/>
      <w:r>
        <w:rPr>
          <w:lang w:val="en-US"/>
        </w:rPr>
        <w:t>(</w:t>
      </w:r>
      <w:proofErr w:type="gramEnd"/>
      <w:r>
        <w:rPr>
          <w:lang w:val="en-US"/>
        </w:rPr>
        <w:t>) -- an abstract method that will be implemented by the descendants, each according the parts-of-speech it works with</w:t>
      </w:r>
    </w:p>
    <w:p w:rsidR="00926CA4" w:rsidRDefault="00926CA4" w:rsidP="0071249C">
      <w:pPr>
        <w:pStyle w:val="Normal2"/>
      </w:pPr>
      <w:proofErr w:type="spellStart"/>
      <w:proofErr w:type="gramStart"/>
      <w:r>
        <w:rPr>
          <w:i/>
          <w:iCs/>
          <w:lang w:val="en-US"/>
        </w:rPr>
        <w:t>isModifier</w:t>
      </w:r>
      <w:proofErr w:type="spellEnd"/>
      <w:r>
        <w:rPr>
          <w:i/>
          <w:iCs/>
          <w:lang w:val="en-US"/>
        </w:rPr>
        <w:t>(</w:t>
      </w:r>
      <w:proofErr w:type="spellStart"/>
      <w:proofErr w:type="gramEnd"/>
      <w:r>
        <w:rPr>
          <w:i/>
          <w:iCs/>
          <w:lang w:val="en-US"/>
        </w:rPr>
        <w:t>JCas</w:t>
      </w:r>
      <w:proofErr w:type="spellEnd"/>
      <w:r>
        <w:rPr>
          <w:i/>
          <w:iCs/>
          <w:lang w:val="en-US"/>
        </w:rPr>
        <w:t xml:space="preserve"> aJCas, Annotation a, FragmentAnnotation frag)</w:t>
      </w:r>
      <w:r>
        <w:rPr>
          <w:lang w:val="en-US"/>
        </w:rPr>
        <w:t xml:space="preserve"> – verifies whether the given annotation </w:t>
      </w:r>
      <w:r>
        <w:rPr>
          <w:i/>
          <w:iCs/>
          <w:lang w:val="en-US"/>
        </w:rPr>
        <w:t>a</w:t>
      </w:r>
      <w:r>
        <w:rPr>
          <w:lang w:val="en-US"/>
        </w:rPr>
        <w:t xml:space="preserve"> is a “proper” modifier – is not in predicative position (this is relevant pa</w:t>
      </w:r>
      <w:r>
        <w:rPr>
          <w:lang w:val="en-US"/>
        </w:rPr>
        <w:t>r</w:t>
      </w:r>
      <w:r>
        <w:rPr>
          <w:lang w:val="en-US"/>
        </w:rPr>
        <w:t>ticularly for adjectival modifiers).</w:t>
      </w:r>
    </w:p>
    <w:p w:rsidR="009B585A" w:rsidRDefault="009B585A" w:rsidP="009B585A">
      <w:pPr>
        <w:pStyle w:val="berschrift4"/>
      </w:pPr>
      <w:proofErr w:type="gramStart"/>
      <w:r>
        <w:lastRenderedPageBreak/>
        <w:t>class</w:t>
      </w:r>
      <w:proofErr w:type="gramEnd"/>
      <w:r>
        <w:t xml:space="preserve"> </w:t>
      </w:r>
      <w:proofErr w:type="spellStart"/>
      <w:r w:rsidRPr="00817EFD">
        <w:t>POSbasedModifierAnnotator</w:t>
      </w:r>
      <w:proofErr w:type="spellEnd"/>
    </w:p>
    <w:p w:rsidR="009B585A" w:rsidRPr="0071249C" w:rsidRDefault="009B585A" w:rsidP="0071249C">
      <w:pPr>
        <w:pStyle w:val="Normal2"/>
        <w:rPr>
          <w:i/>
          <w:iCs/>
        </w:rPr>
      </w:pPr>
      <w:proofErr w:type="spellStart"/>
      <w:r w:rsidRPr="00817EFD">
        <w:rPr>
          <w:bCs/>
          <w:i/>
          <w:iCs/>
        </w:rPr>
        <w:t>POSbasedModifierAnnotator</w:t>
      </w:r>
      <w:proofErr w:type="spellEnd"/>
      <w:r w:rsidRPr="00D64231">
        <w:t xml:space="preserve"> </w:t>
      </w:r>
      <w:r>
        <w:t xml:space="preserve">is a descendant of </w:t>
      </w:r>
      <w:proofErr w:type="spellStart"/>
      <w:r>
        <w:rPr>
          <w:i/>
          <w:iCs/>
        </w:rPr>
        <w:t>AbstractPOSbasedModifierAnnotator</w:t>
      </w:r>
      <w:proofErr w:type="spellEnd"/>
      <w:r>
        <w:t xml:space="preserve">. It implements the abstract methods, and in particular implements several variations of the </w:t>
      </w:r>
      <w:proofErr w:type="spellStart"/>
      <w:r>
        <w:rPr>
          <w:i/>
          <w:iCs/>
        </w:rPr>
        <w:t>addPOSClasses</w:t>
      </w:r>
      <w:proofErr w:type="spellEnd"/>
      <w:r>
        <w:rPr>
          <w:i/>
          <w:iCs/>
        </w:rPr>
        <w:t xml:space="preserve"> </w:t>
      </w:r>
      <w:r>
        <w:t>method</w:t>
      </w:r>
      <w:r>
        <w:rPr>
          <w:i/>
          <w:iCs/>
        </w:rPr>
        <w:t>.</w:t>
      </w:r>
      <w:bookmarkStart w:id="1108" w:name="_Ref405193610"/>
    </w:p>
    <w:p w:rsidR="0087709E" w:rsidRPr="00DE1B49" w:rsidRDefault="0087709E" w:rsidP="0071249C">
      <w:pPr>
        <w:pStyle w:val="berschrift4"/>
      </w:pPr>
      <w:proofErr w:type="gramStart"/>
      <w:r w:rsidRPr="00DE1B49">
        <w:t>class</w:t>
      </w:r>
      <w:r w:rsidR="00D64231">
        <w:t>es</w:t>
      </w:r>
      <w:proofErr w:type="gramEnd"/>
      <w:r w:rsidRPr="00DE1B49">
        <w:t xml:space="preserve"> </w:t>
      </w:r>
      <w:proofErr w:type="spellStart"/>
      <w:r w:rsidRPr="00DE1B49">
        <w:t>AdvAsModifierAnnotator</w:t>
      </w:r>
      <w:r w:rsidR="00D64231">
        <w:t>and</w:t>
      </w:r>
      <w:proofErr w:type="spellEnd"/>
      <w:r w:rsidR="00D64231">
        <w:t xml:space="preserve"> </w:t>
      </w:r>
      <w:proofErr w:type="spellStart"/>
      <w:r w:rsidR="00D64231" w:rsidRPr="00DE1B49">
        <w:t>Adv</w:t>
      </w:r>
      <w:r w:rsidR="00D64231">
        <w:t>Adj</w:t>
      </w:r>
      <w:r w:rsidR="00D64231" w:rsidRPr="00DE1B49">
        <w:t>AsModifierAnnotator</w:t>
      </w:r>
      <w:proofErr w:type="spellEnd"/>
      <w:r w:rsidR="00FA6AB4">
        <w:t xml:space="preserve"> </w:t>
      </w:r>
      <w:r w:rsidR="008D6CF9">
        <w:t>(</w:t>
      </w:r>
      <w:proofErr w:type="spellStart"/>
      <w:r w:rsidR="008D6CF9" w:rsidRPr="008D6CF9">
        <w:t>eu</w:t>
      </w:r>
      <w:r w:rsidR="008D6CF9">
        <w:t>.excitementproject.</w:t>
      </w:r>
      <w:r w:rsidR="008D6CF9" w:rsidRPr="008D6CF9">
        <w:t>tl</w:t>
      </w:r>
      <w:r w:rsidR="008D6CF9">
        <w:t>.decomposition.modifier</w:t>
      </w:r>
      <w:r w:rsidR="008D6CF9" w:rsidRPr="008D6CF9">
        <w:t>annotator</w:t>
      </w:r>
      <w:proofErr w:type="spellEnd"/>
      <w:r w:rsidR="008D6CF9">
        <w:t>)</w:t>
      </w:r>
      <w:bookmarkEnd w:id="1095"/>
      <w:bookmarkEnd w:id="1108"/>
      <w:r w:rsidR="0085572C">
        <w:t xml:space="preserve"> </w:t>
      </w:r>
    </w:p>
    <w:p w:rsidR="0087709E" w:rsidRPr="00DE1B49" w:rsidRDefault="00D64231" w:rsidP="0071249C">
      <w:pPr>
        <w:pStyle w:val="Normal2"/>
        <w:rPr>
          <w:lang w:val="en-US"/>
        </w:rPr>
      </w:pPr>
      <w:r w:rsidRPr="0071249C">
        <w:rPr>
          <w:bCs/>
        </w:rPr>
        <w:t xml:space="preserve">These classes </w:t>
      </w:r>
      <w:r>
        <w:rPr>
          <w:lang w:val="en-US"/>
        </w:rPr>
        <w:t xml:space="preserve">are instances of </w:t>
      </w:r>
      <w:proofErr w:type="spellStart"/>
      <w:r>
        <w:rPr>
          <w:i/>
          <w:iCs/>
          <w:lang w:val="en-US"/>
        </w:rPr>
        <w:t>POSBasedModifierAnnotator</w:t>
      </w:r>
      <w:proofErr w:type="spellEnd"/>
      <w:r>
        <w:rPr>
          <w:i/>
          <w:iCs/>
          <w:lang w:val="en-US"/>
        </w:rPr>
        <w:t>.</w:t>
      </w:r>
      <w:r>
        <w:rPr>
          <w:lang w:val="en-US"/>
        </w:rPr>
        <w:t xml:space="preserve"> The part-of-speech classes for each (</w:t>
      </w:r>
      <w:proofErr w:type="spellStart"/>
      <w:r>
        <w:rPr>
          <w:i/>
          <w:iCs/>
          <w:lang w:val="en-US"/>
        </w:rPr>
        <w:t>adv</w:t>
      </w:r>
      <w:proofErr w:type="spellEnd"/>
      <w:r>
        <w:rPr>
          <w:lang w:val="en-US"/>
        </w:rPr>
        <w:t xml:space="preserve">, and </w:t>
      </w:r>
      <w:proofErr w:type="spellStart"/>
      <w:r>
        <w:rPr>
          <w:i/>
          <w:iCs/>
          <w:lang w:val="en-US"/>
        </w:rPr>
        <w:t>adv</w:t>
      </w:r>
      <w:proofErr w:type="spellEnd"/>
      <w:r>
        <w:rPr>
          <w:i/>
          <w:iCs/>
          <w:lang w:val="en-US"/>
        </w:rPr>
        <w:t xml:space="preserve">, </w:t>
      </w:r>
      <w:proofErr w:type="spellStart"/>
      <w:r>
        <w:rPr>
          <w:i/>
          <w:iCs/>
          <w:lang w:val="en-US"/>
        </w:rPr>
        <w:t>adj</w:t>
      </w:r>
      <w:proofErr w:type="spellEnd"/>
      <w:r>
        <w:rPr>
          <w:lang w:val="en-US"/>
        </w:rPr>
        <w:t xml:space="preserve"> respectively) are specified in the constructors.</w:t>
      </w:r>
    </w:p>
    <w:p w:rsidR="009B585A" w:rsidRDefault="009B585A" w:rsidP="00CC6C55">
      <w:pPr>
        <w:pStyle w:val="berschrift4"/>
      </w:pPr>
      <w:r>
        <w:t xml:space="preserve">Class </w:t>
      </w:r>
      <w:proofErr w:type="spellStart"/>
      <w:r w:rsidRPr="00DE1B49">
        <w:t>Adv</w:t>
      </w:r>
      <w:r>
        <w:t>AdjPP</w:t>
      </w:r>
      <w:r w:rsidRPr="00DE1B49">
        <w:t>AsModifierAnnotator</w:t>
      </w:r>
      <w:proofErr w:type="spellEnd"/>
    </w:p>
    <w:p w:rsidR="009B585A" w:rsidRPr="00CC6C55" w:rsidRDefault="009B585A" w:rsidP="00CC6C55">
      <w:pPr>
        <w:pStyle w:val="Normal2"/>
      </w:pPr>
      <w:proofErr w:type="spellStart"/>
      <w:r w:rsidRPr="00CA33C4">
        <w:rPr>
          <w:i/>
        </w:rPr>
        <w:t>AdvAdjPPAsModifierAnnotator</w:t>
      </w:r>
      <w:proofErr w:type="spellEnd"/>
      <w:r w:rsidRPr="00CC6C55">
        <w:t xml:space="preserve"> is also an instance of the </w:t>
      </w:r>
      <w:proofErr w:type="spellStart"/>
      <w:r w:rsidRPr="00CC6C55">
        <w:rPr>
          <w:i/>
        </w:rPr>
        <w:t>POSBasedModifierAnnotator</w:t>
      </w:r>
      <w:proofErr w:type="spellEnd"/>
      <w:r w:rsidRPr="0071249C">
        <w:t>. U</w:t>
      </w:r>
      <w:r w:rsidRPr="00CA33C4">
        <w:t>nlike the classes mentioned in</w:t>
      </w:r>
      <w:r w:rsidRPr="00CC6C55">
        <w:t xml:space="preserve"> section </w:t>
      </w:r>
      <w:r w:rsidRPr="00CC6C55">
        <w:fldChar w:fldCharType="begin"/>
      </w:r>
      <w:r w:rsidRPr="00CC6C55">
        <w:instrText xml:space="preserve"> REF _Ref405193610 \r \h </w:instrText>
      </w:r>
      <w:r w:rsidR="00EB7C58" w:rsidRPr="00CC6C55">
        <w:instrText xml:space="preserve"> \* MERGEFORMAT </w:instrText>
      </w:r>
      <w:r w:rsidRPr="00CC6C55">
        <w:fldChar w:fldCharType="separate"/>
      </w:r>
      <w:ins w:id="1109" w:author="Kathrin Eichler" w:date="2014-12-08T17:31:00Z">
        <w:r w:rsidR="000F0841">
          <w:t>0</w:t>
        </w:r>
      </w:ins>
      <w:del w:id="1110" w:author="Kathrin Eichler" w:date="2014-12-08T13:50:00Z">
        <w:r w:rsidRPr="00CC6C55" w:rsidDel="00DB6FC0">
          <w:delText>6.1.2.3</w:delText>
        </w:r>
      </w:del>
      <w:r w:rsidRPr="00CC6C55">
        <w:fldChar w:fldCharType="end"/>
      </w:r>
      <w:r w:rsidRPr="00CC6C55">
        <w:t xml:space="preserve">, this one </w:t>
      </w:r>
      <w:proofErr w:type="spellStart"/>
      <w:r w:rsidRPr="00CC6C55">
        <w:t>reimplements</w:t>
      </w:r>
      <w:proofErr w:type="spellEnd"/>
      <w:r w:rsidRPr="00CC6C55">
        <w:t xml:space="preserve"> the interface method </w:t>
      </w:r>
      <w:proofErr w:type="spellStart"/>
      <w:r w:rsidRPr="00CC6C55">
        <w:rPr>
          <w:i/>
        </w:rPr>
        <w:t>ann</w:t>
      </w:r>
      <w:r w:rsidRPr="00CC6C55">
        <w:rPr>
          <w:i/>
        </w:rPr>
        <w:t>o</w:t>
      </w:r>
      <w:r w:rsidRPr="00CC6C55">
        <w:rPr>
          <w:i/>
        </w:rPr>
        <w:t>tateModifiers</w:t>
      </w:r>
      <w:proofErr w:type="spellEnd"/>
      <w:r w:rsidRPr="00CC6C55">
        <w:t xml:space="preserve"> because prepositions (PP) are treated differently than adjectives or a</w:t>
      </w:r>
      <w:r w:rsidRPr="00CC6C55">
        <w:t>d</w:t>
      </w:r>
      <w:r w:rsidRPr="00CC6C55">
        <w:t xml:space="preserve">verbs. The new version of the interface method invokes the specially defined method </w:t>
      </w:r>
      <w:proofErr w:type="spellStart"/>
      <w:proofErr w:type="gramStart"/>
      <w:r w:rsidRPr="00CC6C55">
        <w:rPr>
          <w:i/>
        </w:rPr>
        <w:t>addPPmodif</w:t>
      </w:r>
      <w:r w:rsidRPr="00CC6C55">
        <w:rPr>
          <w:i/>
        </w:rPr>
        <w:t>i</w:t>
      </w:r>
      <w:r w:rsidRPr="00CC6C55">
        <w:rPr>
          <w:i/>
        </w:rPr>
        <w:t>ers</w:t>
      </w:r>
      <w:proofErr w:type="spellEnd"/>
      <w:r w:rsidRPr="00CC6C55">
        <w:rPr>
          <w:i/>
        </w:rPr>
        <w:t>(</w:t>
      </w:r>
      <w:proofErr w:type="spellStart"/>
      <w:proofErr w:type="gramEnd"/>
      <w:r w:rsidRPr="00CC6C55">
        <w:rPr>
          <w:i/>
        </w:rPr>
        <w:t>JCas</w:t>
      </w:r>
      <w:proofErr w:type="spellEnd"/>
      <w:r w:rsidRPr="00CC6C55">
        <w:rPr>
          <w:i/>
        </w:rPr>
        <w:t xml:space="preserve"> aJCas, FragmentAnnotation frag, Annotation a)</w:t>
      </w:r>
      <w:r w:rsidRPr="00CC6C55">
        <w:t xml:space="preserve"> which builds the prepositional phrase starting from the preposition (a) and using dependency relations.</w:t>
      </w:r>
    </w:p>
    <w:p w:rsidR="009B585A" w:rsidRDefault="009B585A" w:rsidP="009B585A">
      <w:pPr>
        <w:pStyle w:val="berschrift4"/>
      </w:pPr>
      <w:r>
        <w:t xml:space="preserve">Class </w:t>
      </w:r>
      <w:proofErr w:type="spellStart"/>
      <w:r>
        <w:t>ModifierDependency</w:t>
      </w:r>
      <w:r w:rsidRPr="00DE1B49">
        <w:t>Annotator</w:t>
      </w:r>
      <w:proofErr w:type="spellEnd"/>
    </w:p>
    <w:p w:rsidR="009B585A" w:rsidRPr="00DE1B49" w:rsidRDefault="009B585A" w:rsidP="0071249C">
      <w:pPr>
        <w:pStyle w:val="Normal2"/>
      </w:pPr>
      <w:proofErr w:type="spellStart"/>
      <w:r w:rsidRPr="0071249C">
        <w:rPr>
          <w:bCs/>
          <w:i/>
          <w:iCs/>
        </w:rPr>
        <w:t>ModifierDependencyAnnotator</w:t>
      </w:r>
      <w:proofErr w:type="spellEnd"/>
      <w:r>
        <w:rPr>
          <w:b/>
          <w:bCs/>
        </w:rPr>
        <w:t xml:space="preserve"> </w:t>
      </w:r>
      <w:r>
        <w:t xml:space="preserve">implements </w:t>
      </w:r>
      <w:proofErr w:type="spellStart"/>
      <w:r>
        <w:rPr>
          <w:i/>
          <w:iCs/>
        </w:rPr>
        <w:t>AbstractModifierAnnota</w:t>
      </w:r>
      <w:r w:rsidRPr="0071249C">
        <w:rPr>
          <w:bCs/>
          <w:i/>
          <w:iCs/>
        </w:rPr>
        <w:t>tor</w:t>
      </w:r>
      <w:proofErr w:type="spellEnd"/>
      <w:r>
        <w:t>, but does not act</w:t>
      </w:r>
      <w:r>
        <w:t>u</w:t>
      </w:r>
      <w:r>
        <w:t xml:space="preserve">ally add modifier </w:t>
      </w:r>
      <w:proofErr w:type="gramStart"/>
      <w:r>
        <w:t>annotations,</w:t>
      </w:r>
      <w:proofErr w:type="gramEnd"/>
      <w:r>
        <w:t xml:space="preserve"> rather it enriches the existing modifier annotations with the </w:t>
      </w:r>
      <w:proofErr w:type="spellStart"/>
      <w:r>
        <w:rPr>
          <w:i/>
          <w:iCs/>
        </w:rPr>
        <w:t>dependsOn</w:t>
      </w:r>
      <w:proofErr w:type="spellEnd"/>
      <w:r>
        <w:t xml:space="preserve"> relation (if it finds any). We found this necessary because the gold-standard a</w:t>
      </w:r>
      <w:r>
        <w:t>n</w:t>
      </w:r>
      <w:r>
        <w:t xml:space="preserve">notations did not always include this information, which is however important for generating nodes for the fragment graph. The other modifier annotators add the </w:t>
      </w:r>
      <w:proofErr w:type="spellStart"/>
      <w:r>
        <w:rPr>
          <w:i/>
          <w:iCs/>
        </w:rPr>
        <w:t>dependsOn</w:t>
      </w:r>
      <w:proofErr w:type="spellEnd"/>
      <w:r>
        <w:t xml:space="preserve"> relation during the annotation process.</w:t>
      </w:r>
    </w:p>
    <w:p w:rsidR="00F87468" w:rsidRDefault="0087709E" w:rsidP="00F87468">
      <w:pPr>
        <w:pStyle w:val="berschrift3"/>
      </w:pPr>
      <w:bookmarkStart w:id="1111" w:name="h.q2bl6hx8mml8" w:colFirst="0" w:colLast="0"/>
      <w:bookmarkStart w:id="1112" w:name="_Ref359922644"/>
      <w:bookmarkStart w:id="1113" w:name="_Toc405809986"/>
      <w:bookmarkEnd w:id="1111"/>
      <w:r w:rsidRPr="00DE1B49">
        <w:t xml:space="preserve">Fragment Graph Generator </w:t>
      </w:r>
      <w:r w:rsidR="005E31BF">
        <w:t>M</w:t>
      </w:r>
      <w:r w:rsidRPr="00DE1B49">
        <w:t>odule</w:t>
      </w:r>
      <w:r w:rsidR="00F87468">
        <w:t>s</w:t>
      </w:r>
      <w:bookmarkEnd w:id="1113"/>
      <w:r w:rsidRPr="00DE1B49">
        <w:t xml:space="preserve"> </w:t>
      </w:r>
    </w:p>
    <w:p w:rsidR="0087709E" w:rsidRPr="00DE1B49" w:rsidRDefault="0087709E" w:rsidP="00CC6C55">
      <w:pPr>
        <w:pStyle w:val="berschrift4"/>
      </w:pPr>
      <w:proofErr w:type="gramStart"/>
      <w:r w:rsidRPr="00DE1B49">
        <w:t>class</w:t>
      </w:r>
      <w:proofErr w:type="gramEnd"/>
      <w:r w:rsidRPr="00DE1B49">
        <w:t xml:space="preserve"> FragmentGraphGeneratorFro</w:t>
      </w:r>
      <w:r w:rsidRPr="00DE1B49">
        <w:t>m</w:t>
      </w:r>
      <w:r w:rsidRPr="00DE1B49">
        <w:t>CAS</w:t>
      </w:r>
      <w:r w:rsidR="008D6CF9">
        <w:t>(</w:t>
      </w:r>
      <w:r w:rsidR="008D6CF9" w:rsidRPr="008D6CF9">
        <w:t>eu</w:t>
      </w:r>
      <w:r w:rsidR="008D6CF9">
        <w:t>.excitementproject.</w:t>
      </w:r>
      <w:r w:rsidR="008D6CF9" w:rsidRPr="008D6CF9">
        <w:t>tl</w:t>
      </w:r>
      <w:r w:rsidR="008D6CF9">
        <w:t>.decomposition.</w:t>
      </w:r>
      <w:r w:rsidR="008D6CF9" w:rsidRPr="008D6CF9">
        <w:t>fragment</w:t>
      </w:r>
      <w:r w:rsidR="008D6CF9">
        <w:t>graphgenerator)</w:t>
      </w:r>
      <w:bookmarkEnd w:id="1112"/>
      <w:r w:rsidR="0085572C">
        <w:t xml:space="preserve"> </w:t>
      </w:r>
    </w:p>
    <w:p w:rsidR="00F87468" w:rsidRDefault="0087709E" w:rsidP="0087709E">
      <w:pPr>
        <w:rPr>
          <w:lang w:val="en-US"/>
        </w:rPr>
      </w:pPr>
      <w:r w:rsidRPr="00DE1B49">
        <w:rPr>
          <w:lang w:val="en-US"/>
        </w:rPr>
        <w:t xml:space="preserve">The </w:t>
      </w:r>
      <w:proofErr w:type="spellStart"/>
      <w:r w:rsidRPr="00DE1B49">
        <w:rPr>
          <w:i/>
          <w:lang w:val="en-US"/>
        </w:rPr>
        <w:t>FragmentGraphGeneratorFromCAS</w:t>
      </w:r>
      <w:proofErr w:type="spellEnd"/>
      <w:r w:rsidRPr="00DE1B49">
        <w:rPr>
          <w:lang w:val="en-US"/>
        </w:rPr>
        <w:t xml:space="preserve"> class implements the </w:t>
      </w:r>
      <w:proofErr w:type="spellStart"/>
      <w:r w:rsidRPr="00DE1B49">
        <w:rPr>
          <w:i/>
          <w:lang w:val="en-US"/>
        </w:rPr>
        <w:t>FragmentGraphGenerator</w:t>
      </w:r>
      <w:proofErr w:type="spellEnd"/>
      <w:r w:rsidRPr="00DE1B49">
        <w:rPr>
          <w:i/>
          <w:lang w:val="en-US"/>
        </w:rPr>
        <w:t xml:space="preserve"> </w:t>
      </w:r>
      <w:r w:rsidRPr="00DE1B49">
        <w:rPr>
          <w:lang w:val="en-US"/>
        </w:rPr>
        <w:t xml:space="preserve">interface, where we assume the input data is a CAS object with the structure described in the </w:t>
      </w:r>
      <w:r w:rsidR="00905DC1">
        <w:t xml:space="preserve">chapter </w:t>
      </w:r>
      <w:r w:rsidR="006C1AF3">
        <w:fldChar w:fldCharType="begin"/>
      </w:r>
      <w:r w:rsidR="00905DC1">
        <w:instrText xml:space="preserve"> REF _Ref359923712 \r \h </w:instrText>
      </w:r>
      <w:r w:rsidR="006C1AF3">
        <w:fldChar w:fldCharType="separate"/>
      </w:r>
      <w:r w:rsidR="000F0841">
        <w:t>4</w:t>
      </w:r>
      <w:r w:rsidR="006C1AF3">
        <w:fldChar w:fldCharType="end"/>
      </w:r>
      <w:r w:rsidRPr="00DE1B49">
        <w:rPr>
          <w:lang w:val="en-US"/>
        </w:rPr>
        <w:t xml:space="preserve"> of this document. It implements the </w:t>
      </w:r>
      <w:proofErr w:type="spellStart"/>
      <w:r w:rsidRPr="00DE1B49">
        <w:rPr>
          <w:i/>
          <w:lang w:val="en-US"/>
        </w:rPr>
        <w:t>generateFragmentGraphs</w:t>
      </w:r>
      <w:proofErr w:type="spellEnd"/>
      <w:r w:rsidRPr="00DE1B49">
        <w:rPr>
          <w:lang w:val="en-US"/>
        </w:rPr>
        <w:t xml:space="preserve"> method of the i</w:t>
      </w:r>
      <w:r w:rsidRPr="00DE1B49">
        <w:rPr>
          <w:lang w:val="en-US"/>
        </w:rPr>
        <w:t>n</w:t>
      </w:r>
      <w:r w:rsidRPr="00DE1B49">
        <w:rPr>
          <w:lang w:val="en-US"/>
        </w:rPr>
        <w:t>terface (described in section</w:t>
      </w:r>
      <w:r w:rsidR="00905DC1">
        <w:rPr>
          <w:lang w:val="en-US"/>
        </w:rPr>
        <w:t xml:space="preserve"> </w:t>
      </w:r>
      <w:r w:rsidR="006C1AF3">
        <w:rPr>
          <w:lang w:val="en-US"/>
        </w:rPr>
        <w:fldChar w:fldCharType="begin"/>
      </w:r>
      <w:r w:rsidR="00905DC1">
        <w:rPr>
          <w:lang w:val="en-US"/>
        </w:rPr>
        <w:instrText xml:space="preserve"> REF _Ref359923739 \r \h </w:instrText>
      </w:r>
      <w:r w:rsidR="006C1AF3">
        <w:rPr>
          <w:lang w:val="en-US"/>
        </w:rPr>
      </w:r>
      <w:r w:rsidR="006C1AF3">
        <w:rPr>
          <w:lang w:val="en-US"/>
        </w:rPr>
        <w:fldChar w:fldCharType="separate"/>
      </w:r>
      <w:r w:rsidR="000F0841">
        <w:rPr>
          <w:lang w:val="en-US"/>
        </w:rPr>
        <w:t>5.1.3</w:t>
      </w:r>
      <w:r w:rsidR="006C1AF3">
        <w:rPr>
          <w:lang w:val="en-US"/>
        </w:rPr>
        <w:fldChar w:fldCharType="end"/>
      </w:r>
      <w:r w:rsidR="00905DC1">
        <w:t>)</w:t>
      </w:r>
      <w:r w:rsidRPr="00DE1B49">
        <w:rPr>
          <w:lang w:val="en-US"/>
        </w:rPr>
        <w:t xml:space="preserve">, by iterating over the </w:t>
      </w:r>
      <w:proofErr w:type="spellStart"/>
      <w:r w:rsidRPr="00DE1B49">
        <w:rPr>
          <w:i/>
          <w:lang w:val="en-US"/>
        </w:rPr>
        <w:t>DeterminedFragment</w:t>
      </w:r>
      <w:proofErr w:type="spellEnd"/>
      <w:r w:rsidRPr="00DE1B49">
        <w:rPr>
          <w:lang w:val="en-US"/>
        </w:rPr>
        <w:t xml:space="preserve"> annotations from the input CAS object.</w:t>
      </w:r>
    </w:p>
    <w:p w:rsidR="00F87468" w:rsidRPr="00DE1B49" w:rsidRDefault="00F87468" w:rsidP="00CC6C55">
      <w:pPr>
        <w:pStyle w:val="berschrift4"/>
      </w:pPr>
      <w:proofErr w:type="gramStart"/>
      <w:r w:rsidRPr="00DE1B49">
        <w:lastRenderedPageBreak/>
        <w:t>class</w:t>
      </w:r>
      <w:proofErr w:type="gramEnd"/>
      <w:r w:rsidRPr="00DE1B49">
        <w:t xml:space="preserve"> FragmentGraph</w:t>
      </w:r>
      <w:r>
        <w:t>Lite</w:t>
      </w:r>
      <w:r w:rsidRPr="00DE1B49">
        <w:t>GeneratorFro</w:t>
      </w:r>
      <w:r w:rsidRPr="00DE1B49">
        <w:t>m</w:t>
      </w:r>
      <w:r w:rsidRPr="00DE1B49">
        <w:t>CAS</w:t>
      </w:r>
      <w:r>
        <w:t>(</w:t>
      </w:r>
      <w:r w:rsidRPr="008D6CF9">
        <w:t>eu</w:t>
      </w:r>
      <w:r>
        <w:t>.excitementproject.</w:t>
      </w:r>
      <w:r w:rsidRPr="008D6CF9">
        <w:t>tl</w:t>
      </w:r>
      <w:r>
        <w:t>.decomposition.</w:t>
      </w:r>
      <w:r w:rsidRPr="008D6CF9">
        <w:t>fragment</w:t>
      </w:r>
      <w:r>
        <w:t xml:space="preserve">graphgenerator) </w:t>
      </w:r>
    </w:p>
    <w:p w:rsidR="00F87468" w:rsidRPr="0071249C" w:rsidRDefault="00F87468" w:rsidP="0087709E">
      <w:r>
        <w:rPr>
          <w:lang w:val="en-US"/>
        </w:rPr>
        <w:t xml:space="preserve">The </w:t>
      </w:r>
      <w:proofErr w:type="spellStart"/>
      <w:r>
        <w:rPr>
          <w:i/>
          <w:lang w:val="en-US"/>
        </w:rPr>
        <w:t>FragmentGraphLiteGeneratorFromCAS</w:t>
      </w:r>
      <w:proofErr w:type="spellEnd"/>
      <w:r>
        <w:rPr>
          <w:lang w:val="en-US"/>
        </w:rPr>
        <w:t xml:space="preserve"> class implements the </w:t>
      </w:r>
      <w:proofErr w:type="spellStart"/>
      <w:r>
        <w:rPr>
          <w:i/>
          <w:lang w:val="en-US"/>
        </w:rPr>
        <w:t>FragmentGraphGener</w:t>
      </w:r>
      <w:r>
        <w:rPr>
          <w:i/>
          <w:lang w:val="en-US"/>
        </w:rPr>
        <w:t>a</w:t>
      </w:r>
      <w:r>
        <w:rPr>
          <w:i/>
          <w:lang w:val="en-US"/>
        </w:rPr>
        <w:t>tor</w:t>
      </w:r>
      <w:proofErr w:type="spellEnd"/>
      <w:r>
        <w:rPr>
          <w:i/>
          <w:lang w:val="en-US"/>
        </w:rPr>
        <w:t xml:space="preserve"> </w:t>
      </w:r>
      <w:r>
        <w:rPr>
          <w:lang w:val="en-US"/>
        </w:rPr>
        <w:t xml:space="preserve">interface, where we assume the input data is a CAS object with the structure described in chapter 4 of this document. Compared to the existing </w:t>
      </w:r>
      <w:proofErr w:type="spellStart"/>
      <w:r>
        <w:rPr>
          <w:lang w:val="en-US"/>
        </w:rPr>
        <w:t>FragmentGraphGeneratorFromCAS</w:t>
      </w:r>
      <w:proofErr w:type="spellEnd"/>
      <w:r>
        <w:rPr>
          <w:lang w:val="en-US"/>
        </w:rPr>
        <w:t xml:space="preserve"> (implemented in the first iteration of the TL), this version produces “lite” fragment graphs – they have at most two nodes, one corresponding to the base statement, the other to the top statement (if the correspo</w:t>
      </w:r>
      <w:del w:id="1114" w:author="Kathrin Eichler" w:date="2014-12-08T13:03:00Z">
        <w:r w:rsidDel="0085758F">
          <w:rPr>
            <w:lang w:val="en-US"/>
          </w:rPr>
          <w:delText>d</w:delText>
        </w:r>
      </w:del>
      <w:r>
        <w:rPr>
          <w:lang w:val="en-US"/>
        </w:rPr>
        <w:t>n</w:t>
      </w:r>
      <w:ins w:id="1115" w:author="Kathrin Eichler" w:date="2014-12-08T13:03:00Z">
        <w:r w:rsidR="0085758F">
          <w:rPr>
            <w:lang w:val="en-US"/>
          </w:rPr>
          <w:t>d</w:t>
        </w:r>
      </w:ins>
      <w:r>
        <w:rPr>
          <w:lang w:val="en-US"/>
        </w:rPr>
        <w:t xml:space="preserve">ing fragment has any modifiers). The reason for adding this class was that the industrial data (in particular the one from our ALMA partner) contained very long sentences, with numerous modifiers, leading to inordinately large fragment graphs – roughly, if there are </w:t>
      </w:r>
      <w:r>
        <w:rPr>
          <w:i/>
          <w:iCs/>
          <w:lang w:val="en-US"/>
        </w:rPr>
        <w:t>n</w:t>
      </w:r>
      <w:r>
        <w:rPr>
          <w:lang w:val="en-US"/>
        </w:rPr>
        <w:t xml:space="preserve"> modifiers in a fragment, the corresponding fragment graph will have </w:t>
      </w:r>
      <w:r>
        <w:rPr>
          <w:i/>
          <w:iCs/>
          <w:lang w:val="en-US"/>
        </w:rPr>
        <w:t>2</w:t>
      </w:r>
      <w:r>
        <w:rPr>
          <w:i/>
          <w:iCs/>
          <w:vertAlign w:val="superscript"/>
          <w:lang w:val="en-US"/>
        </w:rPr>
        <w:t>n</w:t>
      </w:r>
      <w:r>
        <w:rPr>
          <w:lang w:val="en-US"/>
        </w:rPr>
        <w:t xml:space="preserve"> nodes. The class implements the </w:t>
      </w:r>
      <w:proofErr w:type="spellStart"/>
      <w:r>
        <w:rPr>
          <w:i/>
          <w:lang w:val="en-US"/>
        </w:rPr>
        <w:t>generateFragmentGraphs</w:t>
      </w:r>
      <w:proofErr w:type="spellEnd"/>
      <w:r>
        <w:rPr>
          <w:lang w:val="en-US"/>
        </w:rPr>
        <w:t xml:space="preserve"> method of the interface (d</w:t>
      </w:r>
      <w:r>
        <w:rPr>
          <w:lang w:val="en-US"/>
        </w:rPr>
        <w:t>e</w:t>
      </w:r>
      <w:r>
        <w:rPr>
          <w:lang w:val="en-US"/>
        </w:rPr>
        <w:t xml:space="preserve">scribed in section 5.1.3), by iterating over the </w:t>
      </w:r>
      <w:proofErr w:type="spellStart"/>
      <w:r>
        <w:rPr>
          <w:i/>
          <w:lang w:val="en-US"/>
        </w:rPr>
        <w:t>DeterminedFragment</w:t>
      </w:r>
      <w:proofErr w:type="spellEnd"/>
      <w:r>
        <w:rPr>
          <w:lang w:val="en-US"/>
        </w:rPr>
        <w:t xml:space="preserve"> annotations from the input CAS object. </w:t>
      </w:r>
    </w:p>
    <w:p w:rsidR="0087709E" w:rsidRPr="00DE1B49" w:rsidRDefault="0087709E" w:rsidP="0087709E">
      <w:pPr>
        <w:pStyle w:val="berschrift2"/>
      </w:pPr>
      <w:bookmarkStart w:id="1116" w:name="h.xl0ig3vu94g3" w:colFirst="0" w:colLast="0"/>
      <w:bookmarkStart w:id="1117" w:name="_Toc405809987"/>
      <w:bookmarkEnd w:id="1116"/>
      <w:r w:rsidRPr="00DE1B49">
        <w:t>Implementation of Composition Components</w:t>
      </w:r>
      <w:bookmarkEnd w:id="1117"/>
    </w:p>
    <w:p w:rsidR="0085572C" w:rsidRDefault="0087709E" w:rsidP="00805D21">
      <w:pPr>
        <w:pStyle w:val="berschrift3"/>
      </w:pPr>
      <w:bookmarkStart w:id="1118" w:name="h.oswr51drg5sc" w:colFirst="0" w:colLast="0"/>
      <w:bookmarkStart w:id="1119" w:name="id.jhnuqiyvt5m0" w:colFirst="0" w:colLast="0"/>
      <w:bookmarkStart w:id="1120" w:name="_Graph_Merger_module:_1"/>
      <w:bookmarkStart w:id="1121" w:name="_Ref359919992"/>
      <w:bookmarkStart w:id="1122" w:name="_Toc405809988"/>
      <w:bookmarkEnd w:id="1118"/>
      <w:bookmarkEnd w:id="1119"/>
      <w:bookmarkEnd w:id="1120"/>
      <w:r w:rsidRPr="00DE1B49">
        <w:t xml:space="preserve">Graph Merger </w:t>
      </w:r>
      <w:r w:rsidR="005E31BF">
        <w:t>M</w:t>
      </w:r>
      <w:r w:rsidRPr="00DE1B49">
        <w:t>odule</w:t>
      </w:r>
      <w:r w:rsidR="00C57719">
        <w:t>s</w:t>
      </w:r>
      <w:bookmarkEnd w:id="1122"/>
    </w:p>
    <w:p w:rsidR="0087709E" w:rsidRPr="00DE1B49" w:rsidRDefault="0087709E" w:rsidP="0066664F">
      <w:pPr>
        <w:pStyle w:val="berschrift4"/>
      </w:pPr>
      <w:proofErr w:type="gramStart"/>
      <w:r w:rsidRPr="00DE1B49">
        <w:t>class</w:t>
      </w:r>
      <w:proofErr w:type="gramEnd"/>
      <w:r w:rsidRPr="00DE1B49">
        <w:t xml:space="preserve"> </w:t>
      </w:r>
      <w:proofErr w:type="spellStart"/>
      <w:r w:rsidR="00F70BFE">
        <w:t>StructureBasedGraphMerger</w:t>
      </w:r>
      <w:proofErr w:type="spellEnd"/>
      <w:r w:rsidR="008D6CF9">
        <w:t xml:space="preserve"> (</w:t>
      </w:r>
      <w:proofErr w:type="spellStart"/>
      <w:r w:rsidR="008D6CF9" w:rsidRPr="008D6CF9">
        <w:t>eu</w:t>
      </w:r>
      <w:r w:rsidR="008D6CF9">
        <w:t>.excitementproject.</w:t>
      </w:r>
      <w:r w:rsidR="008D6CF9" w:rsidRPr="008D6CF9">
        <w:t>tl</w:t>
      </w:r>
      <w:r w:rsidR="008D6CF9">
        <w:t>.composition.graphmerger</w:t>
      </w:r>
      <w:proofErr w:type="spellEnd"/>
      <w:r w:rsidR="008D6CF9">
        <w:t>)</w:t>
      </w:r>
      <w:bookmarkEnd w:id="1121"/>
    </w:p>
    <w:p w:rsidR="0087709E" w:rsidRPr="00DE1B49" w:rsidRDefault="0087709E" w:rsidP="0087709E">
      <w:pPr>
        <w:rPr>
          <w:lang w:val="en-US"/>
        </w:rPr>
      </w:pPr>
      <w:r w:rsidRPr="00DE1B49">
        <w:rPr>
          <w:color w:val="000000"/>
          <w:lang w:val="en-US"/>
        </w:rPr>
        <w:t>This implementation of the</w:t>
      </w:r>
      <w:r w:rsidR="00905DC1">
        <w:rPr>
          <w:color w:val="000000"/>
          <w:lang w:val="en-US"/>
        </w:rPr>
        <w:t xml:space="preserve"> </w:t>
      </w:r>
      <w:proofErr w:type="spellStart"/>
      <w:r w:rsidR="00905DC1" w:rsidRPr="00905DC1">
        <w:rPr>
          <w:i/>
          <w:color w:val="000000"/>
          <w:lang w:val="en-US"/>
        </w:rPr>
        <w:t>GraphMerger</w:t>
      </w:r>
      <w:proofErr w:type="spellEnd"/>
      <w:r w:rsidRPr="00DE1B49">
        <w:rPr>
          <w:color w:val="000000"/>
          <w:lang w:val="en-US"/>
        </w:rPr>
        <w:t xml:space="preserve"> module automates the manual annotation proc</w:t>
      </w:r>
      <w:r w:rsidRPr="00DE1B49">
        <w:rPr>
          <w:color w:val="000000"/>
          <w:lang w:val="en-US"/>
        </w:rPr>
        <w:t>e</w:t>
      </w:r>
      <w:r w:rsidRPr="00DE1B49">
        <w:rPr>
          <w:color w:val="000000"/>
          <w:lang w:val="en-US"/>
        </w:rPr>
        <w:t>dure developed within WP2</w:t>
      </w:r>
      <w:r w:rsidR="00F70BFE">
        <w:rPr>
          <w:color w:val="000000"/>
          <w:lang w:val="en-US"/>
        </w:rPr>
        <w:t>, which takes into consideration the structure of the input fra</w:t>
      </w:r>
      <w:r w:rsidR="00F70BFE">
        <w:rPr>
          <w:color w:val="000000"/>
          <w:lang w:val="en-US"/>
        </w:rPr>
        <w:t>g</w:t>
      </w:r>
      <w:r w:rsidR="00F70BFE">
        <w:rPr>
          <w:color w:val="000000"/>
          <w:lang w:val="en-US"/>
        </w:rPr>
        <w:t>ment graphs</w:t>
      </w:r>
      <w:r w:rsidRPr="00DE1B49">
        <w:rPr>
          <w:color w:val="000000"/>
          <w:lang w:val="en-US"/>
        </w:rPr>
        <w:t xml:space="preserve">. According to this procedure, in order to merge </w:t>
      </w:r>
      <w:r w:rsidR="00905DC1">
        <w:rPr>
          <w:color w:val="000000"/>
          <w:lang w:val="en-US"/>
        </w:rPr>
        <w:t>two</w:t>
      </w:r>
      <w:r w:rsidRPr="00DE1B49">
        <w:rPr>
          <w:color w:val="000000"/>
          <w:lang w:val="en-US"/>
        </w:rPr>
        <w:t xml:space="preserve"> fragment graphs G1 and G2</w:t>
      </w:r>
      <w:r w:rsidR="00905DC1">
        <w:rPr>
          <w:color w:val="000000"/>
          <w:lang w:val="en-US"/>
        </w:rPr>
        <w:t>,</w:t>
      </w:r>
      <w:r w:rsidRPr="00DE1B49">
        <w:rPr>
          <w:color w:val="000000"/>
          <w:lang w:val="en-US"/>
        </w:rPr>
        <w:t xml:space="preserve"> the following steps should be performed:</w:t>
      </w:r>
    </w:p>
    <w:p w:rsidR="0087709E" w:rsidRPr="00DE1B49" w:rsidRDefault="0087709E" w:rsidP="00675094">
      <w:pPr>
        <w:numPr>
          <w:ilvl w:val="0"/>
          <w:numId w:val="87"/>
        </w:numPr>
        <w:spacing w:line="276" w:lineRule="auto"/>
        <w:ind w:hanging="359"/>
        <w:rPr>
          <w:lang w:val="en-US"/>
        </w:rPr>
      </w:pPr>
      <w:r w:rsidRPr="00DE1B49">
        <w:rPr>
          <w:lang w:val="en-US"/>
        </w:rPr>
        <w:t xml:space="preserve">Check for entailment (obtain EDA decision) in either direction between the base statements of the </w:t>
      </w:r>
      <w:r w:rsidR="00D13190">
        <w:rPr>
          <w:lang w:val="en-US"/>
        </w:rPr>
        <w:t>two</w:t>
      </w:r>
      <w:r w:rsidRPr="00DE1B49">
        <w:rPr>
          <w:lang w:val="en-US"/>
        </w:rPr>
        <w:t xml:space="preserve"> graphs. If there is no entailment relat</w:t>
      </w:r>
      <w:r w:rsidR="00E84DC2">
        <w:rPr>
          <w:lang w:val="en-US"/>
        </w:rPr>
        <w:t>ion,</w:t>
      </w:r>
      <w:r w:rsidRPr="00DE1B49">
        <w:rPr>
          <w:lang w:val="en-US"/>
        </w:rPr>
        <w:t xml:space="preserve"> the graphs should not be connected.</w:t>
      </w:r>
    </w:p>
    <w:p w:rsidR="0087709E" w:rsidRPr="00DE1B49" w:rsidRDefault="0087709E" w:rsidP="00675094">
      <w:pPr>
        <w:numPr>
          <w:ilvl w:val="0"/>
          <w:numId w:val="87"/>
        </w:numPr>
        <w:spacing w:line="276" w:lineRule="auto"/>
        <w:ind w:hanging="359"/>
        <w:rPr>
          <w:lang w:val="en-US"/>
        </w:rPr>
      </w:pPr>
      <w:r w:rsidRPr="00DE1B49">
        <w:rPr>
          <w:lang w:val="en-US"/>
        </w:rPr>
        <w:t>If there is entailment in one direction (let’s assume G1 base statement -&gt; G2 base statement)</w:t>
      </w:r>
    </w:p>
    <w:p w:rsidR="0087709E" w:rsidRPr="00DE1B49" w:rsidRDefault="0087709E" w:rsidP="00675094">
      <w:pPr>
        <w:numPr>
          <w:ilvl w:val="1"/>
          <w:numId w:val="87"/>
        </w:numPr>
        <w:spacing w:line="276" w:lineRule="auto"/>
        <w:ind w:hanging="359"/>
        <w:rPr>
          <w:lang w:val="en-US"/>
        </w:rPr>
      </w:pPr>
      <w:r w:rsidRPr="00DE1B49">
        <w:rPr>
          <w:lang w:val="en-US"/>
        </w:rPr>
        <w:t>Check for entailment between all the pairs G1 node</w:t>
      </w:r>
      <w:r w:rsidRPr="00DE1B49">
        <w:rPr>
          <w:vertAlign w:val="superscript"/>
          <w:lang w:val="en-US"/>
        </w:rPr>
        <w:t>1</w:t>
      </w:r>
      <w:r w:rsidRPr="00DE1B49">
        <w:rPr>
          <w:lang w:val="en-US"/>
        </w:rPr>
        <w:t xml:space="preserve"> -&gt; G2 node</w:t>
      </w:r>
      <w:r w:rsidRPr="00DE1B49">
        <w:rPr>
          <w:vertAlign w:val="superscript"/>
          <w:lang w:val="en-US"/>
        </w:rPr>
        <w:t>1</w:t>
      </w:r>
      <w:r w:rsidRPr="00DE1B49">
        <w:rPr>
          <w:lang w:val="en-US"/>
        </w:rPr>
        <w:t>, where node</w:t>
      </w:r>
      <w:r w:rsidR="00E95AFE">
        <w:rPr>
          <w:lang w:val="en-US"/>
        </w:rPr>
        <w:t>s</w:t>
      </w:r>
      <w:r w:rsidRPr="00DE1B49">
        <w:rPr>
          <w:vertAlign w:val="superscript"/>
          <w:lang w:val="en-US"/>
        </w:rPr>
        <w:t>1</w:t>
      </w:r>
      <w:r w:rsidRPr="00DE1B49">
        <w:rPr>
          <w:lang w:val="en-US"/>
        </w:rPr>
        <w:t xml:space="preserve"> </w:t>
      </w:r>
      <w:r w:rsidR="00E95AFE">
        <w:rPr>
          <w:lang w:val="en-US"/>
        </w:rPr>
        <w:t>hold</w:t>
      </w:r>
      <w:r w:rsidR="00E95AFE" w:rsidRPr="00DE1B49">
        <w:rPr>
          <w:lang w:val="en-US"/>
        </w:rPr>
        <w:t xml:space="preserve"> </w:t>
      </w:r>
      <w:r w:rsidRPr="00DE1B49">
        <w:rPr>
          <w:lang w:val="en-US"/>
        </w:rPr>
        <w:t>1-modifier statements, which directly entail the base statement of the corresponding graph.</w:t>
      </w:r>
    </w:p>
    <w:p w:rsidR="0087709E" w:rsidRPr="00DE1B49" w:rsidRDefault="0087709E" w:rsidP="00675094">
      <w:pPr>
        <w:numPr>
          <w:ilvl w:val="1"/>
          <w:numId w:val="87"/>
        </w:numPr>
        <w:spacing w:line="276" w:lineRule="auto"/>
        <w:ind w:hanging="359"/>
        <w:rPr>
          <w:lang w:val="en-US"/>
        </w:rPr>
      </w:pPr>
      <w:r w:rsidRPr="00DE1B49">
        <w:rPr>
          <w:lang w:val="en-US"/>
        </w:rPr>
        <w:t xml:space="preserve">Induce entailment for upper-level (i=2..n) nodes in the direction G1 </w:t>
      </w:r>
      <w:proofErr w:type="spellStart"/>
      <w:r w:rsidRPr="00DE1B49">
        <w:rPr>
          <w:lang w:val="en-US"/>
        </w:rPr>
        <w:t>node</w:t>
      </w:r>
      <w:r w:rsidRPr="00DE1B49">
        <w:rPr>
          <w:vertAlign w:val="superscript"/>
          <w:lang w:val="en-US"/>
        </w:rPr>
        <w:t>i</w:t>
      </w:r>
      <w:proofErr w:type="spellEnd"/>
      <w:r w:rsidRPr="00DE1B49">
        <w:rPr>
          <w:lang w:val="en-US"/>
        </w:rPr>
        <w:t xml:space="preserve"> -&gt; G2 </w:t>
      </w:r>
      <w:proofErr w:type="spellStart"/>
      <w:r w:rsidRPr="00DE1B49">
        <w:rPr>
          <w:lang w:val="en-US"/>
        </w:rPr>
        <w:t>node</w:t>
      </w:r>
      <w:r w:rsidRPr="00DE1B49">
        <w:rPr>
          <w:vertAlign w:val="superscript"/>
          <w:lang w:val="en-US"/>
        </w:rPr>
        <w:t>i</w:t>
      </w:r>
      <w:proofErr w:type="spellEnd"/>
      <w:r w:rsidRPr="00DE1B49">
        <w:rPr>
          <w:lang w:val="en-US"/>
        </w:rPr>
        <w:t>, if each of the nodes G1 node</w:t>
      </w:r>
      <w:r w:rsidRPr="00DE1B49">
        <w:rPr>
          <w:vertAlign w:val="superscript"/>
          <w:lang w:val="en-US"/>
        </w:rPr>
        <w:t>i-1</w:t>
      </w:r>
      <w:r w:rsidRPr="00DE1B49">
        <w:rPr>
          <w:lang w:val="en-US"/>
        </w:rPr>
        <w:t xml:space="preserve"> directly entailed by G1 </w:t>
      </w:r>
      <w:proofErr w:type="spellStart"/>
      <w:r w:rsidRPr="00DE1B49">
        <w:rPr>
          <w:lang w:val="en-US"/>
        </w:rPr>
        <w:t>node</w:t>
      </w:r>
      <w:r w:rsidRPr="00DE1B49">
        <w:rPr>
          <w:vertAlign w:val="superscript"/>
          <w:lang w:val="en-US"/>
        </w:rPr>
        <w:t>i</w:t>
      </w:r>
      <w:proofErr w:type="spellEnd"/>
      <w:r w:rsidRPr="00DE1B49">
        <w:rPr>
          <w:lang w:val="en-US"/>
        </w:rPr>
        <w:t xml:space="preserve"> ,entails a node G2 node</w:t>
      </w:r>
      <w:r w:rsidRPr="00DE1B49">
        <w:rPr>
          <w:vertAlign w:val="superscript"/>
          <w:lang w:val="en-US"/>
        </w:rPr>
        <w:t>i-1</w:t>
      </w:r>
      <w:r w:rsidRPr="00DE1B49">
        <w:rPr>
          <w:lang w:val="en-US"/>
        </w:rPr>
        <w:t xml:space="preserve"> directly entailed by G2 </w:t>
      </w:r>
      <w:proofErr w:type="spellStart"/>
      <w:r w:rsidRPr="00DE1B49">
        <w:rPr>
          <w:lang w:val="en-US"/>
        </w:rPr>
        <w:t>node</w:t>
      </w:r>
      <w:r w:rsidRPr="00DE1B49">
        <w:rPr>
          <w:vertAlign w:val="superscript"/>
          <w:lang w:val="en-US"/>
        </w:rPr>
        <w:t>i</w:t>
      </w:r>
      <w:proofErr w:type="spellEnd"/>
      <w:r w:rsidRPr="00DE1B49">
        <w:rPr>
          <w:lang w:val="en-US"/>
        </w:rPr>
        <w:t>.</w:t>
      </w:r>
    </w:p>
    <w:p w:rsidR="0087709E" w:rsidRPr="00DE1B49" w:rsidRDefault="0087709E" w:rsidP="00675094">
      <w:pPr>
        <w:numPr>
          <w:ilvl w:val="0"/>
          <w:numId w:val="87"/>
        </w:numPr>
        <w:spacing w:line="276" w:lineRule="auto"/>
        <w:ind w:hanging="359"/>
        <w:rPr>
          <w:lang w:val="en-US"/>
        </w:rPr>
      </w:pPr>
      <w:r w:rsidRPr="00DE1B49">
        <w:rPr>
          <w:lang w:val="en-US"/>
        </w:rPr>
        <w:t>If there is entailment i</w:t>
      </w:r>
      <w:r w:rsidR="00E84DC2">
        <w:rPr>
          <w:lang w:val="en-US"/>
        </w:rPr>
        <w:t>n both directions (paraphrase),</w:t>
      </w:r>
      <w:r w:rsidRPr="00DE1B49">
        <w:rPr>
          <w:lang w:val="en-US"/>
        </w:rPr>
        <w:t xml:space="preserve"> perform step 2 in both dire</w:t>
      </w:r>
      <w:r w:rsidRPr="00DE1B49">
        <w:rPr>
          <w:lang w:val="en-US"/>
        </w:rPr>
        <w:t>c</w:t>
      </w:r>
      <w:r w:rsidRPr="00DE1B49">
        <w:rPr>
          <w:lang w:val="en-US"/>
        </w:rPr>
        <w:t>tions.</w:t>
      </w:r>
    </w:p>
    <w:p w:rsidR="0087709E" w:rsidRPr="00DE1B49" w:rsidRDefault="0087709E" w:rsidP="0087709E">
      <w:r w:rsidRPr="00DE1B49">
        <w:rPr>
          <w:noProof/>
          <w:lang w:val="de-DE" w:eastAsia="de-DE"/>
        </w:rPr>
        <w:lastRenderedPageBreak/>
        <w:drawing>
          <wp:inline distT="0" distB="0" distL="0" distR="0" wp14:anchorId="22CD2F67" wp14:editId="34A04029">
            <wp:extent cx="5648325" cy="410527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9" cstate="print"/>
                    <a:stretch>
                      <a:fillRect/>
                    </a:stretch>
                  </pic:blipFill>
                  <pic:spPr>
                    <a:xfrm>
                      <a:off x="0" y="0"/>
                      <a:ext cx="5648325" cy="4105275"/>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 xml:space="preserve">The aim of the algorithm is to minimize the number of annotations (EDA calls in our case) needed to perform the merge.  </w:t>
      </w:r>
    </w:p>
    <w:p w:rsidR="0087709E" w:rsidRDefault="0087709E" w:rsidP="0087709E">
      <w:pPr>
        <w:rPr>
          <w:lang w:val="en-US"/>
        </w:rPr>
      </w:pPr>
      <w:r w:rsidRPr="00DE1B49">
        <w:rPr>
          <w:lang w:val="en-US"/>
        </w:rPr>
        <w:t xml:space="preserve">This implementation of the module performs the procedure described above to merge the new fragment graph with each of the fragment graphs that are recognized within the given raw graph (i.e. were previously merged with the raw graph), while ensuring not to call EDA twice for the same pair of statements.     </w:t>
      </w:r>
    </w:p>
    <w:p w:rsidR="009D3245" w:rsidRPr="00DE1B49" w:rsidRDefault="009D3245" w:rsidP="00805D21">
      <w:pPr>
        <w:pStyle w:val="berschrift4"/>
      </w:pPr>
      <w:proofErr w:type="gramStart"/>
      <w:r w:rsidRPr="00DE1B49">
        <w:t>class</w:t>
      </w:r>
      <w:proofErr w:type="gramEnd"/>
      <w:r w:rsidRPr="00DE1B49">
        <w:t xml:space="preserve"> </w:t>
      </w:r>
      <w:proofErr w:type="spellStart"/>
      <w:r w:rsidRPr="00DE1B49">
        <w:t>A</w:t>
      </w:r>
      <w:r>
        <w:t>llPairs</w:t>
      </w:r>
      <w:r w:rsidRPr="00DE1B49">
        <w:t>GraphMerger</w:t>
      </w:r>
      <w:proofErr w:type="spellEnd"/>
      <w:r>
        <w:t xml:space="preserve"> (</w:t>
      </w:r>
      <w:proofErr w:type="spellStart"/>
      <w:r w:rsidRPr="008D6CF9">
        <w:t>eu</w:t>
      </w:r>
      <w:r>
        <w:t>.excitementproject.</w:t>
      </w:r>
      <w:r w:rsidRPr="008D6CF9">
        <w:t>tl</w:t>
      </w:r>
      <w:r>
        <w:t>.composition.graphmerger</w:t>
      </w:r>
      <w:proofErr w:type="spellEnd"/>
      <w:r>
        <w:t>)</w:t>
      </w:r>
    </w:p>
    <w:p w:rsidR="009D3245" w:rsidRPr="00DE1B49" w:rsidRDefault="009D3245" w:rsidP="002D200F">
      <w:pPr>
        <w:rPr>
          <w:lang w:val="en-US"/>
        </w:rPr>
      </w:pPr>
      <w:r w:rsidRPr="00DE1B49">
        <w:rPr>
          <w:color w:val="000000"/>
          <w:lang w:val="en-US"/>
        </w:rPr>
        <w:t xml:space="preserve">This </w:t>
      </w:r>
      <w:r w:rsidR="002D200F">
        <w:rPr>
          <w:color w:val="000000"/>
          <w:lang w:val="en-US"/>
        </w:rPr>
        <w:t xml:space="preserve">baseline </w:t>
      </w:r>
      <w:r w:rsidRPr="00DE1B49">
        <w:rPr>
          <w:color w:val="000000"/>
          <w:lang w:val="en-US"/>
        </w:rPr>
        <w:t>implementation of the</w:t>
      </w:r>
      <w:r>
        <w:rPr>
          <w:color w:val="000000"/>
          <w:lang w:val="en-US"/>
        </w:rPr>
        <w:t xml:space="preserve"> </w:t>
      </w:r>
      <w:proofErr w:type="spellStart"/>
      <w:r w:rsidRPr="00905DC1">
        <w:rPr>
          <w:i/>
          <w:color w:val="000000"/>
          <w:lang w:val="en-US"/>
        </w:rPr>
        <w:t>GraphMerger</w:t>
      </w:r>
      <w:proofErr w:type="spellEnd"/>
      <w:r w:rsidRPr="00DE1B49">
        <w:rPr>
          <w:color w:val="000000"/>
          <w:lang w:val="en-US"/>
        </w:rPr>
        <w:t xml:space="preserve"> </w:t>
      </w:r>
      <w:r w:rsidR="002D200F">
        <w:rPr>
          <w:color w:val="000000"/>
          <w:lang w:val="en-US"/>
        </w:rPr>
        <w:t>module</w:t>
      </w:r>
      <w:r>
        <w:rPr>
          <w:color w:val="000000"/>
          <w:lang w:val="en-US"/>
        </w:rPr>
        <w:t xml:space="preserve"> merges</w:t>
      </w:r>
      <w:r w:rsidRPr="00DE1B49">
        <w:rPr>
          <w:color w:val="000000"/>
          <w:lang w:val="en-US"/>
        </w:rPr>
        <w:t xml:space="preserve"> </w:t>
      </w:r>
      <w:r>
        <w:rPr>
          <w:color w:val="000000"/>
          <w:lang w:val="en-US"/>
        </w:rPr>
        <w:t>fragment graphs by o</w:t>
      </w:r>
      <w:r>
        <w:rPr>
          <w:color w:val="000000"/>
          <w:lang w:val="en-US"/>
        </w:rPr>
        <w:t>b</w:t>
      </w:r>
      <w:r>
        <w:rPr>
          <w:color w:val="000000"/>
          <w:lang w:val="en-US"/>
        </w:rPr>
        <w:t xml:space="preserve">taining an entailment decision for each possible pair of nodes. </w:t>
      </w:r>
      <w:r>
        <w:rPr>
          <w:lang w:val="en-US"/>
        </w:rPr>
        <w:t>Th</w:t>
      </w:r>
      <w:r w:rsidR="002D200F">
        <w:rPr>
          <w:lang w:val="en-US"/>
        </w:rPr>
        <w:t>e</w:t>
      </w:r>
      <w:r w:rsidR="00190E6C">
        <w:rPr>
          <w:lang w:val="en-US"/>
        </w:rPr>
        <w:t xml:space="preserve"> </w:t>
      </w:r>
      <w:r>
        <w:rPr>
          <w:lang w:val="en-US"/>
        </w:rPr>
        <w:t>merging procedure e</w:t>
      </w:r>
      <w:r>
        <w:rPr>
          <w:lang w:val="en-US"/>
        </w:rPr>
        <w:t>n</w:t>
      </w:r>
      <w:r>
        <w:rPr>
          <w:lang w:val="en-US"/>
        </w:rPr>
        <w:t>sures</w:t>
      </w:r>
      <w:r w:rsidR="00190E6C">
        <w:rPr>
          <w:lang w:val="en-US"/>
        </w:rPr>
        <w:t xml:space="preserve"> not to</w:t>
      </w:r>
      <w:r>
        <w:rPr>
          <w:lang w:val="en-US"/>
        </w:rPr>
        <w:t xml:space="preserve"> </w:t>
      </w:r>
      <w:r w:rsidRPr="00DE1B49">
        <w:rPr>
          <w:lang w:val="en-US"/>
        </w:rPr>
        <w:t>call EDA twice for the same pair of statements</w:t>
      </w:r>
      <w:r w:rsidR="00190E6C">
        <w:rPr>
          <w:lang w:val="en-US"/>
        </w:rPr>
        <w:t>, as well as for node pairs from the same fragment graph</w:t>
      </w:r>
      <w:r w:rsidRPr="00DE1B49">
        <w:rPr>
          <w:lang w:val="en-US"/>
        </w:rPr>
        <w:t xml:space="preserve">.     </w:t>
      </w:r>
    </w:p>
    <w:p w:rsidR="009D3245" w:rsidRPr="00DE1B49" w:rsidRDefault="009D3245" w:rsidP="0087709E">
      <w:pPr>
        <w:rPr>
          <w:lang w:val="en-US"/>
        </w:rPr>
      </w:pPr>
    </w:p>
    <w:p w:rsidR="0085572C" w:rsidRDefault="00BB1926" w:rsidP="00805D21">
      <w:pPr>
        <w:pStyle w:val="berschrift3"/>
      </w:pPr>
      <w:bookmarkStart w:id="1123" w:name="h.erjqozxkhl3a" w:colFirst="0" w:colLast="0"/>
      <w:bookmarkStart w:id="1124" w:name="id.c6z9o4s61rxu" w:colFirst="0" w:colLast="0"/>
      <w:bookmarkStart w:id="1125" w:name="_Collapsed_Graph_Generator_1"/>
      <w:bookmarkStart w:id="1126" w:name="_Ref359920054"/>
      <w:bookmarkStart w:id="1127" w:name="_Toc405809989"/>
      <w:bookmarkEnd w:id="1123"/>
      <w:bookmarkEnd w:id="1124"/>
      <w:bookmarkEnd w:id="1125"/>
      <w:r>
        <w:lastRenderedPageBreak/>
        <w:t>Graph Optimizer</w:t>
      </w:r>
      <w:r w:rsidR="0087709E" w:rsidRPr="00DE1B49">
        <w:t xml:space="preserve"> </w:t>
      </w:r>
      <w:r w:rsidR="005E31BF">
        <w:t>M</w:t>
      </w:r>
      <w:r w:rsidR="0087709E" w:rsidRPr="00DE1B49">
        <w:t>odule</w:t>
      </w:r>
      <w:r w:rsidR="0085572C">
        <w:t>s</w:t>
      </w:r>
      <w:bookmarkEnd w:id="1127"/>
    </w:p>
    <w:p w:rsidR="0087709E" w:rsidRPr="00DE1B49" w:rsidRDefault="0085572C" w:rsidP="0066664F">
      <w:pPr>
        <w:pStyle w:val="berschrift4"/>
      </w:pPr>
      <w:r>
        <w:t>C</w:t>
      </w:r>
      <w:r w:rsidRPr="00DE1B49">
        <w:t xml:space="preserve">lass </w:t>
      </w:r>
      <w:proofErr w:type="spellStart"/>
      <w:proofErr w:type="gramStart"/>
      <w:r w:rsidR="00BB1926" w:rsidRPr="00DE1B49">
        <w:t>Simple</w:t>
      </w:r>
      <w:r w:rsidR="00BB1926">
        <w:t>GraphOptimizer</w:t>
      </w:r>
      <w:proofErr w:type="spellEnd"/>
      <w:r w:rsidR="00BB1926" w:rsidRPr="00DE1B49">
        <w:t xml:space="preserve"> </w:t>
      </w:r>
      <w:r w:rsidR="00BB1926">
        <w:t xml:space="preserve"> </w:t>
      </w:r>
      <w:r w:rsidR="008D6CF9">
        <w:t>(</w:t>
      </w:r>
      <w:proofErr w:type="spellStart"/>
      <w:proofErr w:type="gramEnd"/>
      <w:r w:rsidR="008D6CF9" w:rsidRPr="008D6CF9">
        <w:t>eu</w:t>
      </w:r>
      <w:r w:rsidR="008D6CF9">
        <w:t>.excitementproject.</w:t>
      </w:r>
      <w:r w:rsidR="008D6CF9" w:rsidRPr="008D6CF9">
        <w:t>tl</w:t>
      </w:r>
      <w:r w:rsidR="008D6CF9">
        <w:t>.composition.</w:t>
      </w:r>
      <w:r w:rsidR="00BB1926">
        <w:t>graphoptimizer</w:t>
      </w:r>
      <w:proofErr w:type="spellEnd"/>
      <w:r w:rsidR="008D6CF9">
        <w:t>)</w:t>
      </w:r>
      <w:bookmarkEnd w:id="1126"/>
    </w:p>
    <w:p w:rsidR="0087709E" w:rsidRPr="00DE1B49" w:rsidRDefault="0087709E" w:rsidP="00190E6C">
      <w:pPr>
        <w:rPr>
          <w:lang w:val="en-US"/>
        </w:rPr>
      </w:pPr>
      <w:r w:rsidRPr="00DE1B49">
        <w:rPr>
          <w:lang w:val="en-US"/>
        </w:rPr>
        <w:t xml:space="preserve">This </w:t>
      </w:r>
      <w:r w:rsidR="00190E6C">
        <w:rPr>
          <w:lang w:val="en-US"/>
        </w:rPr>
        <w:t xml:space="preserve">baseline </w:t>
      </w:r>
      <w:r w:rsidRPr="00DE1B49">
        <w:rPr>
          <w:lang w:val="en-US"/>
        </w:rPr>
        <w:t>implementation of the</w:t>
      </w:r>
      <w:r w:rsidR="00D13190">
        <w:rPr>
          <w:lang w:val="en-US"/>
        </w:rPr>
        <w:t xml:space="preserve"> </w:t>
      </w:r>
      <w:proofErr w:type="spellStart"/>
      <w:r w:rsidR="00BB1926">
        <w:rPr>
          <w:i/>
          <w:lang w:val="en-US"/>
        </w:rPr>
        <w:t>GraphOptimizer</w:t>
      </w:r>
      <w:proofErr w:type="spellEnd"/>
      <w:r w:rsidR="00BB1926" w:rsidRPr="00DE1B49">
        <w:rPr>
          <w:lang w:val="en-US"/>
        </w:rPr>
        <w:t xml:space="preserve"> </w:t>
      </w:r>
      <w:r w:rsidRPr="00DE1B49">
        <w:rPr>
          <w:lang w:val="en-US"/>
        </w:rPr>
        <w:t>module produces a collapsed graph from a raw graph by performing the following simple steps:</w:t>
      </w:r>
    </w:p>
    <w:p w:rsidR="00D13190" w:rsidRDefault="0087709E" w:rsidP="00190E6C">
      <w:pPr>
        <w:numPr>
          <w:ilvl w:val="0"/>
          <w:numId w:val="77"/>
        </w:numPr>
        <w:spacing w:line="276" w:lineRule="auto"/>
        <w:ind w:hanging="359"/>
        <w:rPr>
          <w:lang w:val="en-US"/>
        </w:rPr>
      </w:pPr>
      <w:r w:rsidRPr="00D13190">
        <w:rPr>
          <w:lang w:val="en-US"/>
        </w:rPr>
        <w:t>Remove all</w:t>
      </w:r>
      <w:r w:rsidR="00190E6C">
        <w:rPr>
          <w:lang w:val="en-US"/>
        </w:rPr>
        <w:t xml:space="preserve"> non-entailing edges, as well as entailing</w:t>
      </w:r>
      <w:r w:rsidRPr="00D13190">
        <w:rPr>
          <w:lang w:val="en-US"/>
        </w:rPr>
        <w:t xml:space="preserve"> edges with confidence below a certain threshold (specified in the generator’s constructor)</w:t>
      </w:r>
      <w:r w:rsidR="00B53618" w:rsidRPr="00D13190">
        <w:rPr>
          <w:lang w:val="en-US"/>
        </w:rPr>
        <w:t>. .</w:t>
      </w:r>
    </w:p>
    <w:p w:rsidR="00EB3761" w:rsidRDefault="0087709E" w:rsidP="00805D21">
      <w:pPr>
        <w:numPr>
          <w:ilvl w:val="0"/>
          <w:numId w:val="77"/>
        </w:numPr>
        <w:spacing w:line="276" w:lineRule="auto"/>
        <w:ind w:hanging="359"/>
        <w:rPr>
          <w:lang w:val="en-US"/>
        </w:rPr>
      </w:pPr>
      <w:r w:rsidRPr="00D13190">
        <w:rPr>
          <w:lang w:val="en-US"/>
        </w:rPr>
        <w:t xml:space="preserve">Recognize cycles and collapse all the nodes along each cycle’s path into a single </w:t>
      </w:r>
      <w:proofErr w:type="spellStart"/>
      <w:r w:rsidRPr="00D13190">
        <w:rPr>
          <w:lang w:val="en-US"/>
        </w:rPr>
        <w:t>EquivalenceClass</w:t>
      </w:r>
      <w:proofErr w:type="spellEnd"/>
      <w:r w:rsidRPr="00D13190">
        <w:rPr>
          <w:lang w:val="en-US"/>
        </w:rPr>
        <w:t xml:space="preserve"> node.</w:t>
      </w:r>
      <w:r w:rsidR="0068419A" w:rsidRPr="00D13190">
        <w:rPr>
          <w:lang w:val="en-US"/>
        </w:rPr>
        <w:t xml:space="preserve"> </w:t>
      </w:r>
      <w:r w:rsidR="002C725A" w:rsidRPr="00D13190">
        <w:rPr>
          <w:lang w:val="en-US"/>
        </w:rPr>
        <w:t xml:space="preserve">The resulting graph is a transitive graph (with no </w:t>
      </w:r>
      <w:r w:rsidRPr="00D13190">
        <w:rPr>
          <w:lang w:val="en-US"/>
        </w:rPr>
        <w:t>transitivity violations</w:t>
      </w:r>
      <w:r w:rsidR="002C725A" w:rsidRPr="00D13190">
        <w:rPr>
          <w:lang w:val="en-US"/>
        </w:rPr>
        <w:t>)</w:t>
      </w:r>
      <w:r w:rsidRPr="00D13190">
        <w:rPr>
          <w:lang w:val="en-US"/>
        </w:rPr>
        <w:t>.</w:t>
      </w:r>
    </w:p>
    <w:p w:rsidR="00EB3761" w:rsidRPr="00DE1B49" w:rsidRDefault="00EB3761" w:rsidP="00805D21">
      <w:pPr>
        <w:pStyle w:val="berschrift4"/>
      </w:pPr>
      <w:r>
        <w:t>C</w:t>
      </w:r>
      <w:r w:rsidRPr="00DE1B49">
        <w:t xml:space="preserve">lass </w:t>
      </w:r>
      <w:proofErr w:type="spellStart"/>
      <w:proofErr w:type="gramStart"/>
      <w:r>
        <w:t>GlobalGraphOptimizer</w:t>
      </w:r>
      <w:proofErr w:type="spellEnd"/>
      <w:r w:rsidRPr="00DE1B49">
        <w:t xml:space="preserve"> </w:t>
      </w:r>
      <w:r>
        <w:t xml:space="preserve"> (</w:t>
      </w:r>
      <w:proofErr w:type="spellStart"/>
      <w:proofErr w:type="gramEnd"/>
      <w:r w:rsidRPr="008D6CF9">
        <w:t>eu</w:t>
      </w:r>
      <w:r>
        <w:t>.excitementproject.</w:t>
      </w:r>
      <w:r w:rsidRPr="008D6CF9">
        <w:t>tl</w:t>
      </w:r>
      <w:r>
        <w:t>.composition.graphoptimizer</w:t>
      </w:r>
      <w:proofErr w:type="spellEnd"/>
      <w:r>
        <w:t>)</w:t>
      </w:r>
    </w:p>
    <w:p w:rsidR="00EB3761" w:rsidRPr="00EB3761" w:rsidRDefault="00EB3761" w:rsidP="00805D21">
      <w:pPr>
        <w:rPr>
          <w:lang w:val="en-US"/>
        </w:rPr>
      </w:pPr>
      <w:r w:rsidRPr="00DE1B49">
        <w:rPr>
          <w:lang w:val="en-US"/>
        </w:rPr>
        <w:t>This implementation of the</w:t>
      </w:r>
      <w:r>
        <w:rPr>
          <w:lang w:val="en-US"/>
        </w:rPr>
        <w:t xml:space="preserve"> </w:t>
      </w:r>
      <w:proofErr w:type="spellStart"/>
      <w:r>
        <w:rPr>
          <w:i/>
          <w:lang w:val="en-US"/>
        </w:rPr>
        <w:t>GraphOptimizer</w:t>
      </w:r>
      <w:proofErr w:type="spellEnd"/>
      <w:r w:rsidRPr="00DE1B49">
        <w:rPr>
          <w:lang w:val="en-US"/>
        </w:rPr>
        <w:t xml:space="preserve"> module </w:t>
      </w:r>
      <w:r w:rsidR="0013786D">
        <w:rPr>
          <w:lang w:val="en-US"/>
        </w:rPr>
        <w:t xml:space="preserve">applies to a given raw graph the global </w:t>
      </w:r>
      <w:r w:rsidR="00C82AA6">
        <w:rPr>
          <w:lang w:val="en-US"/>
        </w:rPr>
        <w:t>optimization algorithm</w:t>
      </w:r>
      <w:r w:rsidR="0013786D">
        <w:rPr>
          <w:lang w:val="en-US"/>
        </w:rPr>
        <w:t xml:space="preserve"> of </w:t>
      </w:r>
      <w:proofErr w:type="spellStart"/>
      <w:r w:rsidR="0013786D">
        <w:rPr>
          <w:lang w:val="en-US"/>
        </w:rPr>
        <w:t>Berant</w:t>
      </w:r>
      <w:proofErr w:type="spellEnd"/>
      <w:r w:rsidR="0013786D">
        <w:rPr>
          <w:lang w:val="en-US"/>
        </w:rPr>
        <w:t xml:space="preserve"> et al. (2012)</w:t>
      </w:r>
      <w:r w:rsidR="0013786D">
        <w:rPr>
          <w:rStyle w:val="Funotenzeichen"/>
          <w:lang w:val="en-US"/>
        </w:rPr>
        <w:footnoteReference w:id="1"/>
      </w:r>
      <w:r w:rsidR="0013786D">
        <w:rPr>
          <w:lang w:val="en-US"/>
        </w:rPr>
        <w:t xml:space="preserve"> </w:t>
      </w:r>
      <w:r w:rsidR="00F16A9F">
        <w:rPr>
          <w:lang w:val="en-US"/>
        </w:rPr>
        <w:t>, implemented within the Excitement Open Platform. The optimizer ensures that the fragment graph edges, both positive (entailing) and negative (non-entailing), are not changed by the optimization algorithm</w:t>
      </w:r>
      <w:r w:rsidR="00B02F85">
        <w:rPr>
          <w:lang w:val="en-US"/>
        </w:rPr>
        <w:t xml:space="preserve">. </w:t>
      </w:r>
      <w:r w:rsidR="00B02F85" w:rsidRPr="00D13190">
        <w:rPr>
          <w:lang w:val="en-US"/>
        </w:rPr>
        <w:t>The resulting graph is a transitive graph (with no transitivity violations).</w:t>
      </w:r>
      <w:r w:rsidR="00F16A9F">
        <w:rPr>
          <w:lang w:val="en-US"/>
        </w:rPr>
        <w:t xml:space="preserve">  </w:t>
      </w:r>
    </w:p>
    <w:p w:rsidR="00492487" w:rsidRDefault="00804B4D" w:rsidP="006C3E1B">
      <w:pPr>
        <w:pStyle w:val="berschrift3"/>
      </w:pPr>
      <w:bookmarkStart w:id="1128" w:name="h.myams9x8rqzl" w:colFirst="0" w:colLast="0"/>
      <w:bookmarkStart w:id="1129" w:name="_Ref359920148"/>
      <w:bookmarkStart w:id="1130" w:name="_Toc405809990"/>
      <w:bookmarkEnd w:id="1128"/>
      <w:r w:rsidRPr="00804B4D">
        <w:t>Confidence Calculator module</w:t>
      </w:r>
      <w:r w:rsidR="00492487">
        <w:t>s</w:t>
      </w:r>
      <w:bookmarkEnd w:id="1130"/>
      <w:r w:rsidRPr="00804B4D">
        <w:t xml:space="preserve"> </w:t>
      </w:r>
    </w:p>
    <w:p w:rsidR="00804B4D" w:rsidRPr="00DE1B49" w:rsidRDefault="00804B4D" w:rsidP="00CC6C55">
      <w:pPr>
        <w:pStyle w:val="berschrift4"/>
      </w:pPr>
      <w:proofErr w:type="gramStart"/>
      <w:r w:rsidRPr="00804B4D">
        <w:t>class</w:t>
      </w:r>
      <w:proofErr w:type="gramEnd"/>
      <w:r w:rsidRPr="00804B4D">
        <w:t xml:space="preserve"> </w:t>
      </w:r>
      <w:proofErr w:type="spellStart"/>
      <w:r w:rsidR="006C1AF3" w:rsidRPr="0071249C">
        <w:rPr>
          <w:rFonts w:cs="Arial"/>
          <w:bCs/>
          <w:sz w:val="26"/>
          <w:szCs w:val="26"/>
        </w:rPr>
        <w:t>ConfidenceCalculatorCategoricalFrequencyDistribution</w:t>
      </w:r>
      <w:proofErr w:type="spellEnd"/>
      <w:r w:rsidR="000C687E">
        <w:t xml:space="preserve"> </w:t>
      </w:r>
      <w:r>
        <w:t>(</w:t>
      </w:r>
      <w:proofErr w:type="spellStart"/>
      <w:r w:rsidRPr="008D6CF9">
        <w:t>eu</w:t>
      </w:r>
      <w:r>
        <w:t>.excitementproject.</w:t>
      </w:r>
      <w:r w:rsidRPr="008D6CF9">
        <w:t>tl</w:t>
      </w:r>
      <w:r>
        <w:t>.composition.confidencecalculator</w:t>
      </w:r>
      <w:proofErr w:type="spellEnd"/>
      <w:r>
        <w:t>)</w:t>
      </w:r>
    </w:p>
    <w:p w:rsidR="00F95CC2" w:rsidRPr="0071249C" w:rsidRDefault="00804B4D" w:rsidP="0071249C">
      <w:pPr>
        <w:pStyle w:val="Normal2"/>
        <w:rPr>
          <w:rFonts w:ascii="Consolas" w:hAnsi="Consolas" w:cs="Consolas"/>
          <w:sz w:val="20"/>
          <w:szCs w:val="20"/>
          <w:lang w:val="en-US"/>
        </w:rPr>
      </w:pPr>
      <w:r w:rsidRPr="00DE1B49">
        <w:rPr>
          <w:lang w:val="en-US"/>
        </w:rPr>
        <w:t xml:space="preserve">This </w:t>
      </w:r>
      <w:proofErr w:type="spellStart"/>
      <w:r w:rsidRPr="00DE1B49">
        <w:rPr>
          <w:lang w:val="en-US"/>
        </w:rPr>
        <w:t>impl</w:t>
      </w:r>
      <w:r w:rsidRPr="00804B4D">
        <w:t>ementation</w:t>
      </w:r>
      <w:proofErr w:type="spellEnd"/>
      <w:r w:rsidRPr="00804B4D">
        <w:t xml:space="preserve"> of the </w:t>
      </w:r>
      <w:proofErr w:type="spellStart"/>
      <w:r>
        <w:t>ConfidenceCalculator</w:t>
      </w:r>
      <w:proofErr w:type="spellEnd"/>
      <w:r w:rsidRPr="00804B4D">
        <w:t xml:space="preserve"> module </w:t>
      </w:r>
      <w:r w:rsidR="001102DC">
        <w:t xml:space="preserve">provides several ways of </w:t>
      </w:r>
      <w:r w:rsidR="00BA4CE6">
        <w:rPr>
          <w:lang w:val="en-US"/>
        </w:rPr>
        <w:t>c</w:t>
      </w:r>
      <w:r w:rsidR="006C1AF3" w:rsidRPr="0071249C">
        <w:rPr>
          <w:lang w:val="en-US"/>
        </w:rPr>
        <w:t>omp</w:t>
      </w:r>
      <w:r w:rsidR="006C1AF3" w:rsidRPr="0071249C">
        <w:rPr>
          <w:lang w:val="en-US"/>
        </w:rPr>
        <w:t>u</w:t>
      </w:r>
      <w:r w:rsidR="006C1AF3" w:rsidRPr="0071249C">
        <w:rPr>
          <w:lang w:val="en-US"/>
        </w:rPr>
        <w:t>t</w:t>
      </w:r>
      <w:r w:rsidR="001102DC">
        <w:rPr>
          <w:lang w:val="en-US"/>
        </w:rPr>
        <w:t>ing</w:t>
      </w:r>
      <w:r w:rsidR="00B43F5E">
        <w:rPr>
          <w:lang w:val="en-US"/>
        </w:rPr>
        <w:t xml:space="preserve"> </w:t>
      </w:r>
      <w:r w:rsidR="006C1AF3" w:rsidRPr="0071249C">
        <w:rPr>
          <w:lang w:val="en-US"/>
        </w:rPr>
        <w:t>confidence score</w:t>
      </w:r>
      <w:r w:rsidR="00B43F5E">
        <w:rPr>
          <w:lang w:val="en-US"/>
        </w:rPr>
        <w:t>s</w:t>
      </w:r>
      <w:r w:rsidR="006C1AF3" w:rsidRPr="0071249C">
        <w:rPr>
          <w:lang w:val="en-US"/>
        </w:rPr>
        <w:t xml:space="preserve"> per category for each node in the collapsed graph</w:t>
      </w:r>
      <w:r w:rsidR="001102DC">
        <w:rPr>
          <w:lang w:val="en-US"/>
        </w:rPr>
        <w:t xml:space="preserve"> based on the fr</w:t>
      </w:r>
      <w:r w:rsidR="001102DC">
        <w:rPr>
          <w:lang w:val="en-US"/>
        </w:rPr>
        <w:t>e</w:t>
      </w:r>
      <w:r w:rsidR="001102DC">
        <w:rPr>
          <w:lang w:val="en-US"/>
        </w:rPr>
        <w:t xml:space="preserve">quency distribution of categories </w:t>
      </w:r>
      <w:r w:rsidR="00820E6C">
        <w:rPr>
          <w:lang w:val="en-US"/>
        </w:rPr>
        <w:t xml:space="preserve">in the mentions associated to </w:t>
      </w:r>
      <w:r w:rsidR="001102DC">
        <w:rPr>
          <w:lang w:val="en-US"/>
        </w:rPr>
        <w:t>the node</w:t>
      </w:r>
      <w:r w:rsidR="00B43F5E">
        <w:rPr>
          <w:lang w:val="en-US"/>
        </w:rPr>
        <w:t>.</w:t>
      </w:r>
      <w:r w:rsidR="003E7AF8">
        <w:rPr>
          <w:lang w:val="en-US"/>
        </w:rPr>
        <w:t xml:space="preserve"> </w:t>
      </w:r>
    </w:p>
    <w:p w:rsidR="00F95CC2" w:rsidRPr="0071249C" w:rsidRDefault="00F95CC2" w:rsidP="00F95CC2">
      <w:pPr>
        <w:autoSpaceDE w:val="0"/>
        <w:autoSpaceDN w:val="0"/>
        <w:adjustRightInd w:val="0"/>
        <w:spacing w:line="240" w:lineRule="auto"/>
        <w:rPr>
          <w:rFonts w:ascii="Consolas" w:hAnsi="Consolas" w:cs="Consolas"/>
          <w:sz w:val="20"/>
          <w:szCs w:val="20"/>
          <w:lang w:val="en-US"/>
        </w:rPr>
      </w:pPr>
      <w:r w:rsidRPr="0071249C">
        <w:rPr>
          <w:rFonts w:ascii="Consolas" w:hAnsi="Consolas" w:cs="Consolas"/>
          <w:color w:val="3F5FBF"/>
          <w:sz w:val="20"/>
          <w:szCs w:val="20"/>
          <w:lang w:val="en-US"/>
        </w:rPr>
        <w:t xml:space="preserve">  </w:t>
      </w:r>
    </w:p>
    <w:p w:rsidR="00F95CC2" w:rsidRPr="0071249C" w:rsidRDefault="00F95CC2" w:rsidP="0071249C">
      <w:pPr>
        <w:pStyle w:val="Normal2"/>
        <w:rPr>
          <w:lang w:val="en-US"/>
        </w:rPr>
      </w:pPr>
      <w:r w:rsidRPr="0071249C">
        <w:rPr>
          <w:lang w:val="en-US"/>
        </w:rPr>
        <w:t>For each node, we first collect the frequency distribution on the node by retrieving the cat</w:t>
      </w:r>
      <w:r w:rsidRPr="0071249C">
        <w:rPr>
          <w:lang w:val="en-US"/>
        </w:rPr>
        <w:t>e</w:t>
      </w:r>
      <w:r w:rsidRPr="0071249C">
        <w:rPr>
          <w:lang w:val="en-US"/>
        </w:rPr>
        <w:t>gory</w:t>
      </w:r>
      <w:r>
        <w:rPr>
          <w:lang w:val="en-US"/>
        </w:rPr>
        <w:t xml:space="preserve"> </w:t>
      </w:r>
      <w:r w:rsidRPr="0071249C">
        <w:rPr>
          <w:lang w:val="en-US"/>
        </w:rPr>
        <w:t xml:space="preserve">of each of the m mentions associated to the node and storing the sum of occurrences of this category. </w:t>
      </w:r>
    </w:p>
    <w:p w:rsidR="00F95CC2" w:rsidRPr="0071249C" w:rsidRDefault="00F95CC2" w:rsidP="00F95CC2">
      <w:pPr>
        <w:autoSpaceDE w:val="0"/>
        <w:autoSpaceDN w:val="0"/>
        <w:adjustRightInd w:val="0"/>
        <w:spacing w:line="240" w:lineRule="auto"/>
        <w:rPr>
          <w:rFonts w:ascii="Consolas" w:hAnsi="Consolas" w:cs="Consolas"/>
          <w:sz w:val="20"/>
          <w:szCs w:val="20"/>
          <w:lang w:val="en-US"/>
        </w:rPr>
      </w:pPr>
      <w:r w:rsidRPr="0071249C">
        <w:rPr>
          <w:rFonts w:ascii="Consolas" w:hAnsi="Consolas" w:cs="Consolas"/>
          <w:color w:val="3F5FBF"/>
          <w:sz w:val="20"/>
          <w:szCs w:val="20"/>
          <w:lang w:val="en-US"/>
        </w:rPr>
        <w:t xml:space="preserve"> </w:t>
      </w:r>
    </w:p>
    <w:p w:rsidR="00F95CC2" w:rsidRDefault="00F95CC2" w:rsidP="0071249C">
      <w:pPr>
        <w:pStyle w:val="Normal2"/>
        <w:rPr>
          <w:lang w:val="en-US"/>
        </w:rPr>
      </w:pPr>
      <w:r w:rsidRPr="0071249C">
        <w:rPr>
          <w:lang w:val="en-US"/>
        </w:rPr>
        <w:t>To compute the final confidence for each category, we</w:t>
      </w:r>
      <w:r w:rsidRPr="00F95CC2">
        <w:rPr>
          <w:lang w:val="en-US"/>
        </w:rPr>
        <w:t xml:space="preserve"> provide </w:t>
      </w:r>
      <w:r w:rsidR="00820E6C">
        <w:rPr>
          <w:lang w:val="en-US"/>
        </w:rPr>
        <w:t xml:space="preserve">a Naïve Bayes implementation and </w:t>
      </w:r>
      <w:r w:rsidRPr="00F95CC2">
        <w:rPr>
          <w:lang w:val="en-US"/>
        </w:rPr>
        <w:t>several TFIDF variant</w:t>
      </w:r>
      <w:r w:rsidR="00820E6C">
        <w:rPr>
          <w:lang w:val="en-US"/>
        </w:rPr>
        <w:t>s. The values for the different TFIDF variants</w:t>
      </w:r>
      <w:r>
        <w:rPr>
          <w:lang w:val="en-US"/>
        </w:rPr>
        <w:t xml:space="preserve"> can be passed via a </w:t>
      </w:r>
      <w:r>
        <w:rPr>
          <w:lang w:val="en-US"/>
        </w:rPr>
        <w:lastRenderedPageBreak/>
        <w:t>three-size character array (</w:t>
      </w:r>
      <w:r w:rsidRPr="0071249C">
        <w:t>based on SMART notation presented in Manning et al.</w:t>
      </w:r>
      <w:r w:rsidR="009D1147">
        <w:rPr>
          <w:rStyle w:val="Funotenzeichen"/>
        </w:rPr>
        <w:footnoteReference w:id="2"/>
      </w:r>
      <w:r w:rsidRPr="0071249C">
        <w:t>, chapter 6, p.128).</w:t>
      </w:r>
    </w:p>
    <w:p w:rsidR="00F95CC2" w:rsidRDefault="00F95CC2" w:rsidP="0071249C">
      <w:pPr>
        <w:pStyle w:val="Normal2"/>
        <w:rPr>
          <w:lang w:val="en-US"/>
        </w:rPr>
      </w:pPr>
      <w:r>
        <w:rPr>
          <w:lang w:val="en-US"/>
        </w:rPr>
        <w:t xml:space="preserve">The possible values are specified and explained in the following table: </w:t>
      </w:r>
    </w:p>
    <w:tbl>
      <w:tblPr>
        <w:tblStyle w:val="Tabellenraster"/>
        <w:tblW w:w="0" w:type="auto"/>
        <w:tblLook w:val="04A0" w:firstRow="1" w:lastRow="0" w:firstColumn="1" w:lastColumn="0" w:noHBand="0" w:noVBand="1"/>
      </w:tblPr>
      <w:tblGrid>
        <w:gridCol w:w="3055"/>
        <w:gridCol w:w="3055"/>
        <w:gridCol w:w="3056"/>
      </w:tblGrid>
      <w:tr w:rsidR="00F95CC2" w:rsidTr="00F95CC2">
        <w:tc>
          <w:tcPr>
            <w:tcW w:w="3055" w:type="dxa"/>
          </w:tcPr>
          <w:p w:rsidR="00F95CC2" w:rsidRDefault="00F95CC2" w:rsidP="0071249C">
            <w:pPr>
              <w:pStyle w:val="Normal1"/>
              <w:rPr>
                <w:lang w:val="en-US"/>
              </w:rPr>
            </w:pPr>
            <w:r>
              <w:rPr>
                <w:lang w:val="en-US"/>
              </w:rPr>
              <w:t>Parameter</w:t>
            </w:r>
          </w:p>
        </w:tc>
        <w:tc>
          <w:tcPr>
            <w:tcW w:w="3055" w:type="dxa"/>
          </w:tcPr>
          <w:p w:rsidR="00F95CC2" w:rsidRDefault="00F95CC2" w:rsidP="0071249C">
            <w:pPr>
              <w:pStyle w:val="Normal1"/>
              <w:rPr>
                <w:lang w:val="en-US"/>
              </w:rPr>
            </w:pPr>
            <w:r>
              <w:rPr>
                <w:lang w:val="en-US"/>
              </w:rPr>
              <w:t>Possible values</w:t>
            </w:r>
          </w:p>
        </w:tc>
        <w:tc>
          <w:tcPr>
            <w:tcW w:w="3056" w:type="dxa"/>
          </w:tcPr>
          <w:p w:rsidR="00F95CC2" w:rsidRDefault="00F95CC2" w:rsidP="0071249C">
            <w:pPr>
              <w:pStyle w:val="Normal1"/>
              <w:rPr>
                <w:lang w:val="en-US"/>
              </w:rPr>
            </w:pPr>
            <w:r>
              <w:rPr>
                <w:lang w:val="en-US"/>
              </w:rPr>
              <w:t>Explanation</w:t>
            </w:r>
          </w:p>
        </w:tc>
      </w:tr>
      <w:tr w:rsidR="00F95CC2" w:rsidTr="00F95CC2">
        <w:tc>
          <w:tcPr>
            <w:tcW w:w="3055" w:type="dxa"/>
          </w:tcPr>
          <w:p w:rsidR="00F95CC2" w:rsidRDefault="00F95CC2" w:rsidP="0071249C">
            <w:pPr>
              <w:pStyle w:val="Normal1"/>
              <w:rPr>
                <w:lang w:val="en-US"/>
              </w:rPr>
            </w:pPr>
            <w:r>
              <w:rPr>
                <w:lang w:val="en-US"/>
              </w:rPr>
              <w:t>“term frequency” (</w:t>
            </w:r>
            <w:proofErr w:type="spellStart"/>
            <w:r>
              <w:rPr>
                <w:lang w:val="en-US"/>
              </w:rPr>
              <w:t>tf</w:t>
            </w:r>
            <w:proofErr w:type="spellEnd"/>
            <w:r>
              <w:rPr>
                <w:lang w:val="en-US"/>
              </w:rPr>
              <w:t>)</w:t>
            </w: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Number of occurrences of the category in the node</w:t>
            </w:r>
            <w:r w:rsidR="001102DC">
              <w:rPr>
                <w:lang w:val="en-US"/>
              </w:rPr>
              <w:t xml:space="preserve"> (</w:t>
            </w:r>
            <w:proofErr w:type="spellStart"/>
            <w:r w:rsidR="001102DC">
              <w:rPr>
                <w:lang w:val="en-US"/>
              </w:rPr>
              <w:t>tf</w:t>
            </w:r>
            <w:proofErr w:type="spellEnd"/>
            <w:r w:rsidR="001102DC">
              <w:rPr>
                <w:lang w:val="en-US"/>
              </w:rPr>
              <w:t>)</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L</w:t>
            </w:r>
          </w:p>
        </w:tc>
        <w:tc>
          <w:tcPr>
            <w:tcW w:w="3056" w:type="dxa"/>
          </w:tcPr>
          <w:p w:rsidR="00F95CC2" w:rsidRPr="00F95CC2" w:rsidRDefault="00F95CC2" w:rsidP="0071249C">
            <w:pPr>
              <w:pStyle w:val="Normal1"/>
              <w:rPr>
                <w:lang w:val="en-US"/>
              </w:rPr>
            </w:pPr>
            <w:proofErr w:type="spellStart"/>
            <w:r>
              <w:rPr>
                <w:lang w:val="en-US"/>
              </w:rPr>
              <w:t>Sublinear</w:t>
            </w:r>
            <w:proofErr w:type="spellEnd"/>
            <w:r>
              <w:rPr>
                <w:lang w:val="en-US"/>
              </w:rPr>
              <w:t xml:space="preserve"> </w:t>
            </w:r>
            <w:proofErr w:type="spellStart"/>
            <w:r>
              <w:rPr>
                <w:lang w:val="en-US"/>
              </w:rPr>
              <w:t>tf</w:t>
            </w:r>
            <w:proofErr w:type="spellEnd"/>
            <w:r>
              <w:rPr>
                <w:lang w:val="en-US"/>
              </w:rPr>
              <w:t>-scaling: 1 + Math.log(</w:t>
            </w:r>
            <w:proofErr w:type="spellStart"/>
            <w:r>
              <w:rPr>
                <w:lang w:val="en-US"/>
              </w:rPr>
              <w:t>tf</w:t>
            </w:r>
            <w:proofErr w:type="spellEnd"/>
            <w:r>
              <w:rPr>
                <w:lang w:val="en-US"/>
              </w:rPr>
              <w:t>)</w:t>
            </w:r>
          </w:p>
        </w:tc>
      </w:tr>
      <w:tr w:rsidR="00F95CC2" w:rsidTr="00F95CC2">
        <w:tc>
          <w:tcPr>
            <w:tcW w:w="3055" w:type="dxa"/>
          </w:tcPr>
          <w:p w:rsidR="00F95CC2" w:rsidRDefault="00F95CC2" w:rsidP="0071249C">
            <w:pPr>
              <w:pStyle w:val="Normal1"/>
              <w:rPr>
                <w:lang w:val="en-US"/>
              </w:rPr>
            </w:pPr>
            <w:r>
              <w:rPr>
                <w:lang w:val="en-US"/>
              </w:rPr>
              <w:t>“document frequency”</w:t>
            </w:r>
          </w:p>
        </w:tc>
        <w:tc>
          <w:tcPr>
            <w:tcW w:w="3055" w:type="dxa"/>
          </w:tcPr>
          <w:p w:rsidR="00F95CC2" w:rsidRDefault="006064C3" w:rsidP="0071249C">
            <w:pPr>
              <w:pStyle w:val="Normal1"/>
              <w:rPr>
                <w:lang w:val="en-US"/>
              </w:rPr>
            </w:pPr>
            <w:r>
              <w:rPr>
                <w:lang w:val="en-US"/>
              </w:rPr>
              <w:t>T</w:t>
            </w:r>
          </w:p>
        </w:tc>
        <w:tc>
          <w:tcPr>
            <w:tcW w:w="3056" w:type="dxa"/>
          </w:tcPr>
          <w:p w:rsidR="00F95CC2" w:rsidRDefault="001102DC" w:rsidP="0071249C">
            <w:pPr>
              <w:pStyle w:val="Normal1"/>
              <w:rPr>
                <w:lang w:val="en-US"/>
              </w:rPr>
            </w:pPr>
            <w:r>
              <w:rPr>
                <w:lang w:val="en-US"/>
              </w:rPr>
              <w:t>Math.log(N/n), where N = the total number of different categories and n = the nu</w:t>
            </w:r>
            <w:r>
              <w:rPr>
                <w:lang w:val="en-US"/>
              </w:rPr>
              <w:t>m</w:t>
            </w:r>
            <w:r>
              <w:rPr>
                <w:lang w:val="en-US"/>
              </w:rPr>
              <w:t>ber of different categories associated to this particular node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1</w:t>
            </w:r>
          </w:p>
        </w:tc>
      </w:tr>
      <w:tr w:rsidR="00F95CC2" w:rsidTr="00F95CC2">
        <w:tc>
          <w:tcPr>
            <w:tcW w:w="3055" w:type="dxa"/>
          </w:tcPr>
          <w:p w:rsidR="00F95CC2" w:rsidRDefault="00F95CC2" w:rsidP="0071249C">
            <w:pPr>
              <w:pStyle w:val="Normal1"/>
              <w:rPr>
                <w:lang w:val="en-US"/>
              </w:rPr>
            </w:pPr>
            <w:r>
              <w:rPr>
                <w:lang w:val="en-US"/>
              </w:rPr>
              <w:t>“normalization”</w:t>
            </w: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None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C</w:t>
            </w:r>
          </w:p>
        </w:tc>
        <w:tc>
          <w:tcPr>
            <w:tcW w:w="3056" w:type="dxa"/>
          </w:tcPr>
          <w:p w:rsidR="00F95CC2" w:rsidRDefault="00F95CC2" w:rsidP="0071249C">
            <w:pPr>
              <w:pStyle w:val="Normal1"/>
              <w:rPr>
                <w:lang w:val="en-US"/>
              </w:rPr>
            </w:pPr>
            <w:r>
              <w:rPr>
                <w:lang w:val="en-US"/>
              </w:rPr>
              <w:t>Cosine</w:t>
            </w:r>
            <w:r w:rsidR="001102DC">
              <w:rPr>
                <w:lang w:val="en-US"/>
              </w:rPr>
              <w:t xml:space="preserve"> normalization</w:t>
            </w:r>
          </w:p>
        </w:tc>
      </w:tr>
    </w:tbl>
    <w:p w:rsidR="00F95CC2" w:rsidRDefault="00820E6C" w:rsidP="0071249C">
      <w:pPr>
        <w:pStyle w:val="Normal2"/>
        <w:rPr>
          <w:lang w:val="en-US"/>
        </w:rPr>
      </w:pPr>
      <w:r>
        <w:rPr>
          <w:lang w:val="en-US"/>
        </w:rPr>
        <w:t xml:space="preserve">In addition, a “category boost” value can be specified. This adds the category boost value to all categories associated to mentions that appeared in the category description and thus gives more weight to fragments appearing in the description of the category. </w:t>
      </w:r>
    </w:p>
    <w:p w:rsidR="00BB641D" w:rsidRDefault="0087709E" w:rsidP="006C3E1B">
      <w:pPr>
        <w:pStyle w:val="berschrift3"/>
      </w:pPr>
      <w:bookmarkStart w:id="1131" w:name="_Ref404589436"/>
      <w:bookmarkStart w:id="1132" w:name="_Ref404589466"/>
      <w:bookmarkStart w:id="1133" w:name="_Toc405809991"/>
      <w:r w:rsidRPr="00DE1B49">
        <w:t>Node Matcher module</w:t>
      </w:r>
      <w:r w:rsidR="00BB641D">
        <w:t>s</w:t>
      </w:r>
      <w:bookmarkEnd w:id="1133"/>
      <w:r w:rsidRPr="00DE1B49">
        <w:t xml:space="preserve"> </w:t>
      </w:r>
      <w:bookmarkEnd w:id="1131"/>
      <w:bookmarkEnd w:id="1132"/>
    </w:p>
    <w:p w:rsidR="00436383" w:rsidRDefault="0087709E" w:rsidP="0071249C">
      <w:pPr>
        <w:pStyle w:val="berschrift4"/>
      </w:pPr>
      <w:proofErr w:type="gramStart"/>
      <w:r w:rsidRPr="00DE1B49">
        <w:t>class</w:t>
      </w:r>
      <w:proofErr w:type="gramEnd"/>
      <w:r w:rsidRPr="00DE1B49">
        <w:t xml:space="preserve"> </w:t>
      </w:r>
      <w:proofErr w:type="spellStart"/>
      <w:r w:rsidRPr="00DE1B49">
        <w:t>NodeMatcherLongestOnly</w:t>
      </w:r>
      <w:proofErr w:type="spellEnd"/>
      <w:r w:rsidR="008D6CF9">
        <w:t xml:space="preserve"> (</w:t>
      </w:r>
      <w:proofErr w:type="spellStart"/>
      <w:r w:rsidR="008D6CF9" w:rsidRPr="008D6CF9">
        <w:t>eu</w:t>
      </w:r>
      <w:r w:rsidR="008D6CF9">
        <w:t>.excitementproject.</w:t>
      </w:r>
      <w:r w:rsidR="008D6CF9" w:rsidRPr="008D6CF9">
        <w:t>tl</w:t>
      </w:r>
      <w:r w:rsidR="008D6CF9">
        <w:t>.composition.nodematcher</w:t>
      </w:r>
      <w:proofErr w:type="spellEnd"/>
      <w:r w:rsidR="008D6CF9">
        <w:t>)</w:t>
      </w:r>
      <w:bookmarkEnd w:id="1129"/>
    </w:p>
    <w:p w:rsidR="00073BF9" w:rsidRDefault="0087709E" w:rsidP="0071249C">
      <w:pPr>
        <w:rPr>
          <w:lang w:val="en-US"/>
        </w:rPr>
      </w:pPr>
      <w:r w:rsidRPr="00DE1B49">
        <w:rPr>
          <w:lang w:val="en-US"/>
        </w:rPr>
        <w:t>This implementation of the</w:t>
      </w:r>
      <w:r w:rsidR="00DA12C3">
        <w:rPr>
          <w:lang w:val="en-US"/>
        </w:rPr>
        <w:t xml:space="preserve"> </w:t>
      </w:r>
      <w:proofErr w:type="spellStart"/>
      <w:r w:rsidR="00DA12C3" w:rsidRPr="00DA12C3">
        <w:rPr>
          <w:i/>
          <w:lang w:val="en-US"/>
        </w:rPr>
        <w:t>NodeMatcher</w:t>
      </w:r>
      <w:proofErr w:type="spellEnd"/>
      <w:r w:rsidR="00DA12C3">
        <w:rPr>
          <w:lang w:val="en-US"/>
        </w:rPr>
        <w:t xml:space="preserve"> </w:t>
      </w:r>
      <w:r w:rsidRPr="00DE1B49">
        <w:rPr>
          <w:lang w:val="en-US"/>
        </w:rPr>
        <w:t>module compares an input fragment graph to an input entailment graph and tries to find the longest match: It starts with the complete stat</w:t>
      </w:r>
      <w:r w:rsidRPr="00DE1B49">
        <w:rPr>
          <w:lang w:val="en-US"/>
        </w:rPr>
        <w:t>e</w:t>
      </w:r>
      <w:r w:rsidRPr="00DE1B49">
        <w:rPr>
          <w:lang w:val="en-US"/>
        </w:rPr>
        <w:t xml:space="preserve">ment, on which the fragment graph was built (i.e., the statement containing all modifiers), and tries to find a matching node in the entailment graph. If a match is found, it returns this </w:t>
      </w:r>
      <w:r w:rsidR="00DA12C3">
        <w:rPr>
          <w:lang w:val="en-US"/>
        </w:rPr>
        <w:t>matching node;</w:t>
      </w:r>
      <w:r w:rsidRPr="00DE1B49">
        <w:rPr>
          <w:lang w:val="en-US"/>
        </w:rPr>
        <w:t xml:space="preserve"> </w:t>
      </w:r>
      <w:r w:rsidR="00E95AFE">
        <w:rPr>
          <w:lang w:val="en-US"/>
        </w:rPr>
        <w:t>otherwise</w:t>
      </w:r>
      <w:r w:rsidRPr="00DE1B49">
        <w:rPr>
          <w:lang w:val="en-US"/>
        </w:rPr>
        <w:t xml:space="preserve"> it tries to match the strings on the next level of the fragment graph, i.e. the statements in which one modifier is missing. </w:t>
      </w:r>
      <w:r w:rsidR="00E95AFE" w:rsidRPr="00DE1B49">
        <w:rPr>
          <w:lang w:val="en-US"/>
        </w:rPr>
        <w:t>Again, if a match is found, the node</w:t>
      </w:r>
      <w:r w:rsidR="00E95AFE">
        <w:rPr>
          <w:lang w:val="en-US"/>
        </w:rPr>
        <w:t>(s)</w:t>
      </w:r>
      <w:r w:rsidR="00E95AFE" w:rsidRPr="00DE1B49">
        <w:rPr>
          <w:lang w:val="en-US"/>
        </w:rPr>
        <w:t xml:space="preserve"> are returned, </w:t>
      </w:r>
      <w:r w:rsidR="00E95AFE">
        <w:rPr>
          <w:lang w:val="en-US"/>
        </w:rPr>
        <w:t xml:space="preserve">otherwise the process continues </w:t>
      </w:r>
      <w:r w:rsidR="00E95AFE" w:rsidRPr="00DE1B49">
        <w:rPr>
          <w:lang w:val="en-US"/>
        </w:rPr>
        <w:t>until the base statement (in which all modif</w:t>
      </w:r>
      <w:r w:rsidR="00E95AFE" w:rsidRPr="00DE1B49">
        <w:rPr>
          <w:lang w:val="en-US"/>
        </w:rPr>
        <w:t>i</w:t>
      </w:r>
      <w:r w:rsidR="00E95AFE" w:rsidRPr="00DE1B49">
        <w:rPr>
          <w:lang w:val="en-US"/>
        </w:rPr>
        <w:t>ers are removed)</w:t>
      </w:r>
      <w:r w:rsidR="00E95AFE">
        <w:rPr>
          <w:lang w:val="en-US"/>
        </w:rPr>
        <w:t xml:space="preserve"> is reached</w:t>
      </w:r>
      <w:r w:rsidR="00E95AFE" w:rsidRPr="00DE1B49">
        <w:rPr>
          <w:lang w:val="en-US"/>
        </w:rPr>
        <w:t>.</w:t>
      </w:r>
      <w:r w:rsidR="00073BF9">
        <w:rPr>
          <w:lang w:val="en-US"/>
        </w:rPr>
        <w:t xml:space="preserve"> </w:t>
      </w:r>
    </w:p>
    <w:p w:rsidR="006F0397" w:rsidRPr="006064C3" w:rsidRDefault="006F0397" w:rsidP="0071249C">
      <w:pPr>
        <w:pStyle w:val="Normal2"/>
        <w:rPr>
          <w:lang w:val="en-US"/>
        </w:rPr>
      </w:pPr>
      <w:r w:rsidRPr="0071249C">
        <w:rPr>
          <w:lang w:val="en-US"/>
        </w:rPr>
        <w:t xml:space="preserve">If the longest match is found, then its entailed nodes can be added to the set of the matched nodes. </w:t>
      </w:r>
    </w:p>
    <w:p w:rsidR="00436383" w:rsidRDefault="00BB641D" w:rsidP="0071249C">
      <w:pPr>
        <w:pStyle w:val="berschrift4"/>
      </w:pPr>
      <w:bookmarkStart w:id="1134" w:name="h.i4hde1j9b6lp" w:colFirst="0" w:colLast="0"/>
      <w:bookmarkStart w:id="1135" w:name="_Ref359920280"/>
      <w:bookmarkEnd w:id="1134"/>
      <w:proofErr w:type="gramStart"/>
      <w:r w:rsidRPr="00DE1B49">
        <w:lastRenderedPageBreak/>
        <w:t>class</w:t>
      </w:r>
      <w:proofErr w:type="gramEnd"/>
      <w:r w:rsidRPr="00DE1B49">
        <w:t xml:space="preserve"> </w:t>
      </w:r>
      <w:proofErr w:type="spellStart"/>
      <w:r w:rsidRPr="00DE1B49">
        <w:t>NodeMatcher</w:t>
      </w:r>
      <w:r>
        <w:t>Lucene</w:t>
      </w:r>
      <w:r w:rsidR="00A23166">
        <w:t>Simple</w:t>
      </w:r>
      <w:proofErr w:type="spellEnd"/>
      <w:r>
        <w:t xml:space="preserve"> (</w:t>
      </w:r>
      <w:proofErr w:type="spellStart"/>
      <w:r w:rsidRPr="008D6CF9">
        <w:t>eu</w:t>
      </w:r>
      <w:r>
        <w:t>.excitementproject.</w:t>
      </w:r>
      <w:r w:rsidRPr="008D6CF9">
        <w:t>tl</w:t>
      </w:r>
      <w:r>
        <w:t>.composition.nodematcher</w:t>
      </w:r>
      <w:proofErr w:type="spellEnd"/>
      <w:r>
        <w:t>)</w:t>
      </w:r>
    </w:p>
    <w:p w:rsidR="00BB641D" w:rsidRPr="00EF7911" w:rsidRDefault="00EF7911" w:rsidP="0071249C">
      <w:pPr>
        <w:pStyle w:val="Normal2"/>
        <w:rPr>
          <w:lang w:val="en-US"/>
        </w:rPr>
      </w:pPr>
      <w:r w:rsidRPr="0071249C">
        <w:rPr>
          <w:lang w:val="en-US"/>
        </w:rPr>
        <w:t>This</w:t>
      </w:r>
      <w:r>
        <w:rPr>
          <w:lang w:val="en-US"/>
        </w:rPr>
        <w:t xml:space="preserve"> implementation of the</w:t>
      </w:r>
      <w:r w:rsidRPr="0071249C">
        <w:rPr>
          <w:lang w:val="en-US"/>
        </w:rPr>
        <w:t xml:space="preserve"> </w:t>
      </w:r>
      <w:proofErr w:type="spellStart"/>
      <w:r w:rsidRPr="0071249C">
        <w:rPr>
          <w:lang w:val="en-US"/>
        </w:rPr>
        <w:t>NodeMatcher</w:t>
      </w:r>
      <w:proofErr w:type="spellEnd"/>
      <w:r w:rsidRPr="0071249C">
        <w:rPr>
          <w:lang w:val="en-US"/>
        </w:rPr>
        <w:t xml:space="preserve"> </w:t>
      </w:r>
      <w:r>
        <w:rPr>
          <w:lang w:val="en-US"/>
        </w:rPr>
        <w:t xml:space="preserve">module </w:t>
      </w:r>
      <w:r w:rsidRPr="0071249C">
        <w:rPr>
          <w:lang w:val="en-US"/>
        </w:rPr>
        <w:t xml:space="preserve">compares an input fragment graph to an input </w:t>
      </w:r>
      <w:r w:rsidRPr="0071249C">
        <w:rPr>
          <w:u w:val="single"/>
          <w:lang w:val="en-US"/>
        </w:rPr>
        <w:t>entailment</w:t>
      </w:r>
      <w:r w:rsidRPr="0071249C">
        <w:rPr>
          <w:lang w:val="en-US"/>
        </w:rPr>
        <w:t xml:space="preserve"> graph. It </w:t>
      </w:r>
      <w:r w:rsidR="00981FF2">
        <w:rPr>
          <w:lang w:val="en-US"/>
        </w:rPr>
        <w:t>provides methods for transforming</w:t>
      </w:r>
      <w:r w:rsidRPr="0071249C">
        <w:rPr>
          <w:lang w:val="en-US"/>
        </w:rPr>
        <w:t xml:space="preserve"> the </w:t>
      </w:r>
      <w:r w:rsidRPr="0071249C">
        <w:rPr>
          <w:u w:val="single"/>
          <w:lang w:val="en-US"/>
        </w:rPr>
        <w:t>entailment</w:t>
      </w:r>
      <w:r w:rsidRPr="0071249C">
        <w:rPr>
          <w:lang w:val="en-US"/>
        </w:rPr>
        <w:t xml:space="preserve"> graph into a </w:t>
      </w:r>
      <w:proofErr w:type="spellStart"/>
      <w:r w:rsidRPr="0071249C">
        <w:rPr>
          <w:u w:val="single"/>
          <w:lang w:val="en-US"/>
        </w:rPr>
        <w:t>Lucene</w:t>
      </w:r>
      <w:proofErr w:type="spellEnd"/>
      <w:r w:rsidRPr="0071249C">
        <w:rPr>
          <w:lang w:val="en-US"/>
        </w:rPr>
        <w:t xml:space="preserve"> index and </w:t>
      </w:r>
      <w:r w:rsidR="00981FF2">
        <w:rPr>
          <w:lang w:val="en-US"/>
        </w:rPr>
        <w:t>to convert a</w:t>
      </w:r>
      <w:r w:rsidRPr="0071249C">
        <w:rPr>
          <w:lang w:val="en-US"/>
        </w:rPr>
        <w:t xml:space="preserve"> fragment graph into a </w:t>
      </w:r>
      <w:proofErr w:type="spellStart"/>
      <w:r w:rsidRPr="0071249C">
        <w:rPr>
          <w:u w:val="single"/>
          <w:lang w:val="en-US"/>
        </w:rPr>
        <w:t>Lucene</w:t>
      </w:r>
      <w:proofErr w:type="spellEnd"/>
      <w:r w:rsidRPr="0071249C">
        <w:rPr>
          <w:lang w:val="en-US"/>
        </w:rPr>
        <w:t xml:space="preserve"> query, which </w:t>
      </w:r>
      <w:r w:rsidR="00981FF2">
        <w:rPr>
          <w:lang w:val="en-US"/>
        </w:rPr>
        <w:t>can</w:t>
      </w:r>
      <w:r>
        <w:rPr>
          <w:lang w:val="en-US"/>
        </w:rPr>
        <w:t xml:space="preserve"> </w:t>
      </w:r>
      <w:r w:rsidR="00981FF2">
        <w:rPr>
          <w:lang w:val="en-US"/>
        </w:rPr>
        <w:t xml:space="preserve">be </w:t>
      </w:r>
      <w:r w:rsidRPr="0071249C">
        <w:rPr>
          <w:lang w:val="en-US"/>
        </w:rPr>
        <w:t xml:space="preserve">matched against this index. For efficiency reasons, it compares the base statement </w:t>
      </w:r>
      <w:r w:rsidR="00981FF2">
        <w:rPr>
          <w:lang w:val="en-US"/>
        </w:rPr>
        <w:t xml:space="preserve">of the fragment graph </w:t>
      </w:r>
      <w:r w:rsidRPr="0071249C">
        <w:rPr>
          <w:lang w:val="en-US"/>
        </w:rPr>
        <w:t xml:space="preserve">only. If a matching node is found, it returns this node together with the confidence score of the match. </w:t>
      </w:r>
    </w:p>
    <w:p w:rsidR="00492487" w:rsidRDefault="0087709E" w:rsidP="006C3E1B">
      <w:pPr>
        <w:pStyle w:val="berschrift3"/>
      </w:pPr>
      <w:bookmarkStart w:id="1136" w:name="_Ref404589553"/>
      <w:bookmarkStart w:id="1137" w:name="_Toc405809992"/>
      <w:r w:rsidRPr="00DE1B49">
        <w:t xml:space="preserve">Category Annotator </w:t>
      </w:r>
      <w:r w:rsidR="005E31BF">
        <w:t>M</w:t>
      </w:r>
      <w:r w:rsidRPr="00DE1B49">
        <w:t>odule</w:t>
      </w:r>
      <w:r w:rsidR="00492487">
        <w:t>s</w:t>
      </w:r>
      <w:bookmarkEnd w:id="1137"/>
      <w:r w:rsidRPr="00DE1B49">
        <w:t xml:space="preserve"> </w:t>
      </w:r>
    </w:p>
    <w:p w:rsidR="0087709E" w:rsidRPr="00DE1B49" w:rsidRDefault="0087709E" w:rsidP="00CC6C55">
      <w:pPr>
        <w:pStyle w:val="berschrift4"/>
      </w:pPr>
      <w:proofErr w:type="gramStart"/>
      <w:r w:rsidRPr="00DE1B49">
        <w:t>class</w:t>
      </w:r>
      <w:proofErr w:type="gramEnd"/>
      <w:r w:rsidRPr="00DE1B49">
        <w:t xml:space="preserve"> </w:t>
      </w:r>
      <w:proofErr w:type="spellStart"/>
      <w:r w:rsidRPr="00DE1B49">
        <w:t>CategoryAnnotatorAllCats</w:t>
      </w:r>
      <w:proofErr w:type="spellEnd"/>
      <w:r w:rsidR="00431638">
        <w:t xml:space="preserve"> </w:t>
      </w:r>
      <w:r w:rsidR="008D6CF9">
        <w:t>(</w:t>
      </w:r>
      <w:proofErr w:type="spellStart"/>
      <w:r w:rsidR="008D6CF9" w:rsidRPr="008D6CF9">
        <w:t>eu</w:t>
      </w:r>
      <w:r w:rsidR="008D6CF9">
        <w:t>.excitementproject.</w:t>
      </w:r>
      <w:r w:rsidR="008D6CF9" w:rsidRPr="008D6CF9">
        <w:t>tl</w:t>
      </w:r>
      <w:r w:rsidR="008D6CF9">
        <w:t>.composition.categoryannotator</w:t>
      </w:r>
      <w:proofErr w:type="spellEnd"/>
      <w:r w:rsidR="008D6CF9">
        <w:t>)</w:t>
      </w:r>
      <w:bookmarkEnd w:id="1135"/>
      <w:bookmarkEnd w:id="1136"/>
    </w:p>
    <w:p w:rsidR="000A784E" w:rsidRDefault="0087709E" w:rsidP="0087709E">
      <w:pPr>
        <w:rPr>
          <w:i/>
          <w:lang w:val="en-US"/>
        </w:rPr>
      </w:pPr>
      <w:r w:rsidRPr="00DE1B49">
        <w:rPr>
          <w:lang w:val="en-US"/>
        </w:rPr>
        <w:t xml:space="preserve">The </w:t>
      </w:r>
      <w:proofErr w:type="spellStart"/>
      <w:r w:rsidRPr="00DA12C3">
        <w:rPr>
          <w:i/>
          <w:lang w:val="en-US"/>
        </w:rPr>
        <w:t>CategoryAnnotator</w:t>
      </w:r>
      <w:proofErr w:type="spellEnd"/>
      <w:r w:rsidRPr="00DE1B49">
        <w:rPr>
          <w:lang w:val="en-US"/>
        </w:rPr>
        <w:t xml:space="preserve"> </w:t>
      </w:r>
      <w:r w:rsidR="00DA12C3">
        <w:rPr>
          <w:lang w:val="en-US"/>
        </w:rPr>
        <w:t xml:space="preserve">module </w:t>
      </w:r>
      <w:r w:rsidRPr="00DE1B49">
        <w:rPr>
          <w:lang w:val="en-US"/>
        </w:rPr>
        <w:t xml:space="preserve">adds category annotation to an input CAS based on an input set of </w:t>
      </w:r>
      <w:proofErr w:type="spellStart"/>
      <w:r w:rsidRPr="007E7ED7">
        <w:rPr>
          <w:i/>
          <w:lang w:val="en-US"/>
        </w:rPr>
        <w:t>NodeMatch</w:t>
      </w:r>
      <w:r w:rsidRPr="00DE1B49">
        <w:rPr>
          <w:lang w:val="en-US"/>
        </w:rPr>
        <w:t>-es</w:t>
      </w:r>
      <w:proofErr w:type="spellEnd"/>
      <w:r w:rsidRPr="00DE1B49">
        <w:rPr>
          <w:lang w:val="en-US"/>
        </w:rPr>
        <w:t xml:space="preserve">. Each </w:t>
      </w:r>
      <w:proofErr w:type="spellStart"/>
      <w:r w:rsidRPr="007E7ED7">
        <w:rPr>
          <w:i/>
          <w:lang w:val="en-US"/>
        </w:rPr>
        <w:t>NodeMatch</w:t>
      </w:r>
      <w:proofErr w:type="spellEnd"/>
      <w:r w:rsidRPr="00DE1B49">
        <w:rPr>
          <w:lang w:val="en-US"/>
        </w:rPr>
        <w:t xml:space="preserve"> in the input set of </w:t>
      </w:r>
      <w:proofErr w:type="spellStart"/>
      <w:r w:rsidRPr="007E7ED7">
        <w:rPr>
          <w:i/>
          <w:lang w:val="en-US"/>
        </w:rPr>
        <w:t>NodeMatch</w:t>
      </w:r>
      <w:r w:rsidRPr="00DE1B49">
        <w:rPr>
          <w:lang w:val="en-US"/>
        </w:rPr>
        <w:t>-es</w:t>
      </w:r>
      <w:proofErr w:type="spellEnd"/>
      <w:r w:rsidRPr="00DE1B49">
        <w:rPr>
          <w:lang w:val="en-US"/>
        </w:rPr>
        <w:t xml:space="preserve"> holds exactly one </w:t>
      </w:r>
      <w:r w:rsidRPr="007E7ED7">
        <w:rPr>
          <w:i/>
          <w:lang w:val="en-US"/>
        </w:rPr>
        <w:t>EntailmentUnitMention</w:t>
      </w:r>
      <w:r w:rsidRPr="00DE1B49">
        <w:rPr>
          <w:lang w:val="en-US"/>
        </w:rPr>
        <w:t xml:space="preserve"> </w:t>
      </w:r>
      <w:r w:rsidR="000A784E">
        <w:rPr>
          <w:i/>
          <w:lang w:val="en-US"/>
        </w:rPr>
        <w:t>M</w:t>
      </w:r>
      <w:r w:rsidR="00A26883" w:rsidRPr="00DE1B49">
        <w:rPr>
          <w:lang w:val="en-US"/>
        </w:rPr>
        <w:t xml:space="preserve"> </w:t>
      </w:r>
      <w:r w:rsidRPr="00DE1B49">
        <w:rPr>
          <w:lang w:val="en-US"/>
        </w:rPr>
        <w:t xml:space="preserve">(found in the input CAS), which is associated to a </w:t>
      </w:r>
      <w:r w:rsidR="000A784E">
        <w:rPr>
          <w:lang w:val="en-US"/>
        </w:rPr>
        <w:t>set</w:t>
      </w:r>
      <w:r w:rsidR="000A784E" w:rsidRPr="00DE1B49">
        <w:rPr>
          <w:lang w:val="en-US"/>
        </w:rPr>
        <w:t xml:space="preserve"> </w:t>
      </w:r>
      <w:r w:rsidRPr="00DE1B49">
        <w:rPr>
          <w:lang w:val="en-US"/>
        </w:rPr>
        <w:t xml:space="preserve">of </w:t>
      </w:r>
      <w:proofErr w:type="spellStart"/>
      <w:r w:rsidRPr="007E7ED7">
        <w:rPr>
          <w:i/>
          <w:lang w:val="en-US"/>
        </w:rPr>
        <w:t>Pe</w:t>
      </w:r>
      <w:r w:rsidRPr="007E7ED7">
        <w:rPr>
          <w:i/>
          <w:lang w:val="en-US"/>
        </w:rPr>
        <w:t>r</w:t>
      </w:r>
      <w:r w:rsidRPr="007E7ED7">
        <w:rPr>
          <w:i/>
          <w:lang w:val="en-US"/>
        </w:rPr>
        <w:t>NodeScore</w:t>
      </w:r>
      <w:proofErr w:type="spellEnd"/>
      <w:r w:rsidRPr="00DE1B49">
        <w:rPr>
          <w:lang w:val="en-US"/>
        </w:rPr>
        <w:t xml:space="preserve">-s </w:t>
      </w:r>
      <w:r w:rsidRPr="007E7ED7">
        <w:rPr>
          <w:i/>
          <w:lang w:val="en-US"/>
        </w:rPr>
        <w:t>P</w:t>
      </w:r>
      <w:r w:rsidRPr="00DE1B49">
        <w:rPr>
          <w:lang w:val="en-US"/>
        </w:rPr>
        <w:t xml:space="preserve">. Each </w:t>
      </w:r>
      <w:proofErr w:type="spellStart"/>
      <w:proofErr w:type="gramStart"/>
      <w:r w:rsidRPr="007E7ED7">
        <w:rPr>
          <w:i/>
          <w:lang w:val="en-US"/>
        </w:rPr>
        <w:t>PerNodeScore</w:t>
      </w:r>
      <w:proofErr w:type="spellEnd"/>
      <w:r w:rsidR="00A26883">
        <w:rPr>
          <w:i/>
          <w:lang w:val="en-US"/>
        </w:rPr>
        <w:t xml:space="preserve"> </w:t>
      </w:r>
      <w:r w:rsidRPr="00DE1B49">
        <w:rPr>
          <w:lang w:val="en-US"/>
        </w:rPr>
        <w:t xml:space="preserve"> in</w:t>
      </w:r>
      <w:proofErr w:type="gramEnd"/>
      <w:r w:rsidRPr="00DE1B49">
        <w:rPr>
          <w:lang w:val="en-US"/>
        </w:rPr>
        <w:t xml:space="preserve"> </w:t>
      </w:r>
      <w:r w:rsidRPr="007E7ED7">
        <w:rPr>
          <w:i/>
          <w:lang w:val="en-US"/>
        </w:rPr>
        <w:t>P</w:t>
      </w:r>
      <w:r w:rsidRPr="00DE1B49">
        <w:rPr>
          <w:lang w:val="en-US"/>
        </w:rPr>
        <w:t xml:space="preserve"> refers to a tuple of an </w:t>
      </w:r>
      <w:proofErr w:type="spellStart"/>
      <w:r w:rsidRPr="007E7ED7">
        <w:rPr>
          <w:i/>
          <w:lang w:val="en-US"/>
        </w:rPr>
        <w:t>E</w:t>
      </w:r>
      <w:r w:rsidR="00E17F56">
        <w:rPr>
          <w:i/>
          <w:lang w:val="en-US"/>
        </w:rPr>
        <w:t>quivalenceClass</w:t>
      </w:r>
      <w:proofErr w:type="spellEnd"/>
      <w:r w:rsidR="00E17F56">
        <w:rPr>
          <w:i/>
          <w:lang w:val="en-US"/>
        </w:rPr>
        <w:t xml:space="preserve"> </w:t>
      </w:r>
      <w:r w:rsidR="006C1AF3" w:rsidRPr="0071249C">
        <w:rPr>
          <w:i/>
          <w:lang w:val="en-US"/>
        </w:rPr>
        <w:t>E</w:t>
      </w:r>
      <w:r w:rsidR="00050EFC" w:rsidRPr="00DE1B49">
        <w:rPr>
          <w:lang w:val="en-US"/>
        </w:rPr>
        <w:t xml:space="preserve"> </w:t>
      </w:r>
      <w:r w:rsidRPr="00DE1B49">
        <w:rPr>
          <w:lang w:val="en-US"/>
        </w:rPr>
        <w:t xml:space="preserve">(a node in a </w:t>
      </w:r>
      <w:r w:rsidR="00E17F56">
        <w:rPr>
          <w:lang w:val="en-US"/>
        </w:rPr>
        <w:t>collapsed</w:t>
      </w:r>
      <w:r w:rsidRPr="00DE1B49">
        <w:rPr>
          <w:lang w:val="en-US"/>
        </w:rPr>
        <w:t xml:space="preserve"> entailment graph) and a confidence score </w:t>
      </w:r>
      <w:r w:rsidR="00050EFC">
        <w:rPr>
          <w:i/>
          <w:lang w:val="en-US"/>
        </w:rPr>
        <w:t>s</w:t>
      </w:r>
      <w:r w:rsidR="00050EFC" w:rsidRPr="00DE1B49">
        <w:rPr>
          <w:lang w:val="en-US"/>
        </w:rPr>
        <w:t xml:space="preserve"> </w:t>
      </w:r>
      <w:r w:rsidRPr="00DE1B49">
        <w:rPr>
          <w:lang w:val="en-US"/>
        </w:rPr>
        <w:t xml:space="preserve">denoting the confidence of </w:t>
      </w:r>
      <w:r w:rsidRPr="007E7ED7">
        <w:rPr>
          <w:i/>
          <w:lang w:val="en-US"/>
        </w:rPr>
        <w:t>M</w:t>
      </w:r>
      <w:r w:rsidRPr="00DE1B49">
        <w:rPr>
          <w:lang w:val="en-US"/>
        </w:rPr>
        <w:t xml:space="preserve"> matching </w:t>
      </w:r>
      <w:r w:rsidRPr="007E7ED7">
        <w:rPr>
          <w:i/>
          <w:lang w:val="en-US"/>
        </w:rPr>
        <w:t>E</w:t>
      </w:r>
      <w:r w:rsidR="000A784E">
        <w:rPr>
          <w:i/>
          <w:lang w:val="en-US"/>
        </w:rPr>
        <w:t xml:space="preserve">. </w:t>
      </w:r>
    </w:p>
    <w:p w:rsidR="008F1352" w:rsidRDefault="006C1AF3" w:rsidP="000A784E">
      <w:pPr>
        <w:rPr>
          <w:lang w:val="en-US"/>
        </w:rPr>
      </w:pPr>
      <w:r w:rsidRPr="0071249C">
        <w:rPr>
          <w:lang w:val="en-US"/>
        </w:rPr>
        <w:t xml:space="preserve">For computing the final confidence score </w:t>
      </w:r>
      <w:r w:rsidR="000A784E">
        <w:rPr>
          <w:lang w:val="en-US"/>
        </w:rPr>
        <w:t xml:space="preserve">for a particular category, we </w:t>
      </w:r>
      <w:r w:rsidR="008F1352">
        <w:rPr>
          <w:lang w:val="en-US"/>
        </w:rPr>
        <w:t xml:space="preserve">need to </w:t>
      </w:r>
      <w:r w:rsidR="000A784E">
        <w:rPr>
          <w:lang w:val="en-US"/>
        </w:rPr>
        <w:t xml:space="preserve">combine the category confidence computed for a particular node with the confidence of the match. </w:t>
      </w:r>
    </w:p>
    <w:p w:rsidR="008F1352" w:rsidRDefault="008F1352" w:rsidP="008F1352">
      <w:pPr>
        <w:pStyle w:val="Normal2"/>
        <w:rPr>
          <w:lang w:val="en-US"/>
        </w:rPr>
      </w:pPr>
      <w:r w:rsidRPr="00A7528B">
        <w:rPr>
          <w:lang w:val="en-US"/>
        </w:rPr>
        <w:t xml:space="preserve">In this implementation of the </w:t>
      </w:r>
      <w:proofErr w:type="spellStart"/>
      <w:r w:rsidRPr="00A7528B">
        <w:rPr>
          <w:lang w:val="en-US"/>
        </w:rPr>
        <w:t>CategoryAnnotator</w:t>
      </w:r>
      <w:proofErr w:type="spellEnd"/>
      <w:r w:rsidRPr="00A7528B">
        <w:rPr>
          <w:lang w:val="en-US"/>
        </w:rPr>
        <w:t xml:space="preserve"> module, </w:t>
      </w:r>
      <w:r>
        <w:rPr>
          <w:lang w:val="en-US"/>
        </w:rPr>
        <w:t xml:space="preserve">final </w:t>
      </w:r>
      <w:r w:rsidRPr="00A7528B">
        <w:rPr>
          <w:lang w:val="en-US"/>
        </w:rPr>
        <w:t xml:space="preserve">category confidence scores for a particular M are computed </w:t>
      </w:r>
      <w:r>
        <w:rPr>
          <w:lang w:val="en-US"/>
        </w:rPr>
        <w:t>in two steps.</w:t>
      </w:r>
    </w:p>
    <w:p w:rsidR="00C24334" w:rsidRDefault="00C24334" w:rsidP="008F1352">
      <w:pPr>
        <w:pStyle w:val="Normal2"/>
        <w:rPr>
          <w:lang w:val="en-US"/>
        </w:rPr>
      </w:pPr>
      <w:r>
        <w:rPr>
          <w:lang w:val="en-US"/>
        </w:rPr>
        <w:t xml:space="preserve">For each per node score </w:t>
      </w:r>
      <w:proofErr w:type="spellStart"/>
      <w:r w:rsidR="006C1AF3" w:rsidRPr="0071249C">
        <w:rPr>
          <w:i/>
          <w:lang w:val="en-US"/>
        </w:rPr>
        <w:t>p</w:t>
      </w:r>
      <w:r w:rsidR="006C1AF3" w:rsidRPr="0071249C">
        <w:rPr>
          <w:i/>
          <w:vertAlign w:val="subscript"/>
          <w:lang w:val="en-US"/>
        </w:rPr>
        <w:t>y</w:t>
      </w:r>
      <w:proofErr w:type="spellEnd"/>
      <w:r>
        <w:rPr>
          <w:lang w:val="en-US"/>
        </w:rPr>
        <w:t xml:space="preserve"> </w:t>
      </w:r>
      <w:r w:rsidR="008F1352">
        <w:rPr>
          <w:lang w:val="en-US"/>
        </w:rPr>
        <w:t xml:space="preserve">in </w:t>
      </w:r>
      <w:r w:rsidR="006C1AF3" w:rsidRPr="0071249C">
        <w:rPr>
          <w:i/>
          <w:lang w:val="en-US"/>
        </w:rPr>
        <w:t>P</w:t>
      </w:r>
      <w:r>
        <w:rPr>
          <w:lang w:val="en-US"/>
        </w:rPr>
        <w:t xml:space="preserve">, we first </w:t>
      </w:r>
      <w:r w:rsidR="008F1352">
        <w:rPr>
          <w:lang w:val="en-US"/>
        </w:rPr>
        <w:t xml:space="preserve">compute a score per category </w:t>
      </w:r>
      <w:r w:rsidR="006C1AF3" w:rsidRPr="0071249C">
        <w:rPr>
          <w:i/>
          <w:lang w:val="en-US"/>
        </w:rPr>
        <w:t>c</w:t>
      </w:r>
      <w:r w:rsidR="006C1AF3" w:rsidRPr="0071249C">
        <w:rPr>
          <w:i/>
          <w:vertAlign w:val="subscript"/>
          <w:lang w:val="en-US"/>
        </w:rPr>
        <w:t>x</w:t>
      </w:r>
      <w:r>
        <w:rPr>
          <w:lang w:val="en-US"/>
        </w:rPr>
        <w:t xml:space="preserve"> </w:t>
      </w:r>
      <w:r w:rsidR="008F1352">
        <w:rPr>
          <w:lang w:val="en-US"/>
        </w:rPr>
        <w:t xml:space="preserve">associated to </w:t>
      </w:r>
      <w:r>
        <w:rPr>
          <w:lang w:val="en-US"/>
        </w:rPr>
        <w:t xml:space="preserve">this per node score </w:t>
      </w:r>
      <w:r w:rsidR="008F1352">
        <w:rPr>
          <w:lang w:val="en-US"/>
        </w:rPr>
        <w:t xml:space="preserve">by multiplying the </w:t>
      </w:r>
      <w:r w:rsidR="008F1352" w:rsidRPr="00A7528B">
        <w:rPr>
          <w:lang w:val="en-US"/>
        </w:rPr>
        <w:t>confidence score</w:t>
      </w:r>
      <w:r w:rsidR="008F1352">
        <w:rPr>
          <w:lang w:val="en-US"/>
        </w:rPr>
        <w:t xml:space="preserve"> of </w:t>
      </w:r>
      <w:r>
        <w:rPr>
          <w:lang w:val="en-US"/>
        </w:rPr>
        <w:t>this</w:t>
      </w:r>
      <w:r w:rsidR="008F1352">
        <w:rPr>
          <w:lang w:val="en-US"/>
        </w:rPr>
        <w:t xml:space="preserve"> category</w:t>
      </w:r>
      <w:r w:rsidR="008F1352" w:rsidRPr="00A7528B">
        <w:rPr>
          <w:lang w:val="en-US"/>
        </w:rPr>
        <w:t xml:space="preserve"> </w:t>
      </w:r>
      <w:proofErr w:type="gramStart"/>
      <w:r w:rsidR="008F1352">
        <w:rPr>
          <w:i/>
          <w:lang w:val="en-US"/>
        </w:rPr>
        <w:t>f</w:t>
      </w:r>
      <w:r w:rsidR="008F1352" w:rsidRPr="007E7ED7">
        <w:rPr>
          <w:i/>
          <w:lang w:val="en-US"/>
        </w:rPr>
        <w:t>(</w:t>
      </w:r>
      <w:proofErr w:type="gramEnd"/>
      <w:r w:rsidR="008F1352" w:rsidRPr="007E7ED7">
        <w:rPr>
          <w:i/>
          <w:lang w:val="en-US"/>
        </w:rPr>
        <w:t>c</w:t>
      </w:r>
      <w:r>
        <w:rPr>
          <w:i/>
          <w:vertAlign w:val="subscript"/>
          <w:lang w:val="en-US"/>
        </w:rPr>
        <w:t>x</w:t>
      </w:r>
      <w:r w:rsidR="008F1352" w:rsidRPr="007E7ED7">
        <w:rPr>
          <w:i/>
          <w:lang w:val="en-US"/>
        </w:rPr>
        <w:t>)</w:t>
      </w:r>
      <w:r w:rsidR="008F1352">
        <w:rPr>
          <w:lang w:val="en-US"/>
        </w:rPr>
        <w:t xml:space="preserve"> (as computed using the </w:t>
      </w:r>
      <w:proofErr w:type="spellStart"/>
      <w:r w:rsidR="008F1352">
        <w:rPr>
          <w:lang w:val="en-US"/>
        </w:rPr>
        <w:t>ConfidenceCalculator</w:t>
      </w:r>
      <w:proofErr w:type="spellEnd"/>
      <w:r w:rsidR="008F1352">
        <w:rPr>
          <w:lang w:val="en-US"/>
        </w:rPr>
        <w:t xml:space="preserve"> module) </w:t>
      </w:r>
      <w:r w:rsidR="008F1352" w:rsidRPr="00A7528B">
        <w:rPr>
          <w:lang w:val="en-US"/>
        </w:rPr>
        <w:t xml:space="preserve">with </w:t>
      </w:r>
      <w:proofErr w:type="spellStart"/>
      <w:r w:rsidR="008F1352" w:rsidRPr="00A7528B">
        <w:rPr>
          <w:i/>
          <w:lang w:val="en-US"/>
        </w:rPr>
        <w:t>s</w:t>
      </w:r>
      <w:r w:rsidR="006C1AF3" w:rsidRPr="0071249C">
        <w:rPr>
          <w:i/>
          <w:vertAlign w:val="subscript"/>
          <w:lang w:val="en-US"/>
        </w:rPr>
        <w:t>y</w:t>
      </w:r>
      <w:proofErr w:type="spellEnd"/>
      <w:r w:rsidR="008F1352">
        <w:rPr>
          <w:lang w:val="en-US"/>
        </w:rPr>
        <w:t xml:space="preserve">, i.e., </w:t>
      </w:r>
      <w:r w:rsidR="008F1352" w:rsidRPr="00A7528B">
        <w:rPr>
          <w:lang w:val="en-US"/>
        </w:rPr>
        <w:t>the confidence of the matc</w:t>
      </w:r>
      <w:r w:rsidR="008F1352">
        <w:rPr>
          <w:lang w:val="en-US"/>
        </w:rPr>
        <w:t>h</w:t>
      </w:r>
      <w:r>
        <w:rPr>
          <w:lang w:val="en-US"/>
        </w:rPr>
        <w:t>:</w:t>
      </w:r>
    </w:p>
    <w:p w:rsidR="00C24334" w:rsidRDefault="00C24334" w:rsidP="00C24334">
      <w:pPr>
        <w:pStyle w:val="Normal2"/>
        <w:rPr>
          <w:lang w:val="en-US"/>
        </w:rPr>
      </w:pPr>
      <w:proofErr w:type="gramStart"/>
      <w:r w:rsidRPr="00A7528B">
        <w:rPr>
          <w:i/>
          <w:lang w:val="en-US"/>
        </w:rPr>
        <w:t>score(</w:t>
      </w:r>
      <w:proofErr w:type="spellStart"/>
      <w:proofErr w:type="gramEnd"/>
      <w:r>
        <w:rPr>
          <w:i/>
          <w:lang w:val="en-US"/>
        </w:rPr>
        <w:t>p</w:t>
      </w:r>
      <w:r w:rsidR="006C1AF3" w:rsidRPr="0071249C">
        <w:rPr>
          <w:i/>
          <w:vertAlign w:val="subscript"/>
          <w:lang w:val="en-US"/>
        </w:rPr>
        <w:t>y</w:t>
      </w:r>
      <w:r>
        <w:rPr>
          <w:i/>
          <w:lang w:val="en-US"/>
        </w:rPr>
        <w:t>,</w:t>
      </w:r>
      <w:r w:rsidRPr="00A7528B">
        <w:rPr>
          <w:i/>
          <w:lang w:val="en-US"/>
        </w:rPr>
        <w:t>c</w:t>
      </w:r>
      <w:r>
        <w:rPr>
          <w:i/>
          <w:vertAlign w:val="subscript"/>
          <w:lang w:val="en-US"/>
        </w:rPr>
        <w:t>x</w:t>
      </w:r>
      <w:proofErr w:type="spellEnd"/>
      <w:r w:rsidRPr="00A7528B">
        <w:rPr>
          <w:i/>
          <w:lang w:val="en-US"/>
        </w:rPr>
        <w:t>)</w:t>
      </w:r>
      <w:r>
        <w:rPr>
          <w:i/>
          <w:lang w:val="en-US"/>
        </w:rPr>
        <w:t xml:space="preserve"> =f(c</w:t>
      </w:r>
      <w:r w:rsidR="006C1AF3" w:rsidRPr="0071249C">
        <w:rPr>
          <w:i/>
          <w:vertAlign w:val="subscript"/>
          <w:lang w:val="en-US"/>
        </w:rPr>
        <w:t>x</w:t>
      </w:r>
      <w:r>
        <w:rPr>
          <w:i/>
          <w:lang w:val="en-US"/>
        </w:rPr>
        <w:t>)*</w:t>
      </w:r>
      <w:proofErr w:type="spellStart"/>
      <w:r>
        <w:rPr>
          <w:i/>
          <w:lang w:val="en-US"/>
        </w:rPr>
        <w:t>s</w:t>
      </w:r>
      <w:r w:rsidR="006C1AF3" w:rsidRPr="0071249C">
        <w:rPr>
          <w:i/>
          <w:vertAlign w:val="subscript"/>
          <w:lang w:val="en-US"/>
        </w:rPr>
        <w:t>y</w:t>
      </w:r>
      <w:proofErr w:type="spellEnd"/>
    </w:p>
    <w:p w:rsidR="00EB71F9" w:rsidRPr="00DE1B49" w:rsidRDefault="008F1352" w:rsidP="0087709E">
      <w:pPr>
        <w:rPr>
          <w:lang w:val="en-US"/>
        </w:rPr>
      </w:pPr>
      <w:r>
        <w:rPr>
          <w:lang w:val="en-US"/>
        </w:rPr>
        <w:t xml:space="preserve">Going through all per node scores in P, we then sum up all scores per category and divide them by the total number of </w:t>
      </w:r>
      <w:r w:rsidR="00376EF9">
        <w:rPr>
          <w:lang w:val="en-US"/>
        </w:rPr>
        <w:t xml:space="preserve">per node scores in </w:t>
      </w:r>
      <w:r w:rsidR="006C1AF3" w:rsidRPr="0071249C">
        <w:rPr>
          <w:rFonts w:cs="TimesNewRomanPSMT"/>
          <w:i/>
          <w:lang w:val="en-US"/>
        </w:rPr>
        <w:t>P</w:t>
      </w:r>
      <w:r>
        <w:rPr>
          <w:lang w:val="en-US"/>
        </w:rPr>
        <w:t xml:space="preserve"> </w:t>
      </w:r>
      <w:r w:rsidRPr="00A7528B">
        <w:rPr>
          <w:lang w:val="en-US"/>
        </w:rPr>
        <w:t xml:space="preserve">to compute the final </w:t>
      </w:r>
      <w:r>
        <w:rPr>
          <w:lang w:val="en-US"/>
        </w:rPr>
        <w:t xml:space="preserve">confidence </w:t>
      </w:r>
      <w:r w:rsidRPr="00A7528B">
        <w:rPr>
          <w:lang w:val="en-US"/>
        </w:rPr>
        <w:t>score</w:t>
      </w:r>
      <w:r>
        <w:rPr>
          <w:lang w:val="en-US"/>
        </w:rPr>
        <w:t xml:space="preserve"> for the </w:t>
      </w:r>
      <w:proofErr w:type="spellStart"/>
      <w:r w:rsidR="00C24334">
        <w:rPr>
          <w:i/>
          <w:lang w:val="en-US"/>
        </w:rPr>
        <w:t>x</w:t>
      </w:r>
      <w:r w:rsidR="006C1AF3" w:rsidRPr="0071249C">
        <w:rPr>
          <w:rFonts w:cs="TimesNewRomanPSMT"/>
          <w:vertAlign w:val="superscript"/>
          <w:lang w:val="en-US"/>
        </w:rPr>
        <w:t>th</w:t>
      </w:r>
      <w:proofErr w:type="spellEnd"/>
      <w:r>
        <w:rPr>
          <w:lang w:val="en-US"/>
        </w:rPr>
        <w:t xml:space="preserve"> category </w:t>
      </w:r>
      <w:r w:rsidRPr="00A7528B">
        <w:rPr>
          <w:i/>
          <w:lang w:val="en-US"/>
        </w:rPr>
        <w:t>score(c</w:t>
      </w:r>
      <w:r w:rsidR="00C24334">
        <w:rPr>
          <w:i/>
          <w:vertAlign w:val="subscript"/>
          <w:lang w:val="en-US"/>
        </w:rPr>
        <w:t>x</w:t>
      </w:r>
      <w:r w:rsidRPr="00A7528B">
        <w:rPr>
          <w:i/>
          <w:lang w:val="en-US"/>
        </w:rPr>
        <w:t>)</w:t>
      </w:r>
      <w:r>
        <w:rPr>
          <w:lang w:val="en-US"/>
        </w:rPr>
        <w:t>:</w:t>
      </w:r>
      <w:r w:rsidR="00C77216" w:rsidRPr="00A7528B">
        <w:rPr>
          <w:i/>
          <w:lang w:val="en-US"/>
        </w:rPr>
        <w:t>score(c</w:t>
      </w:r>
      <w:r w:rsidR="00C77216">
        <w:rPr>
          <w:i/>
          <w:vertAlign w:val="subscript"/>
          <w:lang w:val="en-US"/>
        </w:rPr>
        <w:t>x</w:t>
      </w:r>
      <w:r w:rsidR="00C77216" w:rsidRPr="00A7528B">
        <w:rPr>
          <w:i/>
          <w:lang w:val="en-US"/>
        </w:rPr>
        <w:t>)</w:t>
      </w:r>
      <w:r w:rsidR="00C77216">
        <w:rPr>
          <w:i/>
          <w:lang w:val="en-US"/>
        </w:rPr>
        <w:t xml:space="preserve"> =</w:t>
      </w:r>
      <m:oMath>
        <m:f>
          <m:fPr>
            <m:ctrlPr>
              <w:rPr>
                <w:rFonts w:ascii="Cambria Math" w:hAnsi="Cambria Math"/>
                <w:lang w:val="en-US"/>
              </w:rPr>
            </m:ctrlPr>
          </m:fPr>
          <m:num>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y=0</m:t>
                </m:r>
              </m:sub>
              <m:sup>
                <m:r>
                  <w:rPr>
                    <w:rFonts w:ascii="Cambria Math" w:eastAsia="Cambria Math" w:hAnsi="Cambria Math" w:cs="Cambria Math"/>
                    <w:lang w:val="en-US"/>
                  </w:rPr>
                  <m:t>m</m:t>
                </m:r>
              </m:sup>
              <m:e>
                <m:r>
                  <w:rPr>
                    <w:rFonts w:ascii="Cambria Math" w:hAnsi="Cambria Math"/>
                    <w:lang w:val="en-US"/>
                  </w:rPr>
                  <m:t>score(</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m:t>
                </m:r>
              </m:e>
            </m:nary>
          </m:num>
          <m:den>
            <m:r>
              <w:rPr>
                <w:rFonts w:ascii="Cambria Math" w:hAnsi="Cambria Math"/>
                <w:lang w:val="en-US"/>
              </w:rPr>
              <m:t>m</m:t>
            </m:r>
          </m:den>
        </m:f>
      </m:oMath>
    </w:p>
    <w:p w:rsidR="0087709E" w:rsidRPr="00DE1B49" w:rsidRDefault="0087709E" w:rsidP="0087709E">
      <w:pPr>
        <w:pStyle w:val="berschrift2"/>
      </w:pPr>
      <w:bookmarkStart w:id="1138" w:name="h.4xafayk7n2bb" w:colFirst="0" w:colLast="0"/>
      <w:bookmarkStart w:id="1139" w:name="_Toc405809993"/>
      <w:bookmarkEnd w:id="1138"/>
      <w:r w:rsidRPr="00DE1B49">
        <w:lastRenderedPageBreak/>
        <w:t>Implementation of Top Levels</w:t>
      </w:r>
      <w:bookmarkEnd w:id="1139"/>
    </w:p>
    <w:p w:rsidR="0087709E" w:rsidRPr="00DE1B49" w:rsidRDefault="0087709E" w:rsidP="006C3E1B">
      <w:pPr>
        <w:pStyle w:val="berschrift3"/>
      </w:pPr>
      <w:bookmarkStart w:id="1140" w:name="h.8bmwhmdkugu3" w:colFirst="0" w:colLast="0"/>
      <w:bookmarkStart w:id="1141" w:name="_Toc405809994"/>
      <w:bookmarkEnd w:id="1140"/>
      <w:r w:rsidRPr="00DE1B49">
        <w:t xml:space="preserve">Use Case 1: class </w:t>
      </w:r>
      <w:proofErr w:type="spellStart"/>
      <w:r w:rsidRPr="00DE1B49">
        <w:t>UseCaseOneRunnerPrototype</w:t>
      </w:r>
      <w:proofErr w:type="spellEnd"/>
      <w:r w:rsidR="008D6CF9">
        <w:t xml:space="preserve"> (</w:t>
      </w:r>
      <w:proofErr w:type="spellStart"/>
      <w:r w:rsidR="008D6CF9" w:rsidRPr="008D6CF9">
        <w:t>eu</w:t>
      </w:r>
      <w:r w:rsidR="008D6CF9">
        <w:t>.excitementproject.</w:t>
      </w:r>
      <w:r w:rsidR="008D6CF9" w:rsidRPr="008D6CF9">
        <w:t>tl</w:t>
      </w:r>
      <w:r w:rsidR="008D6CF9">
        <w:t>.toplevel.usecaseonerunner</w:t>
      </w:r>
      <w:proofErr w:type="spellEnd"/>
      <w:r w:rsidR="008D6CF9">
        <w:t>)</w:t>
      </w:r>
      <w:bookmarkEnd w:id="1141"/>
    </w:p>
    <w:p w:rsidR="0087709E" w:rsidRDefault="0087709E" w:rsidP="00563EB2">
      <w:pPr>
        <w:rPr>
          <w:lang w:val="en-US"/>
        </w:rPr>
      </w:pPr>
      <w:r w:rsidRPr="00DE1B49">
        <w:rPr>
          <w:lang w:val="en-US"/>
        </w:rPr>
        <w:t xml:space="preserve">The </w:t>
      </w:r>
      <w:proofErr w:type="spellStart"/>
      <w:r w:rsidRPr="00DE1B49">
        <w:rPr>
          <w:i/>
          <w:lang w:val="en-US"/>
        </w:rPr>
        <w:t>UseCaseOneRunnerPrototype</w:t>
      </w:r>
      <w:proofErr w:type="spellEnd"/>
      <w:r w:rsidRPr="00DE1B49">
        <w:rPr>
          <w:lang w:val="en-US"/>
        </w:rPr>
        <w:t xml:space="preserve"> provides an implementation of the </w:t>
      </w:r>
      <w:proofErr w:type="spellStart"/>
      <w:r w:rsidRPr="00DE1B49">
        <w:rPr>
          <w:i/>
          <w:lang w:val="en-US"/>
        </w:rPr>
        <w:t>UseCaseOneRunner</w:t>
      </w:r>
      <w:proofErr w:type="spellEnd"/>
      <w:r w:rsidRPr="00DE1B49">
        <w:rPr>
          <w:lang w:val="en-US"/>
        </w:rPr>
        <w:t xml:space="preserve"> interface. </w:t>
      </w:r>
      <w:r w:rsidR="00590A96" w:rsidRPr="00DE1B49">
        <w:rPr>
          <w:lang w:val="en-US"/>
        </w:rPr>
        <w:t xml:space="preserve">The interface’s </w:t>
      </w:r>
      <w:proofErr w:type="spellStart"/>
      <w:r w:rsidR="00590A96">
        <w:rPr>
          <w:i/>
          <w:lang w:val="en-US"/>
        </w:rPr>
        <w:t>buildRaw</w:t>
      </w:r>
      <w:r w:rsidR="00590A96" w:rsidRPr="00DE1B49">
        <w:rPr>
          <w:i/>
          <w:lang w:val="en-US"/>
        </w:rPr>
        <w:t>Graph</w:t>
      </w:r>
      <w:proofErr w:type="spellEnd"/>
      <w:r w:rsidR="00590A96" w:rsidRPr="00DE1B49">
        <w:rPr>
          <w:lang w:val="en-US"/>
        </w:rPr>
        <w:t xml:space="preserve"> method</w:t>
      </w:r>
      <w:r w:rsidR="00590A96">
        <w:rPr>
          <w:lang w:val="en-US"/>
        </w:rPr>
        <w:t>s produce</w:t>
      </w:r>
      <w:r w:rsidR="00590A96" w:rsidRPr="00DE1B49">
        <w:rPr>
          <w:lang w:val="en-US"/>
        </w:rPr>
        <w:t xml:space="preserve"> an </w:t>
      </w:r>
      <w:r w:rsidR="00590A96" w:rsidRPr="00DE1B49">
        <w:rPr>
          <w:i/>
          <w:lang w:val="en-US"/>
        </w:rPr>
        <w:t>EntailmentGraph</w:t>
      </w:r>
      <w:r w:rsidR="00590A96">
        <w:rPr>
          <w:i/>
          <w:lang w:val="en-US"/>
        </w:rPr>
        <w:t xml:space="preserve">Raw </w:t>
      </w:r>
      <w:r w:rsidR="00590A96" w:rsidRPr="00DE1B49">
        <w:rPr>
          <w:lang w:val="en-US"/>
        </w:rPr>
        <w:t>object from input CAS objects</w:t>
      </w:r>
      <w:r w:rsidR="00590A96">
        <w:rPr>
          <w:lang w:val="en-US"/>
        </w:rPr>
        <w:t xml:space="preserve"> or input Interaction objects</w:t>
      </w:r>
      <w:r w:rsidR="00590A96" w:rsidRPr="00DE1B49">
        <w:rPr>
          <w:lang w:val="en-US"/>
        </w:rPr>
        <w:t xml:space="preserve">, by producing sets of </w:t>
      </w:r>
      <w:r w:rsidR="00590A96" w:rsidRPr="00DE1B49">
        <w:rPr>
          <w:i/>
          <w:lang w:val="en-US"/>
        </w:rPr>
        <w:t>FragmentGraph</w:t>
      </w:r>
      <w:r w:rsidR="00590A96" w:rsidRPr="00DE1B49">
        <w:rPr>
          <w:lang w:val="en-US"/>
        </w:rPr>
        <w:t xml:space="preserve">-s for each input </w:t>
      </w:r>
      <w:r w:rsidR="00590A96">
        <w:rPr>
          <w:lang w:val="en-US"/>
        </w:rPr>
        <w:t xml:space="preserve">interaction and </w:t>
      </w:r>
      <w:r w:rsidR="00590A96" w:rsidRPr="00DE1B49">
        <w:rPr>
          <w:lang w:val="en-US"/>
        </w:rPr>
        <w:t xml:space="preserve">merging them to produce an </w:t>
      </w:r>
      <w:r w:rsidR="00590A96" w:rsidRPr="00DE1B49">
        <w:rPr>
          <w:i/>
          <w:lang w:val="en-US"/>
        </w:rPr>
        <w:t>EntailmentGraphRaw</w:t>
      </w:r>
      <w:r w:rsidR="00590A96">
        <w:rPr>
          <w:lang w:val="en-US"/>
        </w:rPr>
        <w:t xml:space="preserve">. </w:t>
      </w:r>
      <w:r w:rsidRPr="00DE1B49">
        <w:rPr>
          <w:lang w:val="en-US"/>
        </w:rPr>
        <w:t>The i</w:t>
      </w:r>
      <w:r w:rsidRPr="00DE1B49">
        <w:rPr>
          <w:lang w:val="en-US"/>
        </w:rPr>
        <w:t>n</w:t>
      </w:r>
      <w:r w:rsidRPr="00DE1B49">
        <w:rPr>
          <w:lang w:val="en-US"/>
        </w:rPr>
        <w:t xml:space="preserve">terface’s </w:t>
      </w:r>
      <w:proofErr w:type="spellStart"/>
      <w:r w:rsidRPr="00DE1B49">
        <w:rPr>
          <w:i/>
          <w:lang w:val="en-US"/>
        </w:rPr>
        <w:t>build</w:t>
      </w:r>
      <w:r w:rsidR="00590A96">
        <w:rPr>
          <w:i/>
          <w:lang w:val="en-US"/>
        </w:rPr>
        <w:t>Collapsed</w:t>
      </w:r>
      <w:r w:rsidRPr="00DE1B49">
        <w:rPr>
          <w:i/>
          <w:lang w:val="en-US"/>
        </w:rPr>
        <w:t>Graph</w:t>
      </w:r>
      <w:proofErr w:type="spellEnd"/>
      <w:r w:rsidRPr="00DE1B49">
        <w:rPr>
          <w:lang w:val="en-US"/>
        </w:rPr>
        <w:t xml:space="preserve"> method</w:t>
      </w:r>
      <w:r w:rsidR="00590A96">
        <w:rPr>
          <w:lang w:val="en-US"/>
        </w:rPr>
        <w:t>s produce</w:t>
      </w:r>
      <w:r w:rsidRPr="00DE1B49">
        <w:rPr>
          <w:lang w:val="en-US"/>
        </w:rPr>
        <w:t xml:space="preserve"> an </w:t>
      </w:r>
      <w:proofErr w:type="spellStart"/>
      <w:r w:rsidRPr="00DE1B49">
        <w:rPr>
          <w:i/>
          <w:lang w:val="en-US"/>
        </w:rPr>
        <w:t>EntailmentGraphCollapsed</w:t>
      </w:r>
      <w:proofErr w:type="spellEnd"/>
      <w:r w:rsidRPr="00DE1B49">
        <w:rPr>
          <w:lang w:val="en-US"/>
        </w:rPr>
        <w:t xml:space="preserve"> object </w:t>
      </w:r>
      <w:r w:rsidR="005B5B6C">
        <w:rPr>
          <w:lang w:val="en-US"/>
        </w:rPr>
        <w:t>e</w:t>
      </w:r>
      <w:r w:rsidR="005B5B6C">
        <w:rPr>
          <w:lang w:val="en-US"/>
        </w:rPr>
        <w:t>i</w:t>
      </w:r>
      <w:r w:rsidR="005B5B6C">
        <w:rPr>
          <w:lang w:val="en-US"/>
        </w:rPr>
        <w:t xml:space="preserve">ther directly </w:t>
      </w:r>
      <w:r w:rsidRPr="00DE1B49">
        <w:rPr>
          <w:lang w:val="en-US"/>
        </w:rPr>
        <w:t xml:space="preserve">from </w:t>
      </w:r>
      <w:r w:rsidR="005B5B6C">
        <w:rPr>
          <w:lang w:val="en-US"/>
        </w:rPr>
        <w:t xml:space="preserve">a raw graph or from </w:t>
      </w:r>
      <w:r w:rsidRPr="00DE1B49">
        <w:rPr>
          <w:lang w:val="en-US"/>
        </w:rPr>
        <w:t>input CAS objects</w:t>
      </w:r>
      <w:r w:rsidR="00590A96">
        <w:rPr>
          <w:lang w:val="en-US"/>
        </w:rPr>
        <w:t xml:space="preserve"> </w:t>
      </w:r>
      <w:r w:rsidR="005B5B6C">
        <w:rPr>
          <w:lang w:val="en-US"/>
        </w:rPr>
        <w:t xml:space="preserve">/ </w:t>
      </w:r>
      <w:r w:rsidR="00590A96">
        <w:rPr>
          <w:lang w:val="en-US"/>
        </w:rPr>
        <w:t>input Interaction objects</w:t>
      </w:r>
      <w:r w:rsidRPr="00DE1B49">
        <w:rPr>
          <w:lang w:val="en-US"/>
        </w:rPr>
        <w:t xml:space="preserve">, </w:t>
      </w:r>
      <w:r w:rsidR="005B5B6C">
        <w:rPr>
          <w:lang w:val="en-US"/>
        </w:rPr>
        <w:t>from which</w:t>
      </w:r>
      <w:r w:rsidRPr="00DE1B49">
        <w:rPr>
          <w:lang w:val="en-US"/>
        </w:rPr>
        <w:t xml:space="preserve"> </w:t>
      </w:r>
      <w:r w:rsidR="005B5B6C">
        <w:rPr>
          <w:lang w:val="en-US"/>
        </w:rPr>
        <w:t>an</w:t>
      </w:r>
      <w:r w:rsidRPr="00DE1B49">
        <w:rPr>
          <w:lang w:val="en-US"/>
        </w:rPr>
        <w:t xml:space="preserve"> </w:t>
      </w:r>
      <w:r w:rsidRPr="00DE1B49">
        <w:rPr>
          <w:i/>
          <w:lang w:val="en-US"/>
        </w:rPr>
        <w:t>EntailmentGraphRaw</w:t>
      </w:r>
      <w:r w:rsidRPr="00DE1B49">
        <w:rPr>
          <w:lang w:val="en-US"/>
        </w:rPr>
        <w:t xml:space="preserve"> </w:t>
      </w:r>
      <w:r w:rsidR="005B5B6C">
        <w:rPr>
          <w:lang w:val="en-US"/>
        </w:rPr>
        <w:t xml:space="preserve">is </w:t>
      </w:r>
      <w:r w:rsidR="00572E16">
        <w:rPr>
          <w:lang w:val="en-US"/>
        </w:rPr>
        <w:t xml:space="preserve">built </w:t>
      </w:r>
      <w:r w:rsidR="00590A96">
        <w:rPr>
          <w:lang w:val="en-US"/>
        </w:rPr>
        <w:t>as described above</w:t>
      </w:r>
      <w:r w:rsidR="00572E16">
        <w:rPr>
          <w:lang w:val="en-US"/>
        </w:rPr>
        <w:t xml:space="preserve"> and</w:t>
      </w:r>
      <w:r w:rsidRPr="00DE1B49">
        <w:rPr>
          <w:lang w:val="en-US"/>
        </w:rPr>
        <w:t xml:space="preserve"> </w:t>
      </w:r>
      <w:r w:rsidR="00572E16">
        <w:rPr>
          <w:lang w:val="en-US"/>
        </w:rPr>
        <w:t>further</w:t>
      </w:r>
      <w:r w:rsidR="00572E16" w:rsidRPr="00DE1B49">
        <w:rPr>
          <w:lang w:val="en-US"/>
        </w:rPr>
        <w:t xml:space="preserve"> </w:t>
      </w:r>
      <w:r w:rsidR="00563EB2">
        <w:rPr>
          <w:lang w:val="en-US"/>
        </w:rPr>
        <w:t>optimized</w:t>
      </w:r>
      <w:r w:rsidR="00563EB2" w:rsidRPr="00DE1B49">
        <w:rPr>
          <w:lang w:val="en-US"/>
        </w:rPr>
        <w:t xml:space="preserve"> </w:t>
      </w:r>
      <w:r w:rsidRPr="00DE1B49">
        <w:rPr>
          <w:lang w:val="en-US"/>
        </w:rPr>
        <w:t>(merging nodes into equivalence classes, collapsing multiple edges between the same pair of nodes into one edge</w:t>
      </w:r>
      <w:r w:rsidR="00735A2A">
        <w:rPr>
          <w:lang w:val="en-US"/>
        </w:rPr>
        <w:t>, etc.</w:t>
      </w:r>
      <w:r w:rsidRPr="00DE1B49">
        <w:rPr>
          <w:lang w:val="en-US"/>
        </w:rPr>
        <w:t>), to produce the final output.</w:t>
      </w:r>
    </w:p>
    <w:p w:rsidR="00A45917" w:rsidRDefault="00A45917" w:rsidP="0087709E">
      <w:pPr>
        <w:rPr>
          <w:lang w:val="en-US"/>
        </w:rPr>
      </w:pPr>
    </w:p>
    <w:p w:rsidR="00A45917" w:rsidRPr="00A45917" w:rsidRDefault="00A45917" w:rsidP="00A45917">
      <w:pPr>
        <w:pStyle w:val="Normal2"/>
        <w:numPr>
          <w:ilvl w:val="0"/>
          <w:numId w:val="96"/>
        </w:numPr>
      </w:pPr>
      <w:r>
        <w:rPr>
          <w:rFonts w:cstheme="minorBidi"/>
        </w:rPr>
        <w:t>Attributes:</w:t>
      </w:r>
    </w:p>
    <w:p w:rsidR="00A45917" w:rsidRDefault="00A45917" w:rsidP="00A45917">
      <w:pPr>
        <w:pStyle w:val="Normal2"/>
        <w:ind w:left="720"/>
      </w:pPr>
      <w:r>
        <w:t xml:space="preserve">To perform the transformations between </w:t>
      </w:r>
      <w:r w:rsidR="003D5D56">
        <w:t xml:space="preserve">the </w:t>
      </w:r>
      <w:r>
        <w:t>different types of graphs mentioned above, a few intermediate processing steps must be performed: fragment annotation, modifier annotation, generating fragment graphs from an input CAS object, merging of fragment graphs, and collapsing a raw graph. Each of these processing steps is e</w:t>
      </w:r>
      <w:r>
        <w:t>n</w:t>
      </w:r>
      <w:r>
        <w:t xml:space="preserve">capsulated in an interface, which are attributes of the </w:t>
      </w:r>
      <w:proofErr w:type="spellStart"/>
      <w:r w:rsidRPr="003D5D56">
        <w:rPr>
          <w:i/>
        </w:rPr>
        <w:t>UseCaseOneRunnerPrototype</w:t>
      </w:r>
      <w:proofErr w:type="spellEnd"/>
      <w:r>
        <w:t xml:space="preserve">, and are initialized by the </w:t>
      </w:r>
      <w:proofErr w:type="spellStart"/>
      <w:proofErr w:type="gramStart"/>
      <w:r w:rsidRPr="003D5D56">
        <w:rPr>
          <w:i/>
        </w:rPr>
        <w:t>initInterfaces</w:t>
      </w:r>
      <w:proofErr w:type="spellEnd"/>
      <w:r w:rsidRPr="003D5D56">
        <w:rPr>
          <w:i/>
        </w:rPr>
        <w:t>(</w:t>
      </w:r>
      <w:proofErr w:type="gramEnd"/>
      <w:r w:rsidRPr="003D5D56">
        <w:rPr>
          <w:i/>
        </w:rPr>
        <w:t>)</w:t>
      </w:r>
      <w:r>
        <w:t xml:space="preserve"> method. In addition to these interfaces, the class also has as attributes the EDA used in the merging step, and the LAP for pr</w:t>
      </w:r>
      <w:r>
        <w:t>o</w:t>
      </w:r>
      <w:r>
        <w:t>ducing the required input for the EDA. A summary of the attributes is presented b</w:t>
      </w:r>
      <w:r>
        <w:t>e</w:t>
      </w:r>
      <w:r>
        <w:t>low:</w:t>
      </w:r>
    </w:p>
    <w:p w:rsidR="00A45917" w:rsidRPr="00A45917" w:rsidRDefault="00A45917" w:rsidP="0087709E">
      <w:pPr>
        <w:pStyle w:val="Normal2"/>
        <w:numPr>
          <w:ilvl w:val="1"/>
          <w:numId w:val="96"/>
        </w:numPr>
        <w:rPr>
          <w:lang w:val="en-US"/>
        </w:rPr>
      </w:pPr>
      <w:proofErr w:type="spellStart"/>
      <w:r>
        <w:t>LAPAccess</w:t>
      </w:r>
      <w:proofErr w:type="spellEnd"/>
      <w:r>
        <w:t xml:space="preserve"> lap</w:t>
      </w:r>
    </w:p>
    <w:p w:rsidR="00A45917" w:rsidRPr="00A45917" w:rsidRDefault="00A45917" w:rsidP="0087709E">
      <w:pPr>
        <w:pStyle w:val="Normal2"/>
        <w:numPr>
          <w:ilvl w:val="1"/>
          <w:numId w:val="96"/>
        </w:numPr>
        <w:rPr>
          <w:lang w:val="en-US"/>
        </w:rPr>
      </w:pPr>
      <w:proofErr w:type="spellStart"/>
      <w:r>
        <w:t>EDABasic</w:t>
      </w:r>
      <w:proofErr w:type="spellEnd"/>
      <w:r>
        <w:t>&lt;?&gt; eda</w:t>
      </w:r>
    </w:p>
    <w:p w:rsidR="00A45917" w:rsidRPr="00A45917" w:rsidRDefault="00A45917" w:rsidP="0087709E">
      <w:pPr>
        <w:pStyle w:val="Normal2"/>
        <w:numPr>
          <w:ilvl w:val="1"/>
          <w:numId w:val="96"/>
        </w:numPr>
        <w:rPr>
          <w:lang w:val="en-US"/>
        </w:rPr>
      </w:pPr>
      <w:proofErr w:type="spellStart"/>
      <w:r>
        <w:t>FragmentAnnotator</w:t>
      </w:r>
      <w:proofErr w:type="spellEnd"/>
      <w:r>
        <w:t xml:space="preserve"> </w:t>
      </w:r>
      <w:proofErr w:type="spellStart"/>
      <w:r>
        <w:t>fragAnot</w:t>
      </w:r>
      <w:proofErr w:type="spellEnd"/>
    </w:p>
    <w:p w:rsidR="00A45917" w:rsidRPr="00A45917" w:rsidRDefault="00A45917" w:rsidP="0087709E">
      <w:pPr>
        <w:pStyle w:val="Normal2"/>
        <w:numPr>
          <w:ilvl w:val="1"/>
          <w:numId w:val="96"/>
        </w:numPr>
        <w:rPr>
          <w:lang w:val="en-US"/>
        </w:rPr>
      </w:pPr>
      <w:proofErr w:type="spellStart"/>
      <w:r>
        <w:t>ModifierAnnotator</w:t>
      </w:r>
      <w:proofErr w:type="spellEnd"/>
      <w:r>
        <w:t xml:space="preserve"> </w:t>
      </w:r>
      <w:proofErr w:type="spellStart"/>
      <w:r>
        <w:t>modAnot</w:t>
      </w:r>
      <w:proofErr w:type="spellEnd"/>
    </w:p>
    <w:p w:rsidR="00A45917" w:rsidRPr="00A45917" w:rsidRDefault="00A45917" w:rsidP="0087709E">
      <w:pPr>
        <w:pStyle w:val="Normal2"/>
        <w:numPr>
          <w:ilvl w:val="1"/>
          <w:numId w:val="96"/>
        </w:numPr>
        <w:rPr>
          <w:lang w:val="en-US"/>
        </w:rPr>
      </w:pPr>
      <w:proofErr w:type="spellStart"/>
      <w:r>
        <w:t>FragmentGraphGenerator</w:t>
      </w:r>
      <w:proofErr w:type="spellEnd"/>
      <w:r>
        <w:t xml:space="preserve"> </w:t>
      </w:r>
      <w:proofErr w:type="spellStart"/>
      <w:r>
        <w:t>fragGen</w:t>
      </w:r>
      <w:proofErr w:type="spellEnd"/>
    </w:p>
    <w:p w:rsidR="00A45917" w:rsidRPr="00A45917" w:rsidRDefault="00A45917" w:rsidP="0087709E">
      <w:pPr>
        <w:pStyle w:val="Normal2"/>
        <w:numPr>
          <w:ilvl w:val="1"/>
          <w:numId w:val="96"/>
        </w:numPr>
        <w:rPr>
          <w:lang w:val="en-US"/>
        </w:rPr>
      </w:pPr>
      <w:proofErr w:type="spellStart"/>
      <w:r>
        <w:t>GraphMerger</w:t>
      </w:r>
      <w:proofErr w:type="spellEnd"/>
      <w:r>
        <w:t xml:space="preserve"> </w:t>
      </w:r>
      <w:proofErr w:type="spellStart"/>
      <w:r>
        <w:t>graphMerger</w:t>
      </w:r>
      <w:proofErr w:type="spellEnd"/>
    </w:p>
    <w:p w:rsidR="00A45917" w:rsidRPr="00A45917" w:rsidRDefault="00BB1926" w:rsidP="0087709E">
      <w:pPr>
        <w:pStyle w:val="Normal2"/>
        <w:numPr>
          <w:ilvl w:val="1"/>
          <w:numId w:val="96"/>
        </w:numPr>
        <w:rPr>
          <w:lang w:val="en-US"/>
        </w:rPr>
      </w:pPr>
      <w:proofErr w:type="spellStart"/>
      <w:r>
        <w:t>GraphOptimizer</w:t>
      </w:r>
      <w:proofErr w:type="spellEnd"/>
      <w:r>
        <w:t xml:space="preserve"> </w:t>
      </w:r>
      <w:proofErr w:type="spellStart"/>
      <w:r w:rsidR="00A45917">
        <w:t>collapseGraph</w:t>
      </w:r>
      <w:proofErr w:type="spellEnd"/>
    </w:p>
    <w:p w:rsidR="00A45917" w:rsidRPr="00A45917" w:rsidRDefault="00A45917" w:rsidP="00A45917">
      <w:pPr>
        <w:pStyle w:val="Normal2"/>
        <w:ind w:left="1440"/>
        <w:rPr>
          <w:lang w:val="en-US"/>
        </w:rPr>
      </w:pPr>
    </w:p>
    <w:p w:rsidR="00A45917" w:rsidRPr="00A45917" w:rsidRDefault="00A45917" w:rsidP="00A45917">
      <w:pPr>
        <w:pStyle w:val="Normal2"/>
        <w:numPr>
          <w:ilvl w:val="0"/>
          <w:numId w:val="96"/>
        </w:numPr>
        <w:rPr>
          <w:lang w:val="en-US"/>
        </w:rPr>
      </w:pPr>
      <w:r>
        <w:t xml:space="preserve">Methods: </w:t>
      </w:r>
    </w:p>
    <w:p w:rsidR="00A45917" w:rsidRPr="00A45917" w:rsidRDefault="00A45917" w:rsidP="00A45917">
      <w:pPr>
        <w:pStyle w:val="Normal2"/>
        <w:ind w:left="720"/>
        <w:rPr>
          <w:lang w:val="en-US"/>
        </w:rPr>
      </w:pPr>
      <w:r>
        <w:lastRenderedPageBreak/>
        <w:t xml:space="preserve">Besides implementing </w:t>
      </w:r>
      <w:proofErr w:type="spellStart"/>
      <w:r w:rsidRPr="003D5D56">
        <w:rPr>
          <w:i/>
        </w:rPr>
        <w:t>UseCaseOneRunner</w:t>
      </w:r>
      <w:r>
        <w:t>'s</w:t>
      </w:r>
      <w:proofErr w:type="spellEnd"/>
      <w:r>
        <w:t xml:space="preserve"> abstract method, the </w:t>
      </w:r>
      <w:proofErr w:type="spellStart"/>
      <w:r w:rsidRPr="003D5D56">
        <w:rPr>
          <w:i/>
        </w:rPr>
        <w:t>UseCaseOneRu</w:t>
      </w:r>
      <w:r w:rsidRPr="003D5D56">
        <w:rPr>
          <w:i/>
        </w:rPr>
        <w:t>n</w:t>
      </w:r>
      <w:r w:rsidRPr="003D5D56">
        <w:rPr>
          <w:i/>
        </w:rPr>
        <w:t>nerPrototype</w:t>
      </w:r>
      <w:proofErr w:type="spellEnd"/>
      <w:r>
        <w:t xml:space="preserve"> implements the </w:t>
      </w:r>
      <w:proofErr w:type="spellStart"/>
      <w:proofErr w:type="gramStart"/>
      <w:r w:rsidRPr="003D5D56">
        <w:rPr>
          <w:i/>
        </w:rPr>
        <w:t>initInterfaces</w:t>
      </w:r>
      <w:proofErr w:type="spellEnd"/>
      <w:r w:rsidRPr="003D5D56">
        <w:rPr>
          <w:i/>
        </w:rPr>
        <w:t>(</w:t>
      </w:r>
      <w:proofErr w:type="gramEnd"/>
      <w:r w:rsidRPr="003D5D56">
        <w:rPr>
          <w:i/>
        </w:rPr>
        <w:t>)</w:t>
      </w:r>
      <w:r>
        <w:t xml:space="preserve"> method, which initial</w:t>
      </w:r>
      <w:r w:rsidR="003D5D56">
        <w:t>izes</w:t>
      </w:r>
      <w:r>
        <w:t xml:space="preserve"> the interfaces necessary for building the graphs. For now the method initializes a pre-specified set of interfaces:</w:t>
      </w:r>
    </w:p>
    <w:p w:rsidR="00A45917" w:rsidRDefault="00A45917" w:rsidP="00A45917">
      <w:pPr>
        <w:pStyle w:val="Normal2"/>
        <w:numPr>
          <w:ilvl w:val="1"/>
          <w:numId w:val="96"/>
        </w:numPr>
        <w:rPr>
          <w:lang w:val="en-US"/>
        </w:rPr>
      </w:pPr>
      <w:proofErr w:type="spellStart"/>
      <w:r>
        <w:t>FragmentAnnotator</w:t>
      </w:r>
      <w:proofErr w:type="spellEnd"/>
      <w:r>
        <w:t xml:space="preserve">: </w:t>
      </w:r>
      <w:proofErr w:type="spellStart"/>
      <w:r w:rsidRPr="003D5D56">
        <w:rPr>
          <w:i/>
        </w:rPr>
        <w:t>SentenceAsFragmentAnnotator</w:t>
      </w:r>
      <w:proofErr w:type="spellEnd"/>
      <w:r>
        <w:t xml:space="preserve"> for adding (determined) fragment annotation of the input CAS</w:t>
      </w:r>
    </w:p>
    <w:p w:rsidR="00A45917" w:rsidRPr="00A45917" w:rsidRDefault="00A45917" w:rsidP="00A45917">
      <w:pPr>
        <w:pStyle w:val="Normal2"/>
        <w:numPr>
          <w:ilvl w:val="1"/>
          <w:numId w:val="96"/>
        </w:numPr>
        <w:rPr>
          <w:lang w:val="en-US"/>
        </w:rPr>
      </w:pPr>
      <w:proofErr w:type="spellStart"/>
      <w:r>
        <w:t>ModifierAnnotator</w:t>
      </w:r>
      <w:proofErr w:type="spellEnd"/>
      <w:r>
        <w:t xml:space="preserve">: </w:t>
      </w:r>
      <w:proofErr w:type="spellStart"/>
      <w:r w:rsidRPr="003D5D56">
        <w:rPr>
          <w:i/>
        </w:rPr>
        <w:t>AdvAsModifierAnnotator</w:t>
      </w:r>
      <w:proofErr w:type="spellEnd"/>
      <w:r>
        <w:t xml:space="preserve"> for adding modifier annot</w:t>
      </w:r>
      <w:r>
        <w:t>a</w:t>
      </w:r>
      <w:r>
        <w:t>tions to each (determined) fragment</w:t>
      </w:r>
    </w:p>
    <w:p w:rsidR="00A45917" w:rsidRPr="00A45917" w:rsidRDefault="00A45917" w:rsidP="00A45917">
      <w:pPr>
        <w:pStyle w:val="Normal2"/>
        <w:numPr>
          <w:ilvl w:val="1"/>
          <w:numId w:val="96"/>
        </w:numPr>
        <w:rPr>
          <w:lang w:val="en-US"/>
        </w:rPr>
      </w:pPr>
      <w:proofErr w:type="spellStart"/>
      <w:r>
        <w:t>FragmentGraphGenerator</w:t>
      </w:r>
      <w:proofErr w:type="spellEnd"/>
      <w:r>
        <w:t xml:space="preserve">: </w:t>
      </w:r>
      <w:proofErr w:type="spellStart"/>
      <w:r w:rsidRPr="003D5D56">
        <w:rPr>
          <w:i/>
        </w:rPr>
        <w:t>FragmentGraphGeneratorFromCAS</w:t>
      </w:r>
      <w:proofErr w:type="spellEnd"/>
      <w:r>
        <w:t xml:space="preserve"> for genera</w:t>
      </w:r>
      <w:r>
        <w:t>t</w:t>
      </w:r>
      <w:r>
        <w:t xml:space="preserve">ing </w:t>
      </w:r>
      <w:r w:rsidRPr="003D5D56">
        <w:rPr>
          <w:i/>
        </w:rPr>
        <w:t>FragmentGraph</w:t>
      </w:r>
      <w:r>
        <w:t>-s for each (determined) fragment in the input CAS</w:t>
      </w:r>
    </w:p>
    <w:p w:rsidR="00A45917" w:rsidRPr="00A45917" w:rsidRDefault="00A45917" w:rsidP="00A45917">
      <w:pPr>
        <w:pStyle w:val="Normal2"/>
        <w:numPr>
          <w:ilvl w:val="1"/>
          <w:numId w:val="96"/>
        </w:numPr>
        <w:rPr>
          <w:lang w:val="en-US"/>
        </w:rPr>
      </w:pPr>
      <w:proofErr w:type="spellStart"/>
      <w:r>
        <w:t>GraphMerger</w:t>
      </w:r>
      <w:proofErr w:type="spellEnd"/>
      <w:r>
        <w:t xml:space="preserve">: </w:t>
      </w:r>
      <w:proofErr w:type="spellStart"/>
      <w:r w:rsidR="00F70BFE">
        <w:rPr>
          <w:i/>
        </w:rPr>
        <w:t>StructureBasedGraphMerger</w:t>
      </w:r>
      <w:proofErr w:type="spellEnd"/>
      <w:r>
        <w:t xml:space="preserve"> for merging </w:t>
      </w:r>
      <w:r w:rsidRPr="003D5D56">
        <w:rPr>
          <w:i/>
        </w:rPr>
        <w:t>FragmentGraph</w:t>
      </w:r>
      <w:r>
        <w:t xml:space="preserve">-s into an </w:t>
      </w:r>
      <w:r w:rsidRPr="003D5D56">
        <w:rPr>
          <w:i/>
        </w:rPr>
        <w:t>EntailmentGraphRaw</w:t>
      </w:r>
    </w:p>
    <w:p w:rsidR="00A45917" w:rsidRPr="00A45917" w:rsidRDefault="00BB1926" w:rsidP="00A45917">
      <w:pPr>
        <w:pStyle w:val="Normal2"/>
        <w:numPr>
          <w:ilvl w:val="1"/>
          <w:numId w:val="96"/>
        </w:numPr>
        <w:rPr>
          <w:lang w:val="en-US"/>
        </w:rPr>
      </w:pPr>
      <w:proofErr w:type="spellStart"/>
      <w:r>
        <w:t>GraphOptimizer</w:t>
      </w:r>
      <w:proofErr w:type="spellEnd"/>
      <w:r w:rsidR="00A45917">
        <w:t xml:space="preserve">: </w:t>
      </w:r>
      <w:proofErr w:type="spellStart"/>
      <w:r w:rsidRPr="003D5D56">
        <w:rPr>
          <w:i/>
        </w:rPr>
        <w:t>Simple</w:t>
      </w:r>
      <w:r>
        <w:rPr>
          <w:i/>
        </w:rPr>
        <w:t>GraphOptimizer</w:t>
      </w:r>
      <w:proofErr w:type="spellEnd"/>
      <w:r>
        <w:rPr>
          <w:i/>
        </w:rPr>
        <w:t xml:space="preserve"> </w:t>
      </w:r>
      <w:r w:rsidR="00A45917">
        <w:t xml:space="preserve">to build an </w:t>
      </w:r>
      <w:proofErr w:type="spellStart"/>
      <w:r w:rsidR="00A45917" w:rsidRPr="003D5D56">
        <w:rPr>
          <w:i/>
        </w:rPr>
        <w:t>EntailmentGraphCo</w:t>
      </w:r>
      <w:r w:rsidR="00A45917" w:rsidRPr="003D5D56">
        <w:rPr>
          <w:i/>
        </w:rPr>
        <w:t>l</w:t>
      </w:r>
      <w:r w:rsidR="00A45917" w:rsidRPr="003D5D56">
        <w:rPr>
          <w:i/>
        </w:rPr>
        <w:t>lapsed</w:t>
      </w:r>
      <w:proofErr w:type="spellEnd"/>
      <w:r w:rsidR="00A45917">
        <w:t xml:space="preserve"> from an </w:t>
      </w:r>
      <w:r w:rsidR="00A45917" w:rsidRPr="003D5D56">
        <w:rPr>
          <w:i/>
        </w:rPr>
        <w:t>EntailmentGraphRaw</w:t>
      </w:r>
    </w:p>
    <w:p w:rsidR="00A45917" w:rsidRDefault="00A45917" w:rsidP="00A45917">
      <w:pPr>
        <w:pStyle w:val="Normal2"/>
        <w:ind w:left="720"/>
        <w:rPr>
          <w:lang w:val="en-US"/>
        </w:rPr>
      </w:pPr>
      <w:r>
        <w:t xml:space="preserve">Future versions of the class will make the initialization of these interfaces </w:t>
      </w:r>
      <w:proofErr w:type="gramStart"/>
      <w:r w:rsidR="003D5D56">
        <w:t>flexible,</w:t>
      </w:r>
      <w:proofErr w:type="gramEnd"/>
      <w:r>
        <w:t xml:space="preserve"> as the LAP and EDA already are (they are passed as arguments to the constructor).</w:t>
      </w:r>
    </w:p>
    <w:p w:rsidR="0087709E" w:rsidRPr="00DE1B49" w:rsidRDefault="0087709E" w:rsidP="006C3E1B">
      <w:pPr>
        <w:pStyle w:val="berschrift3"/>
      </w:pPr>
      <w:bookmarkStart w:id="1142" w:name="h.t7zdw4dl1bgy" w:colFirst="0" w:colLast="0"/>
      <w:bookmarkStart w:id="1143" w:name="_Toc405809995"/>
      <w:bookmarkEnd w:id="1142"/>
      <w:r w:rsidRPr="00DE1B49">
        <w:t xml:space="preserve">Use Case 2: class </w:t>
      </w:r>
      <w:proofErr w:type="spellStart"/>
      <w:proofErr w:type="gramStart"/>
      <w:r w:rsidRPr="00DE1B49">
        <w:t>UseCaseTwoRunnerPrototype</w:t>
      </w:r>
      <w:proofErr w:type="spellEnd"/>
      <w:r w:rsidRPr="00DE1B49">
        <w:t xml:space="preserve"> </w:t>
      </w:r>
      <w:r w:rsidR="008D6CF9">
        <w:t xml:space="preserve"> (</w:t>
      </w:r>
      <w:proofErr w:type="spellStart"/>
      <w:proofErr w:type="gramEnd"/>
      <w:r w:rsidR="008D6CF9" w:rsidRPr="008D6CF9">
        <w:t>eu</w:t>
      </w:r>
      <w:r w:rsidR="008D6CF9">
        <w:t>.excitementproject.</w:t>
      </w:r>
      <w:r w:rsidR="008D6CF9" w:rsidRPr="008D6CF9">
        <w:t>tl</w:t>
      </w:r>
      <w:r w:rsidR="008D6CF9">
        <w:t>.toplevel.usecaseonerunner</w:t>
      </w:r>
      <w:proofErr w:type="spellEnd"/>
      <w:r w:rsidR="008D6CF9">
        <w:t>)</w:t>
      </w:r>
      <w:bookmarkEnd w:id="1143"/>
    </w:p>
    <w:p w:rsidR="0087709E" w:rsidRPr="00DE1B49" w:rsidRDefault="0087709E" w:rsidP="0087709E">
      <w:pPr>
        <w:rPr>
          <w:lang w:val="en-US"/>
        </w:rPr>
      </w:pPr>
      <w:r w:rsidRPr="00DE1B49">
        <w:rPr>
          <w:rFonts w:eastAsia="Arial" w:cs="Arial"/>
          <w:lang w:val="en-US"/>
        </w:rPr>
        <w:t xml:space="preserve">The </w:t>
      </w:r>
      <w:proofErr w:type="spellStart"/>
      <w:r w:rsidRPr="00DE1B49">
        <w:rPr>
          <w:rFonts w:eastAsia="Arial" w:cs="Arial"/>
          <w:lang w:val="en-US"/>
        </w:rPr>
        <w:t>UseCaseTwoRunnerPrototype</w:t>
      </w:r>
      <w:proofErr w:type="spellEnd"/>
      <w:r w:rsidRPr="00DE1B49">
        <w:rPr>
          <w:rFonts w:eastAsia="Arial" w:cs="Arial"/>
          <w:lang w:val="en-US"/>
        </w:rPr>
        <w:t xml:space="preserve"> provides an implementation of the </w:t>
      </w:r>
      <w:proofErr w:type="spellStart"/>
      <w:r w:rsidRPr="00DE1B49">
        <w:rPr>
          <w:rFonts w:eastAsia="Arial" w:cs="Arial"/>
          <w:i/>
          <w:lang w:val="en-US"/>
        </w:rPr>
        <w:t>UseCaseTwoRunner</w:t>
      </w:r>
      <w:proofErr w:type="spellEnd"/>
      <w:r w:rsidRPr="00DE1B49">
        <w:rPr>
          <w:rFonts w:eastAsia="Arial" w:cs="Arial"/>
          <w:i/>
          <w:lang w:val="en-US"/>
        </w:rPr>
        <w:t xml:space="preserve"> </w:t>
      </w:r>
      <w:r w:rsidRPr="00DE1B49">
        <w:rPr>
          <w:rFonts w:eastAsia="Arial" w:cs="Arial"/>
          <w:lang w:val="en-US"/>
        </w:rPr>
        <w:t xml:space="preserve">interface, which has one interface method </w:t>
      </w:r>
      <w:proofErr w:type="spellStart"/>
      <w:proofErr w:type="gramStart"/>
      <w:r w:rsidRPr="00DE1B49">
        <w:rPr>
          <w:i/>
          <w:lang w:val="en-US"/>
        </w:rPr>
        <w:t>annotateCategories</w:t>
      </w:r>
      <w:proofErr w:type="spellEnd"/>
      <w:r w:rsidRPr="00DE1B49">
        <w:rPr>
          <w:i/>
          <w:lang w:val="en-US"/>
        </w:rPr>
        <w:t>(</w:t>
      </w:r>
      <w:proofErr w:type="spellStart"/>
      <w:proofErr w:type="gramEnd"/>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EntailmentGr</w:t>
      </w:r>
      <w:r w:rsidRPr="00DE1B49">
        <w:rPr>
          <w:i/>
          <w:lang w:val="en-US"/>
        </w:rPr>
        <w:t>a</w:t>
      </w:r>
      <w:r w:rsidRPr="00DE1B49">
        <w:rPr>
          <w:i/>
          <w:lang w:val="en-US"/>
        </w:rPr>
        <w:t xml:space="preserve">phRaw graph). </w:t>
      </w:r>
      <w:r w:rsidRPr="00DE1B49">
        <w:rPr>
          <w:lang w:val="en-US"/>
        </w:rPr>
        <w:t>In the current implementation, this method annotates categories on the gi</w:t>
      </w:r>
      <w:r w:rsidRPr="00DE1B49">
        <w:rPr>
          <w:lang w:val="en-US"/>
        </w:rPr>
        <w:t>v</w:t>
      </w:r>
      <w:r w:rsidRPr="00DE1B49">
        <w:rPr>
          <w:lang w:val="en-US"/>
        </w:rPr>
        <w:t>en input CAS based on an input entailment graph using the following module implement</w:t>
      </w:r>
      <w:r w:rsidRPr="00DE1B49">
        <w:rPr>
          <w:lang w:val="en-US"/>
        </w:rPr>
        <w:t>a</w:t>
      </w:r>
      <w:r w:rsidRPr="00DE1B49">
        <w:rPr>
          <w:lang w:val="en-US"/>
        </w:rPr>
        <w:t>tions:</w:t>
      </w:r>
    </w:p>
    <w:p w:rsidR="0087709E" w:rsidRPr="00DE1B49" w:rsidRDefault="0087709E" w:rsidP="00675094">
      <w:pPr>
        <w:numPr>
          <w:ilvl w:val="0"/>
          <w:numId w:val="42"/>
        </w:numPr>
        <w:spacing w:line="276" w:lineRule="auto"/>
        <w:ind w:hanging="359"/>
        <w:rPr>
          <w:lang w:val="en-US"/>
        </w:rPr>
      </w:pPr>
      <w:proofErr w:type="spellStart"/>
      <w:r w:rsidRPr="00DE1B49">
        <w:rPr>
          <w:lang w:val="en-US"/>
        </w:rPr>
        <w:t>SentenceAsFragmentAnnotator</w:t>
      </w:r>
      <w:proofErr w:type="spellEnd"/>
      <w:r w:rsidRPr="00DE1B49">
        <w:rPr>
          <w:lang w:val="en-US"/>
        </w:rPr>
        <w:t>: This module adds fragment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AdvAsModifierAnnotator</w:t>
      </w:r>
      <w:proofErr w:type="spellEnd"/>
      <w:r w:rsidRPr="00DE1B49">
        <w:rPr>
          <w:lang w:val="en-US"/>
        </w:rPr>
        <w:t>: This module adds modifier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FragmentGraphGeneratorFromCAS</w:t>
      </w:r>
      <w:proofErr w:type="spellEnd"/>
      <w:r w:rsidRPr="00DE1B49">
        <w:rPr>
          <w:lang w:val="en-US"/>
        </w:rPr>
        <w:t>: This module generates fragment graphs for the annotated fragments, using the modifier annotation.</w:t>
      </w:r>
    </w:p>
    <w:p w:rsidR="0087709E" w:rsidRPr="00DE1B49" w:rsidRDefault="0087709E" w:rsidP="00675094">
      <w:pPr>
        <w:numPr>
          <w:ilvl w:val="0"/>
          <w:numId w:val="42"/>
        </w:numPr>
        <w:spacing w:line="276" w:lineRule="auto"/>
        <w:ind w:hanging="359"/>
        <w:rPr>
          <w:lang w:val="en-US"/>
        </w:rPr>
      </w:pPr>
      <w:proofErr w:type="spellStart"/>
      <w:r w:rsidRPr="00DE1B49">
        <w:rPr>
          <w:lang w:val="en-US"/>
        </w:rPr>
        <w:t>NodeMatcherLongestOnly</w:t>
      </w:r>
      <w:proofErr w:type="spellEnd"/>
      <w:r w:rsidRPr="00DE1B49">
        <w:rPr>
          <w:lang w:val="en-US"/>
        </w:rPr>
        <w:t xml:space="preserve">: This module compares the created fragment graphs to the input entailment graph to find matching nodes. </w:t>
      </w:r>
    </w:p>
    <w:p w:rsidR="0087709E" w:rsidRPr="00DE1B49" w:rsidRDefault="0087709E" w:rsidP="00675094">
      <w:pPr>
        <w:numPr>
          <w:ilvl w:val="0"/>
          <w:numId w:val="42"/>
        </w:numPr>
        <w:spacing w:line="276" w:lineRule="auto"/>
        <w:ind w:hanging="359"/>
        <w:rPr>
          <w:lang w:val="en-US"/>
        </w:rPr>
      </w:pPr>
      <w:proofErr w:type="spellStart"/>
      <w:r w:rsidRPr="00DE1B49">
        <w:rPr>
          <w:lang w:val="en-US"/>
        </w:rPr>
        <w:t>CategoryAnnotatorAllCats</w:t>
      </w:r>
      <w:proofErr w:type="spellEnd"/>
      <w:r w:rsidRPr="00DE1B49">
        <w:rPr>
          <w:lang w:val="en-US"/>
        </w:rPr>
        <w:t xml:space="preserve">: This module adds category annotation to the input CAS by combining category information from the matching nodes. </w:t>
      </w:r>
    </w:p>
    <w:p w:rsidR="0087709E" w:rsidRPr="00DE1B49" w:rsidRDefault="0087709E" w:rsidP="0087709E">
      <w:pPr>
        <w:rPr>
          <w:lang w:val="en-US"/>
        </w:rPr>
      </w:pPr>
    </w:p>
    <w:p w:rsidR="0087709E" w:rsidRPr="00DE1B49" w:rsidRDefault="0087709E" w:rsidP="0087709E">
      <w:pPr>
        <w:pStyle w:val="berschrift2"/>
      </w:pPr>
      <w:bookmarkStart w:id="1144" w:name="h.8yd8ip6ylx0z" w:colFirst="0" w:colLast="0"/>
      <w:bookmarkStart w:id="1145" w:name="_Toc405809996"/>
      <w:bookmarkEnd w:id="1144"/>
      <w:r w:rsidRPr="00DE1B49">
        <w:lastRenderedPageBreak/>
        <w:t xml:space="preserve">Implementation of Data </w:t>
      </w:r>
      <w:r w:rsidR="00D3367F">
        <w:t>Readers, and O</w:t>
      </w:r>
      <w:r w:rsidRPr="00DE1B49">
        <w:t xml:space="preserve">ther </w:t>
      </w:r>
      <w:r w:rsidR="00D3367F">
        <w:t>U</w:t>
      </w:r>
      <w:r w:rsidRPr="00DE1B49">
        <w:t>tilities</w:t>
      </w:r>
      <w:bookmarkEnd w:id="1145"/>
    </w:p>
    <w:p w:rsidR="0087709E" w:rsidRPr="00DE1B49" w:rsidRDefault="008D6CF9" w:rsidP="006C3E1B">
      <w:pPr>
        <w:pStyle w:val="berschrift3"/>
      </w:pPr>
      <w:bookmarkStart w:id="1146" w:name="h.q0mj66u79nja" w:colFirst="0" w:colLast="0"/>
      <w:bookmarkStart w:id="1147" w:name="_Toc405809997"/>
      <w:bookmarkEnd w:id="1146"/>
      <w:proofErr w:type="gramStart"/>
      <w:r>
        <w:t>class</w:t>
      </w:r>
      <w:proofErr w:type="gramEnd"/>
      <w:r>
        <w:t xml:space="preserve"> </w:t>
      </w:r>
      <w:proofErr w:type="spellStart"/>
      <w:r>
        <w:t>CASUtils</w:t>
      </w:r>
      <w:proofErr w:type="spellEnd"/>
      <w:r>
        <w:t xml:space="preserve"> (</w:t>
      </w:r>
      <w:proofErr w:type="spellStart"/>
      <w:r w:rsidR="0087709E" w:rsidRPr="00DE1B49">
        <w:t>eu.excitementproject.tl.laputils</w:t>
      </w:r>
      <w:proofErr w:type="spellEnd"/>
      <w:r w:rsidR="0087709E" w:rsidRPr="00DE1B49">
        <w:t>)</w:t>
      </w:r>
      <w:bookmarkEnd w:id="1147"/>
    </w:p>
    <w:p w:rsidR="0087709E" w:rsidRPr="00DE1B49" w:rsidRDefault="0087709E" w:rsidP="0087709E">
      <w:pPr>
        <w:rPr>
          <w:lang w:val="en-US"/>
        </w:rPr>
      </w:pPr>
      <w:proofErr w:type="spellStart"/>
      <w:r w:rsidRPr="00DE1B49">
        <w:rPr>
          <w:lang w:val="en-US"/>
        </w:rPr>
        <w:t>CASUtils</w:t>
      </w:r>
      <w:proofErr w:type="spellEnd"/>
      <w:r w:rsidRPr="00DE1B49">
        <w:rPr>
          <w:lang w:val="en-US"/>
        </w:rPr>
        <w:t xml:space="preserve"> is a class that contains a set of public methods. All of them are utility functions th</w:t>
      </w:r>
      <w:r w:rsidR="008C343A">
        <w:rPr>
          <w:lang w:val="en-US"/>
        </w:rPr>
        <w:t>at are</w:t>
      </w:r>
      <w:r w:rsidRPr="00DE1B49">
        <w:rPr>
          <w:lang w:val="en-US"/>
        </w:rPr>
        <w:t xml:space="preserve"> related to accessing CAS (</w:t>
      </w:r>
      <w:proofErr w:type="spellStart"/>
      <w:r w:rsidRPr="00DE1B49">
        <w:rPr>
          <w:lang w:val="en-US"/>
        </w:rPr>
        <w:t>JCas</w:t>
      </w:r>
      <w:proofErr w:type="spellEnd"/>
      <w:r w:rsidRPr="00DE1B49">
        <w:rPr>
          <w:lang w:val="en-US"/>
        </w:rPr>
        <w:t xml:space="preserve">) data. The following summarizes the utilities provided by this static class. </w:t>
      </w:r>
    </w:p>
    <w:p w:rsidR="0087709E" w:rsidRPr="00DE1B49" w:rsidRDefault="0087709E" w:rsidP="00675094">
      <w:pPr>
        <w:numPr>
          <w:ilvl w:val="0"/>
          <w:numId w:val="37"/>
        </w:numPr>
        <w:spacing w:line="276" w:lineRule="auto"/>
        <w:ind w:hanging="359"/>
        <w:rPr>
          <w:lang w:val="en-US"/>
        </w:rPr>
      </w:pPr>
      <w:proofErr w:type="spellStart"/>
      <w:r w:rsidRPr="00DE1B49">
        <w:rPr>
          <w:i/>
          <w:lang w:val="en-US"/>
        </w:rPr>
        <w:t>JCas</w:t>
      </w:r>
      <w:proofErr w:type="spellEnd"/>
      <w:r w:rsidRPr="00DE1B49">
        <w:rPr>
          <w:i/>
          <w:lang w:val="en-US"/>
        </w:rPr>
        <w:t xml:space="preserve"> </w:t>
      </w:r>
      <w:proofErr w:type="spellStart"/>
      <w:proofErr w:type="gramStart"/>
      <w:r w:rsidRPr="00DE1B49">
        <w:rPr>
          <w:i/>
          <w:lang w:val="en-US"/>
        </w:rPr>
        <w:t>createNewInputCAS</w:t>
      </w:r>
      <w:proofErr w:type="spellEnd"/>
      <w:r w:rsidRPr="00DE1B49">
        <w:rPr>
          <w:i/>
          <w:lang w:val="en-US"/>
        </w:rPr>
        <w:t>(</w:t>
      </w:r>
      <w:proofErr w:type="gramEnd"/>
      <w:r w:rsidRPr="00DE1B49">
        <w:rPr>
          <w:i/>
          <w:lang w:val="en-US"/>
        </w:rPr>
        <w:t>)</w:t>
      </w:r>
      <w:r w:rsidRPr="00DE1B49">
        <w:rPr>
          <w:lang w:val="en-US"/>
        </w:rPr>
        <w:t xml:space="preserve">: this is the preferred method of generating a new </w:t>
      </w:r>
      <w:proofErr w:type="spellStart"/>
      <w:r w:rsidRPr="00DE1B49">
        <w:rPr>
          <w:lang w:val="en-US"/>
        </w:rPr>
        <w:t>JCas</w:t>
      </w:r>
      <w:proofErr w:type="spellEnd"/>
      <w:r w:rsidRPr="00DE1B49">
        <w:rPr>
          <w:lang w:val="en-US"/>
        </w:rPr>
        <w:t xml:space="preserve"> object.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serializeToXmi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serializes the </w:t>
      </w:r>
      <w:proofErr w:type="spellStart"/>
      <w:r w:rsidRPr="00DE1B49">
        <w:rPr>
          <w:lang w:val="en-US"/>
        </w:rPr>
        <w:t>JCas</w:t>
      </w:r>
      <w:proofErr w:type="spellEnd"/>
      <w:r w:rsidRPr="00DE1B49">
        <w:rPr>
          <w:lang w:val="en-US"/>
        </w:rPr>
        <w:t xml:space="preserve"> into CAS-standa</w:t>
      </w:r>
      <w:r w:rsidR="008C343A">
        <w:rPr>
          <w:lang w:val="en-US"/>
        </w:rPr>
        <w:t xml:space="preserve">rd serialization format of XMI </w:t>
      </w:r>
      <w:r w:rsidRPr="00DE1B49">
        <w:rPr>
          <w:lang w:val="en-US"/>
        </w:rPr>
        <w:t>(file extension is XMI, where the content is XML repr</w:t>
      </w:r>
      <w:r w:rsidRPr="00DE1B49">
        <w:rPr>
          <w:lang w:val="en-US"/>
        </w:rPr>
        <w:t>e</w:t>
      </w:r>
      <w:r w:rsidRPr="00DE1B49">
        <w:rPr>
          <w:lang w:val="en-US"/>
        </w:rPr>
        <w:t xml:space="preserve">sentation of the CAS data structure).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deserializeFromXmi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reads an XMI file and fills the content of the </w:t>
      </w:r>
      <w:proofErr w:type="spellStart"/>
      <w:r w:rsidRPr="00DE1B49">
        <w:rPr>
          <w:lang w:val="en-US"/>
        </w:rPr>
        <w:t>JCas</w:t>
      </w:r>
      <w:proofErr w:type="spellEnd"/>
      <w:r w:rsidRPr="00DE1B49">
        <w:rPr>
          <w:lang w:val="en-US"/>
        </w:rPr>
        <w:t xml:space="preserve"> with it. </w:t>
      </w:r>
    </w:p>
    <w:p w:rsidR="0087709E" w:rsidRPr="00541D00" w:rsidRDefault="0087709E" w:rsidP="00675094">
      <w:pPr>
        <w:numPr>
          <w:ilvl w:val="0"/>
          <w:numId w:val="37"/>
        </w:numPr>
        <w:spacing w:line="276" w:lineRule="auto"/>
        <w:ind w:hanging="359"/>
      </w:pPr>
      <w:proofErr w:type="spellStart"/>
      <w:proofErr w:type="gramStart"/>
      <w:r w:rsidRPr="008C343A">
        <w:rPr>
          <w:i/>
          <w:lang w:val="en-US"/>
        </w:rPr>
        <w:t>annotateOneAssumedFragment</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w:t>
      </w:r>
      <w:proofErr w:type="spellStart"/>
      <w:r w:rsidRPr="008C343A">
        <w:rPr>
          <w:i/>
          <w:lang w:val="en-US"/>
        </w:rPr>
        <w:t>annotateOneDeterminedFra</w:t>
      </w:r>
      <w:r w:rsidRPr="008C343A">
        <w:rPr>
          <w:i/>
          <w:lang w:val="en-US"/>
        </w:rPr>
        <w:t>g</w:t>
      </w:r>
      <w:r w:rsidRPr="008C343A">
        <w:rPr>
          <w:i/>
          <w:lang w:val="en-US"/>
        </w:rPr>
        <w:t>ment</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fragment a</w:t>
      </w:r>
      <w:r w:rsidRPr="00DE1B49">
        <w:rPr>
          <w:lang w:val="en-US"/>
        </w:rPr>
        <w:t>n</w:t>
      </w:r>
      <w:r w:rsidRPr="00DE1B49">
        <w:rPr>
          <w:lang w:val="en-US"/>
        </w:rPr>
        <w:t xml:space="preserve">notation. </w:t>
      </w:r>
      <w:r w:rsidR="00025E10">
        <w:rPr>
          <w:lang w:val="en-US"/>
        </w:rPr>
        <w:t xml:space="preserve">Each </w:t>
      </w:r>
      <w:r w:rsidR="00025E10" w:rsidRPr="00541D00">
        <w:rPr>
          <w:lang w:val="en-US"/>
        </w:rPr>
        <w:t xml:space="preserve">method </w:t>
      </w:r>
      <w:r w:rsidRPr="00541D00">
        <w:rPr>
          <w:lang w:val="en-US"/>
        </w:rPr>
        <w:t>gets a list of “regions” and annotate</w:t>
      </w:r>
      <w:r w:rsidR="00025E10" w:rsidRPr="00541D00">
        <w:rPr>
          <w:lang w:val="en-US"/>
        </w:rPr>
        <w:t>s</w:t>
      </w:r>
      <w:r w:rsidRPr="00541D00">
        <w:rPr>
          <w:lang w:val="en-US"/>
        </w:rPr>
        <w:t xml:space="preserve"> one fragment. </w:t>
      </w:r>
      <w:r w:rsidRPr="00541D00">
        <w:t xml:space="preserve">The first </w:t>
      </w:r>
      <w:r w:rsidR="00025E10" w:rsidRPr="00541D00">
        <w:t xml:space="preserve">method </w:t>
      </w:r>
      <w:r w:rsidRPr="00541D00">
        <w:t xml:space="preserve">annotates </w:t>
      </w:r>
      <w:proofErr w:type="spellStart"/>
      <w:r w:rsidR="00541D00" w:rsidRPr="00541D00">
        <w:rPr>
          <w:i/>
        </w:rPr>
        <w:t>assum</w:t>
      </w:r>
      <w:r w:rsidRPr="00541D00">
        <w:rPr>
          <w:i/>
        </w:rPr>
        <w:t>edFragment</w:t>
      </w:r>
      <w:proofErr w:type="spellEnd"/>
      <w:r w:rsidRPr="00541D00">
        <w:t xml:space="preserve">, and the second annotates </w:t>
      </w:r>
      <w:proofErr w:type="spellStart"/>
      <w:r w:rsidR="00541D00" w:rsidRPr="00541D00">
        <w:rPr>
          <w:i/>
        </w:rPr>
        <w:t>d</w:t>
      </w:r>
      <w:r w:rsidRPr="00541D00">
        <w:rPr>
          <w:i/>
        </w:rPr>
        <w:t>eterminedFra</w:t>
      </w:r>
      <w:r w:rsidRPr="00541D00">
        <w:rPr>
          <w:i/>
        </w:rPr>
        <w:t>g</w:t>
      </w:r>
      <w:r w:rsidRPr="00541D00">
        <w:rPr>
          <w:i/>
        </w:rPr>
        <w:t>ment</w:t>
      </w:r>
      <w:proofErr w:type="spellEnd"/>
      <w:r w:rsidRPr="00541D00">
        <w:t xml:space="preserve">. </w:t>
      </w:r>
    </w:p>
    <w:p w:rsidR="0087709E" w:rsidRPr="00DE1B49" w:rsidRDefault="0087709E" w:rsidP="00675094">
      <w:pPr>
        <w:numPr>
          <w:ilvl w:val="0"/>
          <w:numId w:val="37"/>
        </w:numPr>
        <w:spacing w:line="276" w:lineRule="auto"/>
        <w:ind w:hanging="359"/>
        <w:rPr>
          <w:lang w:val="en-US"/>
        </w:rPr>
      </w:pPr>
      <w:proofErr w:type="spellStart"/>
      <w:proofErr w:type="gramStart"/>
      <w:r w:rsidRPr="008C343A">
        <w:rPr>
          <w:i/>
          <w:lang w:val="en-US"/>
        </w:rPr>
        <w:t>annotateOneModifier</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ModifierAnnotation), </w:t>
      </w:r>
      <w:proofErr w:type="spellStart"/>
      <w:r w:rsidRPr="008C343A">
        <w:rPr>
          <w:i/>
          <w:lang w:val="en-US"/>
        </w:rPr>
        <w:t>annotateOneModif</w:t>
      </w:r>
      <w:r w:rsidRPr="008C343A">
        <w:rPr>
          <w:i/>
          <w:lang w:val="en-US"/>
        </w:rPr>
        <w:t>i</w:t>
      </w:r>
      <w:r w:rsidRPr="008C343A">
        <w:rPr>
          <w:i/>
          <w:lang w:val="en-US"/>
        </w:rPr>
        <w:t>er</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a modifier ann</w:t>
      </w:r>
      <w:r w:rsidRPr="00DE1B49">
        <w:rPr>
          <w:lang w:val="en-US"/>
        </w:rPr>
        <w:t>o</w:t>
      </w:r>
      <w:r w:rsidRPr="00DE1B49">
        <w:rPr>
          <w:lang w:val="en-US"/>
        </w:rPr>
        <w:t xml:space="preserve">tation. The difference between </w:t>
      </w:r>
      <w:r w:rsidR="00025E10">
        <w:rPr>
          <w:lang w:val="en-US"/>
        </w:rPr>
        <w:t xml:space="preserve">the </w:t>
      </w:r>
      <w:r w:rsidRPr="00DE1B49">
        <w:rPr>
          <w:lang w:val="en-US"/>
        </w:rPr>
        <w:t>two methods is the capability to handle “depen</w:t>
      </w:r>
      <w:r w:rsidRPr="00DE1B49">
        <w:rPr>
          <w:lang w:val="en-US"/>
        </w:rPr>
        <w:t>d</w:t>
      </w:r>
      <w:r w:rsidRPr="00DE1B49">
        <w:rPr>
          <w:lang w:val="en-US"/>
        </w:rPr>
        <w:t xml:space="preserve">ency”, where one modifier depends on the other. See </w:t>
      </w:r>
      <w:hyperlink w:anchor="_ModifierAnnotation_(eu.excitement.t">
        <w:r w:rsidRPr="00DE1B49">
          <w:rPr>
            <w:color w:val="1155CC"/>
            <w:u w:val="single"/>
            <w:lang w:val="en-US"/>
          </w:rPr>
          <w:t>ModifierAnnotation</w:t>
        </w:r>
      </w:hyperlink>
      <w:r w:rsidRPr="00DE1B49">
        <w:rPr>
          <w:lang w:val="en-US"/>
        </w:rPr>
        <w:t xml:space="preserve">, </w:t>
      </w:r>
      <w:r w:rsidR="00025E10">
        <w:rPr>
          <w:lang w:val="en-US"/>
        </w:rPr>
        <w:t>for expl</w:t>
      </w:r>
      <w:r w:rsidR="00025E10">
        <w:rPr>
          <w:lang w:val="en-US"/>
        </w:rPr>
        <w:t>a</w:t>
      </w:r>
      <w:r w:rsidR="00025E10">
        <w:rPr>
          <w:lang w:val="en-US"/>
        </w:rPr>
        <w:t xml:space="preserve">nation of </w:t>
      </w:r>
      <w:r w:rsidRPr="00DE1B49">
        <w:rPr>
          <w:lang w:val="en-US"/>
        </w:rPr>
        <w:t xml:space="preserve">the dependency between modifier annotations. </w:t>
      </w:r>
    </w:p>
    <w:p w:rsidR="008C343A" w:rsidRPr="008C343A" w:rsidRDefault="008C343A" w:rsidP="008C343A">
      <w:pPr>
        <w:numPr>
          <w:ilvl w:val="0"/>
          <w:numId w:val="37"/>
        </w:numPr>
        <w:spacing w:line="276" w:lineRule="auto"/>
        <w:ind w:hanging="359"/>
        <w:rPr>
          <w:lang w:val="en-US"/>
        </w:rPr>
      </w:pPr>
      <w:proofErr w:type="gramStart"/>
      <w:r w:rsidRPr="008C343A">
        <w:rPr>
          <w:i/>
          <w:lang w:val="en-US"/>
        </w:rPr>
        <w:t>annotate</w:t>
      </w:r>
      <w:r w:rsidRPr="008C343A">
        <w:rPr>
          <w:rStyle w:val="Normal2Char"/>
          <w:i/>
        </w:rPr>
        <w:t>Categories(</w:t>
      </w:r>
      <w:proofErr w:type="spellStart"/>
      <w:proofErr w:type="gramEnd"/>
      <w:r w:rsidRPr="008C343A">
        <w:rPr>
          <w:rStyle w:val="Normal2Char"/>
          <w:i/>
          <w:lang w:val="en-US"/>
        </w:rPr>
        <w:t>JCas</w:t>
      </w:r>
      <w:proofErr w:type="spellEnd"/>
      <w:r w:rsidRPr="008C343A">
        <w:rPr>
          <w:rStyle w:val="Normal2Char"/>
          <w:i/>
          <w:lang w:val="en-US"/>
        </w:rPr>
        <w:t xml:space="preserve"> aJCas, Region r, String text, Map&lt;String, Double&gt; dec</w:t>
      </w:r>
      <w:r w:rsidRPr="008C343A">
        <w:rPr>
          <w:rStyle w:val="Normal2Char"/>
          <w:i/>
          <w:lang w:val="en-US"/>
        </w:rPr>
        <w:t>i</w:t>
      </w:r>
      <w:r w:rsidRPr="008C343A">
        <w:rPr>
          <w:rStyle w:val="Normal2Char"/>
          <w:i/>
          <w:lang w:val="en-US"/>
        </w:rPr>
        <w:t>sions</w:t>
      </w:r>
      <w:r w:rsidRPr="008C343A">
        <w:rPr>
          <w:i/>
          <w:lang w:val="en-US"/>
        </w:rPr>
        <w:t>)</w:t>
      </w:r>
      <w:r w:rsidRPr="00DE1B49">
        <w:rPr>
          <w:lang w:val="en-US"/>
        </w:rPr>
        <w:t>: th</w:t>
      </w:r>
      <w:r>
        <w:rPr>
          <w:lang w:val="en-US"/>
        </w:rPr>
        <w:t>is method</w:t>
      </w:r>
      <w:r w:rsidRPr="00DE1B49">
        <w:rPr>
          <w:lang w:val="en-US"/>
        </w:rPr>
        <w:t xml:space="preserve"> annotate</w:t>
      </w:r>
      <w:r>
        <w:rPr>
          <w:lang w:val="en-US"/>
        </w:rPr>
        <w:t>s the region r in the CAS with</w:t>
      </w:r>
      <w:r w:rsidRPr="00DE1B49">
        <w:rPr>
          <w:lang w:val="en-US"/>
        </w:rPr>
        <w:t xml:space="preserve"> </w:t>
      </w:r>
      <w:r>
        <w:rPr>
          <w:lang w:val="en-US"/>
        </w:rPr>
        <w:t>category</w:t>
      </w:r>
      <w:r w:rsidRPr="00DE1B49">
        <w:rPr>
          <w:lang w:val="en-US"/>
        </w:rPr>
        <w:t xml:space="preserve"> annotation</w:t>
      </w:r>
      <w:r>
        <w:rPr>
          <w:lang w:val="en-US"/>
        </w:rPr>
        <w:t xml:space="preserve"> based on the decisions input (as part of use case 2). </w:t>
      </w:r>
    </w:p>
    <w:p w:rsidR="0087709E" w:rsidRDefault="0087709E" w:rsidP="0087709E">
      <w:pPr>
        <w:numPr>
          <w:ilvl w:val="0"/>
          <w:numId w:val="37"/>
        </w:numPr>
        <w:spacing w:line="276" w:lineRule="auto"/>
        <w:ind w:hanging="359"/>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dumpCAS</w:t>
      </w:r>
      <w:proofErr w:type="spellEnd"/>
      <w:r w:rsidRPr="00DE1B49">
        <w:rPr>
          <w:i/>
          <w:lang w:val="en-US"/>
        </w:rPr>
        <w:t>(</w:t>
      </w:r>
      <w:proofErr w:type="spellStart"/>
      <w:r w:rsidRPr="00DE1B49">
        <w:rPr>
          <w:i/>
          <w:lang w:val="en-US"/>
        </w:rPr>
        <w:t>JCas</w:t>
      </w:r>
      <w:proofErr w:type="spellEnd"/>
      <w:r w:rsidRPr="00DE1B49">
        <w:rPr>
          <w:i/>
          <w:lang w:val="en-US"/>
        </w:rPr>
        <w:t>)</w:t>
      </w:r>
      <w:r w:rsidRPr="00DE1B49">
        <w:rPr>
          <w:lang w:val="en-US"/>
        </w:rPr>
        <w:t xml:space="preserve">: this is a method that prints details of the </w:t>
      </w:r>
      <w:proofErr w:type="spellStart"/>
      <w:r w:rsidRPr="00DE1B49">
        <w:rPr>
          <w:lang w:val="en-US"/>
        </w:rPr>
        <w:t>JCas</w:t>
      </w:r>
      <w:proofErr w:type="spellEnd"/>
      <w:r w:rsidRPr="00DE1B49">
        <w:rPr>
          <w:lang w:val="en-US"/>
        </w:rPr>
        <w:t xml:space="preserve"> into standard output stream. </w:t>
      </w:r>
      <w:r w:rsidR="00691D3C">
        <w:rPr>
          <w:lang w:val="en-US"/>
        </w:rPr>
        <w:t xml:space="preserve">The method is </w:t>
      </w:r>
      <w:r w:rsidRPr="00DE1B49">
        <w:rPr>
          <w:lang w:val="en-US"/>
        </w:rPr>
        <w:t xml:space="preserve">provided mostly for debugging. </w:t>
      </w:r>
    </w:p>
    <w:p w:rsidR="00A45875" w:rsidRPr="00DE1B49" w:rsidRDefault="00A45875" w:rsidP="0087709E">
      <w:pPr>
        <w:numPr>
          <w:ilvl w:val="0"/>
          <w:numId w:val="37"/>
        </w:numPr>
        <w:spacing w:line="276" w:lineRule="auto"/>
        <w:ind w:hanging="359"/>
        <w:rPr>
          <w:lang w:val="en-US"/>
        </w:rPr>
      </w:pPr>
      <w:proofErr w:type="gramStart"/>
      <w:r w:rsidRPr="00A45875">
        <w:rPr>
          <w:i/>
        </w:rPr>
        <w:t>void</w:t>
      </w:r>
      <w:proofErr w:type="gramEnd"/>
      <w:r w:rsidRPr="00A45875">
        <w:rPr>
          <w:i/>
        </w:rPr>
        <w:t xml:space="preserve"> </w:t>
      </w:r>
      <w:proofErr w:type="spellStart"/>
      <w:r w:rsidRPr="00A45875">
        <w:rPr>
          <w:i/>
        </w:rPr>
        <w:t>dumpAnnotationsInCAS</w:t>
      </w:r>
      <w:proofErr w:type="spellEnd"/>
      <w:r w:rsidRPr="00A45875">
        <w:rPr>
          <w:i/>
        </w:rPr>
        <w:t>(</w:t>
      </w:r>
      <w:proofErr w:type="spellStart"/>
      <w:r w:rsidRPr="00A45875">
        <w:rPr>
          <w:i/>
        </w:rPr>
        <w:t>JCas</w:t>
      </w:r>
      <w:proofErr w:type="spellEnd"/>
      <w:r w:rsidRPr="00A45875">
        <w:rPr>
          <w:i/>
        </w:rPr>
        <w:t xml:space="preserve"> aJCas, int </w:t>
      </w:r>
      <w:proofErr w:type="spellStart"/>
      <w:r w:rsidRPr="00A45875">
        <w:rPr>
          <w:i/>
        </w:rPr>
        <w:t>annotType</w:t>
      </w:r>
      <w:proofErr w:type="spellEnd"/>
      <w:r w:rsidRPr="00A45875">
        <w:rPr>
          <w:i/>
        </w:rPr>
        <w:t>)</w:t>
      </w:r>
      <w:r>
        <w:t>: this method is a "smar</w:t>
      </w:r>
      <w:r>
        <w:t>t</w:t>
      </w:r>
      <w:r>
        <w:t xml:space="preserve">er" version of </w:t>
      </w:r>
      <w:proofErr w:type="spellStart"/>
      <w:r>
        <w:t>dumpCAS</w:t>
      </w:r>
      <w:proofErr w:type="spellEnd"/>
      <w:r>
        <w:t xml:space="preserve">(), which gets the type of the annotation and only prints out that type within the input CAS. Just like </w:t>
      </w:r>
      <w:proofErr w:type="spellStart"/>
      <w:proofErr w:type="gramStart"/>
      <w:r>
        <w:t>dumpCAS</w:t>
      </w:r>
      <w:proofErr w:type="spellEnd"/>
      <w:r>
        <w:t>(</w:t>
      </w:r>
      <w:proofErr w:type="gramEnd"/>
      <w:r>
        <w:t>), this method is also provided for mostly debugging and checking.</w:t>
      </w:r>
    </w:p>
    <w:p w:rsidR="0087709E" w:rsidRPr="00DE1B49" w:rsidRDefault="008D6CF9" w:rsidP="006C3E1B">
      <w:pPr>
        <w:pStyle w:val="berschrift3"/>
      </w:pPr>
      <w:bookmarkStart w:id="1148" w:name="h.diiv8qtpz9ia" w:colFirst="0" w:colLast="0"/>
      <w:bookmarkStart w:id="1149" w:name="_Toc405809998"/>
      <w:bookmarkEnd w:id="1148"/>
      <w:proofErr w:type="gramStart"/>
      <w:r>
        <w:t>class</w:t>
      </w:r>
      <w:proofErr w:type="gramEnd"/>
      <w:r>
        <w:t xml:space="preserve"> </w:t>
      </w:r>
      <w:proofErr w:type="spellStart"/>
      <w:r>
        <w:t>InteractionReader</w:t>
      </w:r>
      <w:proofErr w:type="spellEnd"/>
      <w:r>
        <w:t xml:space="preserve"> (</w:t>
      </w:r>
      <w:proofErr w:type="spellStart"/>
      <w:r w:rsidR="0087709E" w:rsidRPr="00DE1B49">
        <w:t>eu.excitementproject.tl.laputils</w:t>
      </w:r>
      <w:proofErr w:type="spellEnd"/>
      <w:r w:rsidR="0087709E" w:rsidRPr="00DE1B49">
        <w:t>)</w:t>
      </w:r>
      <w:bookmarkEnd w:id="1149"/>
      <w:r w:rsidR="0087709E" w:rsidRPr="00DE1B49">
        <w:t xml:space="preserve"> </w:t>
      </w:r>
    </w:p>
    <w:p w:rsidR="0087709E" w:rsidRPr="00DE1B49" w:rsidRDefault="0087709E" w:rsidP="0087709E">
      <w:pPr>
        <w:rPr>
          <w:lang w:val="en-US"/>
        </w:rPr>
      </w:pPr>
      <w:r w:rsidRPr="00DE1B49">
        <w:rPr>
          <w:lang w:val="en-US"/>
        </w:rPr>
        <w:t>For the moment, WP6 has one utility class that provides two readers for WP2 data. Both of them are static method</w:t>
      </w:r>
      <w:r w:rsidR="0061476A">
        <w:rPr>
          <w:lang w:val="en-US"/>
        </w:rPr>
        <w:t>s</w:t>
      </w:r>
      <w:r w:rsidRPr="00DE1B49">
        <w:rPr>
          <w:lang w:val="en-US"/>
        </w:rPr>
        <w:t xml:space="preserve"> in the </w:t>
      </w:r>
      <w:proofErr w:type="spellStart"/>
      <w:r w:rsidRPr="00DE1B49">
        <w:rPr>
          <w:lang w:val="en-US"/>
        </w:rPr>
        <w:t>InteractionReader</w:t>
      </w:r>
      <w:proofErr w:type="spellEnd"/>
      <w:r w:rsidRPr="00DE1B49">
        <w:rPr>
          <w:lang w:val="en-US"/>
        </w:rPr>
        <w:t xml:space="preserve"> class. </w:t>
      </w:r>
    </w:p>
    <w:p w:rsidR="0087709E" w:rsidRPr="00DE1B49" w:rsidRDefault="0087709E" w:rsidP="00675094">
      <w:pPr>
        <w:numPr>
          <w:ilvl w:val="0"/>
          <w:numId w:val="12"/>
        </w:numPr>
        <w:spacing w:line="276" w:lineRule="auto"/>
        <w:ind w:hanging="359"/>
        <w:rPr>
          <w:lang w:val="en-US"/>
        </w:rPr>
      </w:pPr>
      <w:r w:rsidRPr="00DE1B49">
        <w:rPr>
          <w:i/>
          <w:lang w:val="en-US"/>
        </w:rPr>
        <w:t xml:space="preserve">List&lt;Interaction&gt; </w:t>
      </w:r>
      <w:proofErr w:type="spellStart"/>
      <w:proofErr w:type="gramStart"/>
      <w:r w:rsidRPr="00DE1B49">
        <w:rPr>
          <w:i/>
          <w:lang w:val="en-US"/>
        </w:rPr>
        <w:t>readInteractionXML</w:t>
      </w:r>
      <w:proofErr w:type="spellEnd"/>
      <w:r w:rsidRPr="00DE1B49">
        <w:rPr>
          <w:i/>
          <w:lang w:val="en-US"/>
        </w:rPr>
        <w:t>(</w:t>
      </w:r>
      <w:proofErr w:type="gramEnd"/>
      <w:r w:rsidRPr="00DE1B49">
        <w:rPr>
          <w:i/>
          <w:lang w:val="en-US"/>
        </w:rPr>
        <w:t>File)</w:t>
      </w:r>
      <w:r w:rsidRPr="00DE1B49">
        <w:rPr>
          <w:lang w:val="en-US"/>
        </w:rPr>
        <w:t xml:space="preserve">: This method reads </w:t>
      </w:r>
      <w:r w:rsidR="00343936">
        <w:rPr>
          <w:lang w:val="en-US"/>
        </w:rPr>
        <w:t xml:space="preserve">a </w:t>
      </w:r>
      <w:r w:rsidRPr="00DE1B49">
        <w:rPr>
          <w:lang w:val="en-US"/>
        </w:rPr>
        <w:t>WP2 interaction XML file, and converts it into a list of Interaction data type</w:t>
      </w:r>
      <w:r w:rsidR="00343936">
        <w:rPr>
          <w:lang w:val="en-US"/>
        </w:rPr>
        <w:t xml:space="preserve"> objects</w:t>
      </w:r>
      <w:r w:rsidRPr="00DE1B49">
        <w:rPr>
          <w:lang w:val="en-US"/>
        </w:rPr>
        <w:t xml:space="preserve">. Note that </w:t>
      </w:r>
      <w:r w:rsidR="00343936">
        <w:rPr>
          <w:lang w:val="en-US"/>
        </w:rPr>
        <w:t xml:space="preserve">the </w:t>
      </w:r>
      <w:r w:rsidRPr="00DE1B49">
        <w:rPr>
          <w:lang w:val="en-US"/>
        </w:rPr>
        <w:t>I</w:t>
      </w:r>
      <w:r w:rsidRPr="00DE1B49">
        <w:rPr>
          <w:lang w:val="en-US"/>
        </w:rPr>
        <w:t>n</w:t>
      </w:r>
      <w:r w:rsidRPr="00DE1B49">
        <w:rPr>
          <w:lang w:val="en-US"/>
        </w:rPr>
        <w:t xml:space="preserve">teraction data type is a simple </w:t>
      </w:r>
      <w:r w:rsidR="00343936">
        <w:rPr>
          <w:lang w:val="en-US"/>
        </w:rPr>
        <w:t>J</w:t>
      </w:r>
      <w:r w:rsidRPr="00DE1B49">
        <w:rPr>
          <w:lang w:val="en-US"/>
        </w:rPr>
        <w:t xml:space="preserve">ava class that represents non-annotated (no fragment, no modifiers) interaction based on strings. Each </w:t>
      </w:r>
      <w:r w:rsidR="00343936">
        <w:rPr>
          <w:lang w:val="en-US"/>
        </w:rPr>
        <w:t>I</w:t>
      </w:r>
      <w:r w:rsidRPr="00DE1B49">
        <w:rPr>
          <w:lang w:val="en-US"/>
        </w:rPr>
        <w:t xml:space="preserve">nteraction </w:t>
      </w:r>
      <w:r w:rsidR="00343936">
        <w:rPr>
          <w:lang w:val="en-US"/>
        </w:rPr>
        <w:t xml:space="preserve">object </w:t>
      </w:r>
      <w:r w:rsidRPr="00DE1B49">
        <w:rPr>
          <w:lang w:val="en-US"/>
        </w:rPr>
        <w:t>can be easily co</w:t>
      </w:r>
      <w:r w:rsidRPr="00DE1B49">
        <w:rPr>
          <w:lang w:val="en-US"/>
        </w:rPr>
        <w:t>n</w:t>
      </w:r>
      <w:r w:rsidRPr="00DE1B49">
        <w:rPr>
          <w:lang w:val="en-US"/>
        </w:rPr>
        <w:t xml:space="preserve">verted to </w:t>
      </w:r>
      <w:proofErr w:type="spellStart"/>
      <w:r w:rsidRPr="00DE1B49">
        <w:rPr>
          <w:lang w:val="en-US"/>
        </w:rPr>
        <w:t>JCas</w:t>
      </w:r>
      <w:proofErr w:type="spellEnd"/>
      <w:r w:rsidRPr="00DE1B49">
        <w:rPr>
          <w:lang w:val="en-US"/>
        </w:rPr>
        <w:t xml:space="preserve"> input</w:t>
      </w:r>
      <w:r w:rsidR="002B35EB">
        <w:rPr>
          <w:lang w:val="en-US"/>
        </w:rPr>
        <w:t xml:space="preserve"> </w:t>
      </w:r>
      <w:r w:rsidRPr="00DE1B49">
        <w:rPr>
          <w:lang w:val="en-US"/>
        </w:rPr>
        <w:t>CAS by calling one of its member method</w:t>
      </w:r>
      <w:r w:rsidR="0061476A">
        <w:rPr>
          <w:lang w:val="en-US"/>
        </w:rPr>
        <w:t>s</w:t>
      </w:r>
      <w:r w:rsidRPr="00DE1B49">
        <w:rPr>
          <w:lang w:val="en-US"/>
        </w:rPr>
        <w:t xml:space="preserve"> (</w:t>
      </w:r>
      <w:proofErr w:type="spellStart"/>
      <w:r w:rsidRPr="00DE1B49">
        <w:rPr>
          <w:i/>
          <w:lang w:val="en-US"/>
        </w:rPr>
        <w:t>fillInputCAS</w:t>
      </w:r>
      <w:proofErr w:type="spellEnd"/>
      <w:r w:rsidRPr="00DE1B49">
        <w:rPr>
          <w:i/>
          <w:lang w:val="en-US"/>
        </w:rPr>
        <w:t>(</w:t>
      </w:r>
      <w:proofErr w:type="spellStart"/>
      <w:r w:rsidRPr="00DE1B49">
        <w:rPr>
          <w:i/>
          <w:lang w:val="en-US"/>
        </w:rPr>
        <w:t>JCas</w:t>
      </w:r>
      <w:proofErr w:type="spellEnd"/>
      <w:r w:rsidRPr="00DE1B49">
        <w:rPr>
          <w:i/>
          <w:lang w:val="en-US"/>
        </w:rPr>
        <w:t xml:space="preserve">), </w:t>
      </w:r>
      <w:r w:rsidRPr="00DE1B49">
        <w:rPr>
          <w:lang w:val="en-US"/>
        </w:rPr>
        <w:t xml:space="preserve">or </w:t>
      </w:r>
      <w:proofErr w:type="spellStart"/>
      <w:r w:rsidRPr="00DE1B49">
        <w:rPr>
          <w:i/>
          <w:lang w:val="en-US"/>
        </w:rPr>
        <w:t>JCas</w:t>
      </w:r>
      <w:proofErr w:type="spellEnd"/>
      <w:r w:rsidRPr="00DE1B49">
        <w:rPr>
          <w:i/>
          <w:lang w:val="en-US"/>
        </w:rPr>
        <w:t xml:space="preserve"> </w:t>
      </w:r>
      <w:proofErr w:type="spellStart"/>
      <w:r w:rsidRPr="00DE1B49">
        <w:rPr>
          <w:i/>
          <w:lang w:val="en-US"/>
        </w:rPr>
        <w:t>createAndFillInputCAS</w:t>
      </w:r>
      <w:proofErr w:type="spellEnd"/>
      <w:r w:rsidRPr="00DE1B49">
        <w:rPr>
          <w:lang w:val="en-US"/>
        </w:rPr>
        <w:t xml:space="preserve">()) </w:t>
      </w:r>
    </w:p>
    <w:p w:rsidR="00410180" w:rsidRDefault="0087709E" w:rsidP="0087709E">
      <w:pPr>
        <w:numPr>
          <w:ilvl w:val="0"/>
          <w:numId w:val="12"/>
        </w:numPr>
        <w:spacing w:line="276" w:lineRule="auto"/>
        <w:ind w:hanging="359"/>
        <w:rPr>
          <w:lang w:val="en-US"/>
        </w:rPr>
      </w:pPr>
      <w:proofErr w:type="gramStart"/>
      <w:r w:rsidRPr="00DE1B49">
        <w:rPr>
          <w:i/>
          <w:lang w:val="en-US"/>
        </w:rPr>
        <w:lastRenderedPageBreak/>
        <w:t>readWP2FragGraphDump(</w:t>
      </w:r>
      <w:proofErr w:type="gramEnd"/>
      <w:r w:rsidRPr="00DE1B49">
        <w:rPr>
          <w:i/>
          <w:lang w:val="en-US"/>
        </w:rPr>
        <w:t xml:space="preserve">File, File, </w:t>
      </w:r>
      <w:proofErr w:type="spellStart"/>
      <w:r w:rsidRPr="00DE1B49">
        <w:rPr>
          <w:i/>
          <w:lang w:val="en-US"/>
        </w:rPr>
        <w:t>JCas</w:t>
      </w:r>
      <w:proofErr w:type="spellEnd"/>
      <w:r w:rsidRPr="00DE1B49">
        <w:rPr>
          <w:i/>
          <w:lang w:val="en-US"/>
        </w:rPr>
        <w:t>, String)</w:t>
      </w:r>
      <w:r w:rsidRPr="00DE1B49">
        <w:rPr>
          <w:lang w:val="en-US"/>
        </w:rPr>
        <w:t>: This method reads WP2 fra</w:t>
      </w:r>
      <w:r w:rsidRPr="00DE1B49">
        <w:rPr>
          <w:lang w:val="en-US"/>
        </w:rPr>
        <w:t>g</w:t>
      </w:r>
      <w:r w:rsidRPr="00DE1B49">
        <w:rPr>
          <w:lang w:val="en-US"/>
        </w:rPr>
        <w:t>ment graph data. Note that WP2 fragment graph data has multiple files for one inte</w:t>
      </w:r>
      <w:r w:rsidRPr="00DE1B49">
        <w:rPr>
          <w:lang w:val="en-US"/>
        </w:rPr>
        <w:t>r</w:t>
      </w:r>
      <w:r w:rsidRPr="00DE1B49">
        <w:rPr>
          <w:lang w:val="en-US"/>
        </w:rPr>
        <w:t>action. Interaction is given as a raw text file, and each fragment is</w:t>
      </w:r>
      <w:r w:rsidR="00343936">
        <w:rPr>
          <w:lang w:val="en-US"/>
        </w:rPr>
        <w:t xml:space="preserve"> given as one XML that denotes </w:t>
      </w:r>
      <w:r w:rsidRPr="00DE1B49">
        <w:rPr>
          <w:lang w:val="en-US"/>
        </w:rPr>
        <w:t xml:space="preserve">fragment graphs. To run this reader, one </w:t>
      </w:r>
      <w:proofErr w:type="spellStart"/>
      <w:r w:rsidRPr="00DE1B49">
        <w:rPr>
          <w:lang w:val="en-US"/>
        </w:rPr>
        <w:t>JCas</w:t>
      </w:r>
      <w:proofErr w:type="spellEnd"/>
      <w:r w:rsidRPr="00DE1B49">
        <w:rPr>
          <w:lang w:val="en-US"/>
        </w:rPr>
        <w:t xml:space="preserve">, one XML and one raw </w:t>
      </w:r>
      <w:r w:rsidR="00343936">
        <w:rPr>
          <w:lang w:val="en-US"/>
        </w:rPr>
        <w:t>t</w:t>
      </w:r>
      <w:r w:rsidRPr="00DE1B49">
        <w:rPr>
          <w:lang w:val="en-US"/>
        </w:rPr>
        <w:t>ext</w:t>
      </w:r>
      <w:r w:rsidR="0061476A">
        <w:rPr>
          <w:lang w:val="en-US"/>
        </w:rPr>
        <w:t xml:space="preserve"> are to be provided</w:t>
      </w:r>
      <w:r w:rsidRPr="00DE1B49">
        <w:rPr>
          <w:lang w:val="en-US"/>
        </w:rPr>
        <w:t xml:space="preserve">. </w:t>
      </w:r>
    </w:p>
    <w:p w:rsidR="0087709E" w:rsidRPr="00410180" w:rsidRDefault="00410180" w:rsidP="00410180">
      <w:pPr>
        <w:spacing w:after="200" w:line="276" w:lineRule="auto"/>
        <w:rPr>
          <w:lang w:val="en-US"/>
        </w:rPr>
      </w:pPr>
      <w:r>
        <w:rPr>
          <w:lang w:val="en-US"/>
        </w:rPr>
        <w:br w:type="page"/>
      </w:r>
    </w:p>
    <w:p w:rsidR="0040134E" w:rsidRDefault="0040134E" w:rsidP="0087709E">
      <w:pPr>
        <w:pStyle w:val="berschrift1"/>
        <w:rPr>
          <w:rFonts w:ascii="Georgia" w:hAnsi="Georgia"/>
        </w:rPr>
      </w:pPr>
      <w:bookmarkStart w:id="1150" w:name="h.usvq0unjghz8" w:colFirst="0" w:colLast="0"/>
      <w:bookmarkStart w:id="1151" w:name="_Toc405809999"/>
      <w:bookmarkEnd w:id="1150"/>
      <w:r>
        <w:rPr>
          <w:rFonts w:ascii="Georgia" w:hAnsi="Georgia"/>
        </w:rPr>
        <w:lastRenderedPageBreak/>
        <w:t>Evaluation</w:t>
      </w:r>
      <w:bookmarkEnd w:id="1151"/>
    </w:p>
    <w:p w:rsidR="0040134E" w:rsidRDefault="0040134E" w:rsidP="0071249C">
      <w:r>
        <w:rPr>
          <w:lang w:val="en-US" w:eastAsia="de-DE" w:bidi="he-IL"/>
        </w:rPr>
        <w:t xml:space="preserve">This chapter describes the evaluation environment we developed for the two use cases </w:t>
      </w:r>
      <w:r w:rsidR="00833E90">
        <w:rPr>
          <w:lang w:val="en-US" w:eastAsia="de-DE" w:bidi="he-IL"/>
        </w:rPr>
        <w:t>and the results achieved on industrial datasets created within the project</w:t>
      </w:r>
      <w:r>
        <w:rPr>
          <w:lang w:val="en-US" w:eastAsia="de-DE" w:bidi="he-IL"/>
        </w:rPr>
        <w:t xml:space="preserve">. </w:t>
      </w:r>
      <w:r w:rsidR="00AE433E">
        <w:rPr>
          <w:lang w:val="en-US"/>
        </w:rPr>
        <w:t>The evaluation env</w:t>
      </w:r>
      <w:r w:rsidR="00AE433E">
        <w:rPr>
          <w:lang w:val="en-US"/>
        </w:rPr>
        <w:t>i</w:t>
      </w:r>
      <w:r w:rsidR="00AE433E">
        <w:rPr>
          <w:lang w:val="en-US"/>
        </w:rPr>
        <w:t>ronment</w:t>
      </w:r>
      <w:r w:rsidR="00AE433E" w:rsidRPr="00DE1B49">
        <w:rPr>
          <w:lang w:val="en-US"/>
        </w:rPr>
        <w:t xml:space="preserve"> allows us to test and evaluate the perfor</w:t>
      </w:r>
      <w:r w:rsidR="00AE433E">
        <w:rPr>
          <w:lang w:val="en-US"/>
        </w:rPr>
        <w:t>mance of different implementations of the Transduction Layer modules</w:t>
      </w:r>
      <w:r w:rsidR="00833E90">
        <w:rPr>
          <w:lang w:val="en-US"/>
        </w:rPr>
        <w:t xml:space="preserve">, allowing us to </w:t>
      </w:r>
      <w:r w:rsidR="00062E6D">
        <w:rPr>
          <w:lang w:val="en-US"/>
        </w:rPr>
        <w:t xml:space="preserve">determine the </w:t>
      </w:r>
      <w:r w:rsidR="00833E90">
        <w:rPr>
          <w:lang w:val="en-US"/>
        </w:rPr>
        <w:t xml:space="preserve">Transduction Layer </w:t>
      </w:r>
      <w:r w:rsidR="00062E6D">
        <w:rPr>
          <w:lang w:val="en-US"/>
        </w:rPr>
        <w:t xml:space="preserve">configuration that is expected to </w:t>
      </w:r>
      <w:r w:rsidR="00833E90">
        <w:rPr>
          <w:lang w:val="en-US"/>
        </w:rPr>
        <w:t>create highest</w:t>
      </w:r>
      <w:r w:rsidR="00062E6D">
        <w:rPr>
          <w:lang w:val="en-US"/>
        </w:rPr>
        <w:t xml:space="preserve"> benefit </w:t>
      </w:r>
      <w:r w:rsidR="00833E90">
        <w:rPr>
          <w:lang w:val="en-US"/>
        </w:rPr>
        <w:t>to</w:t>
      </w:r>
      <w:r w:rsidR="00062E6D">
        <w:rPr>
          <w:lang w:val="en-US"/>
        </w:rPr>
        <w:t xml:space="preserve"> the industrial use cases.</w:t>
      </w:r>
      <w:r w:rsidR="00AE433E">
        <w:rPr>
          <w:lang w:val="en-US"/>
        </w:rPr>
        <w:t xml:space="preserve">  </w:t>
      </w:r>
      <w:r>
        <w:rPr>
          <w:lang w:val="en-US" w:eastAsia="de-DE" w:bidi="he-IL"/>
        </w:rPr>
        <w:t xml:space="preserve">The following matrix gives an overview of the </w:t>
      </w:r>
      <w:r w:rsidR="00833E90">
        <w:rPr>
          <w:lang w:val="en-US"/>
        </w:rPr>
        <w:t xml:space="preserve">Transduction Layer </w:t>
      </w:r>
      <w:r w:rsidR="00E0382E">
        <w:rPr>
          <w:lang w:val="en-US" w:eastAsia="de-DE" w:bidi="he-IL"/>
        </w:rPr>
        <w:t xml:space="preserve">modules evaluated within WP6 and the datasets used for the evaluation per language. </w:t>
      </w:r>
    </w:p>
    <w:p w:rsidR="0040134E" w:rsidRDefault="0040134E" w:rsidP="0071249C"/>
    <w:tbl>
      <w:tblPr>
        <w:tblStyle w:val="Tabellenraster"/>
        <w:tblW w:w="0" w:type="auto"/>
        <w:tblLook w:val="04A0" w:firstRow="1" w:lastRow="0" w:firstColumn="1" w:lastColumn="0" w:noHBand="0" w:noVBand="1"/>
      </w:tblPr>
      <w:tblGrid>
        <w:gridCol w:w="2291"/>
        <w:gridCol w:w="2291"/>
        <w:gridCol w:w="2292"/>
        <w:gridCol w:w="2292"/>
      </w:tblGrid>
      <w:tr w:rsidR="0040134E" w:rsidTr="0040134E">
        <w:tc>
          <w:tcPr>
            <w:tcW w:w="2291" w:type="dxa"/>
          </w:tcPr>
          <w:p w:rsidR="0040134E" w:rsidRDefault="0040134E" w:rsidP="0040134E">
            <w:pPr>
              <w:rPr>
                <w:lang w:val="en-US" w:eastAsia="de-DE" w:bidi="he-IL"/>
              </w:rPr>
            </w:pPr>
          </w:p>
        </w:tc>
        <w:tc>
          <w:tcPr>
            <w:tcW w:w="2291" w:type="dxa"/>
          </w:tcPr>
          <w:p w:rsidR="0040134E" w:rsidRDefault="0040134E" w:rsidP="0040134E">
            <w:pPr>
              <w:rPr>
                <w:lang w:val="en-US" w:eastAsia="de-DE" w:bidi="he-IL"/>
              </w:rPr>
            </w:pPr>
            <w:r>
              <w:rPr>
                <w:lang w:val="en-US" w:eastAsia="de-DE" w:bidi="he-IL"/>
              </w:rPr>
              <w:t>English</w:t>
            </w:r>
          </w:p>
        </w:tc>
        <w:tc>
          <w:tcPr>
            <w:tcW w:w="2292" w:type="dxa"/>
          </w:tcPr>
          <w:p w:rsidR="0040134E" w:rsidRDefault="0040134E" w:rsidP="0040134E">
            <w:pPr>
              <w:rPr>
                <w:lang w:val="en-US" w:eastAsia="de-DE" w:bidi="he-IL"/>
              </w:rPr>
            </w:pPr>
            <w:r>
              <w:rPr>
                <w:lang w:val="en-US" w:eastAsia="de-DE" w:bidi="he-IL"/>
              </w:rPr>
              <w:t>Italian</w:t>
            </w:r>
          </w:p>
        </w:tc>
        <w:tc>
          <w:tcPr>
            <w:tcW w:w="2292" w:type="dxa"/>
          </w:tcPr>
          <w:p w:rsidR="0040134E" w:rsidRDefault="0040134E" w:rsidP="0040134E">
            <w:pPr>
              <w:rPr>
                <w:lang w:val="en-US" w:eastAsia="de-DE" w:bidi="he-IL"/>
              </w:rPr>
            </w:pPr>
            <w:r>
              <w:rPr>
                <w:lang w:val="en-US" w:eastAsia="de-DE" w:bidi="he-IL"/>
              </w:rPr>
              <w:t>German</w:t>
            </w:r>
          </w:p>
        </w:tc>
      </w:tr>
      <w:tr w:rsidR="0040134E" w:rsidTr="0040134E">
        <w:tc>
          <w:tcPr>
            <w:tcW w:w="2291" w:type="dxa"/>
          </w:tcPr>
          <w:p w:rsidR="0040134E" w:rsidRDefault="0040134E" w:rsidP="0040134E">
            <w:pPr>
              <w:rPr>
                <w:lang w:val="en-US" w:eastAsia="de-DE" w:bidi="he-IL"/>
              </w:rPr>
            </w:pPr>
            <w:r>
              <w:rPr>
                <w:lang w:val="en-US" w:eastAsia="de-DE" w:bidi="he-IL"/>
              </w:rPr>
              <w:t>Fragment &amp; Modifier Annotation</w:t>
            </w:r>
          </w:p>
        </w:tc>
        <w:tc>
          <w:tcPr>
            <w:tcW w:w="2291" w:type="dxa"/>
          </w:tcPr>
          <w:p w:rsidR="0040134E" w:rsidRDefault="0040134E" w:rsidP="0040134E">
            <w:pPr>
              <w:rPr>
                <w:lang w:val="en-US" w:eastAsia="de-DE" w:bidi="he-IL"/>
              </w:rPr>
            </w:pPr>
            <w:r>
              <w:rPr>
                <w:lang w:val="en-US" w:eastAsia="de-DE" w:bidi="he-IL"/>
              </w:rPr>
              <w:t>NICE interactions</w:t>
            </w:r>
          </w:p>
        </w:tc>
        <w:tc>
          <w:tcPr>
            <w:tcW w:w="2292" w:type="dxa"/>
          </w:tcPr>
          <w:p w:rsidR="0040134E" w:rsidRDefault="0040134E" w:rsidP="0040134E">
            <w:pPr>
              <w:rPr>
                <w:lang w:val="en-US" w:eastAsia="de-DE" w:bidi="he-IL"/>
              </w:rPr>
            </w:pPr>
            <w:r>
              <w:rPr>
                <w:lang w:val="en-US" w:eastAsia="de-DE" w:bidi="he-IL"/>
              </w:rPr>
              <w:t>ALMA interactions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Graph Merger &amp; O</w:t>
            </w:r>
            <w:r>
              <w:rPr>
                <w:lang w:val="en-US" w:eastAsia="de-DE" w:bidi="he-IL"/>
              </w:rPr>
              <w:t>p</w:t>
            </w:r>
            <w:r>
              <w:rPr>
                <w:lang w:val="en-US" w:eastAsia="de-DE" w:bidi="he-IL"/>
              </w:rPr>
              <w:t>timizer</w:t>
            </w:r>
          </w:p>
        </w:tc>
        <w:tc>
          <w:tcPr>
            <w:tcW w:w="2291" w:type="dxa"/>
          </w:tcPr>
          <w:p w:rsidR="0040134E" w:rsidRDefault="0040134E" w:rsidP="0040134E">
            <w:pPr>
              <w:rPr>
                <w:lang w:val="en-US" w:eastAsia="de-DE" w:bidi="he-IL"/>
              </w:rPr>
            </w:pPr>
            <w:r>
              <w:rPr>
                <w:lang w:val="en-US" w:eastAsia="de-DE" w:bidi="he-IL"/>
              </w:rPr>
              <w:t>NICE graphs</w:t>
            </w:r>
          </w:p>
        </w:tc>
        <w:tc>
          <w:tcPr>
            <w:tcW w:w="2292" w:type="dxa"/>
          </w:tcPr>
          <w:p w:rsidR="0040134E" w:rsidRDefault="0040134E" w:rsidP="0040134E">
            <w:pPr>
              <w:rPr>
                <w:lang w:val="en-US" w:eastAsia="de-DE" w:bidi="he-IL"/>
              </w:rPr>
            </w:pPr>
            <w:r>
              <w:rPr>
                <w:lang w:val="en-US" w:eastAsia="de-DE" w:bidi="he-IL"/>
              </w:rPr>
              <w:t>ALMA graphs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Category Annotation</w:t>
            </w:r>
          </w:p>
        </w:tc>
        <w:tc>
          <w:tcPr>
            <w:tcW w:w="2291"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 xml:space="preserve">OMQ interactions </w:t>
            </w:r>
          </w:p>
        </w:tc>
      </w:tr>
    </w:tbl>
    <w:p w:rsidR="0040134E" w:rsidRDefault="0040134E" w:rsidP="0071249C"/>
    <w:p w:rsidR="00833E90" w:rsidRPr="00862D1A" w:rsidRDefault="00833E90" w:rsidP="0071249C">
      <w:r>
        <w:t xml:space="preserve">In addition to the evaluation of </w:t>
      </w:r>
      <w:r>
        <w:rPr>
          <w:lang w:val="en-US"/>
        </w:rPr>
        <w:t>Transduction Layer module implementations, WP6 conduc</w:t>
      </w:r>
      <w:r>
        <w:rPr>
          <w:lang w:val="en-US"/>
        </w:rPr>
        <w:t>t</w:t>
      </w:r>
      <w:r>
        <w:rPr>
          <w:lang w:val="en-US"/>
        </w:rPr>
        <w:t xml:space="preserve">ed evaluations of different </w:t>
      </w:r>
      <w:r w:rsidR="001B3BBB">
        <w:rPr>
          <w:lang w:val="en-US"/>
        </w:rPr>
        <w:t>EDA</w:t>
      </w:r>
      <w:r>
        <w:rPr>
          <w:lang w:val="en-US"/>
        </w:rPr>
        <w:t xml:space="preserve"> configurations on project data for all three languages and all EDAs provided within the EOP.</w:t>
      </w:r>
    </w:p>
    <w:p w:rsidR="00324DCC" w:rsidRDefault="00324DCC" w:rsidP="0071249C">
      <w:pPr>
        <w:pStyle w:val="berschrift2"/>
      </w:pPr>
      <w:bookmarkStart w:id="1152" w:name="_Toc405810000"/>
      <w:r>
        <w:t>Data revision</w:t>
      </w:r>
      <w:bookmarkEnd w:id="1152"/>
      <w:r w:rsidR="009E17B3">
        <w:t xml:space="preserve"> </w:t>
      </w:r>
    </w:p>
    <w:p w:rsidR="005E6BD9" w:rsidRPr="00833E90" w:rsidRDefault="005E6BD9" w:rsidP="0071249C">
      <w:pPr>
        <w:ind w:left="576"/>
      </w:pPr>
      <w:r>
        <w:rPr>
          <w:lang w:val="en-US" w:eastAsia="de-DE"/>
        </w:rPr>
        <w:t xml:space="preserve">After a first evaluation round, we realized that the datasets </w:t>
      </w:r>
      <w:r w:rsidR="00072CB0">
        <w:rPr>
          <w:lang w:val="en-US" w:eastAsia="de-DE"/>
        </w:rPr>
        <w:t xml:space="preserve">created within WP2 </w:t>
      </w:r>
      <w:r>
        <w:rPr>
          <w:lang w:val="en-US" w:eastAsia="de-DE"/>
        </w:rPr>
        <w:t>co</w:t>
      </w:r>
      <w:r>
        <w:rPr>
          <w:lang w:val="en-US" w:eastAsia="de-DE"/>
        </w:rPr>
        <w:t>n</w:t>
      </w:r>
      <w:r>
        <w:rPr>
          <w:lang w:val="en-US" w:eastAsia="de-DE"/>
        </w:rPr>
        <w:t xml:space="preserve">tained </w:t>
      </w:r>
      <w:r w:rsidR="00072CB0">
        <w:rPr>
          <w:lang w:val="en-US" w:eastAsia="de-DE"/>
        </w:rPr>
        <w:t>inconsistencies</w:t>
      </w:r>
      <w:r>
        <w:rPr>
          <w:lang w:val="en-US" w:eastAsia="de-DE"/>
        </w:rPr>
        <w:t xml:space="preserve"> that should be fixed in order to make the results of our evalu</w:t>
      </w:r>
      <w:r>
        <w:rPr>
          <w:lang w:val="en-US" w:eastAsia="de-DE"/>
        </w:rPr>
        <w:t>a</w:t>
      </w:r>
      <w:r>
        <w:rPr>
          <w:lang w:val="en-US" w:eastAsia="de-DE"/>
        </w:rPr>
        <w:t>tion more meaningful. We therefore decided to spend some effort on revising and co</w:t>
      </w:r>
      <w:r>
        <w:rPr>
          <w:lang w:val="en-US" w:eastAsia="de-DE"/>
        </w:rPr>
        <w:t>r</w:t>
      </w:r>
      <w:r>
        <w:rPr>
          <w:lang w:val="en-US" w:eastAsia="de-DE"/>
        </w:rPr>
        <w:t xml:space="preserve">recting the existing datasets for both use cases. This effort is described in the following two sections. </w:t>
      </w:r>
    </w:p>
    <w:p w:rsidR="00324DCC" w:rsidRDefault="00324DCC" w:rsidP="006C3E1B">
      <w:pPr>
        <w:pStyle w:val="berschrift3"/>
      </w:pPr>
      <w:bookmarkStart w:id="1153" w:name="_Toc405810001"/>
      <w:commentRangeStart w:id="1154"/>
      <w:r>
        <w:rPr>
          <w:lang w:bidi="he-IL"/>
        </w:rPr>
        <w:t>Use case 1 data</w:t>
      </w:r>
      <w:ins w:id="1155" w:author="Kathrin Eichler" w:date="2014-12-08T16:47:00Z">
        <w:r w:rsidR="0060722E">
          <w:rPr>
            <w:lang w:bidi="he-IL"/>
          </w:rPr>
          <w:t xml:space="preserve"> [TO BE ADDED]</w:t>
        </w:r>
      </w:ins>
      <w:del w:id="1156" w:author="Kathrin Eichler" w:date="2014-12-08T13:46:00Z">
        <w:r w:rsidDel="004912F4">
          <w:rPr>
            <w:lang w:bidi="he-IL"/>
          </w:rPr>
          <w:delText xml:space="preserve"> [Lili</w:delText>
        </w:r>
        <w:r w:rsidR="00072CB0" w:rsidDel="004912F4">
          <w:rPr>
            <w:lang w:bidi="he-IL"/>
          </w:rPr>
          <w:delText xml:space="preserve"> / Luisa</w:delText>
        </w:r>
        <w:r w:rsidR="00072CB0" w:rsidDel="00725A60">
          <w:rPr>
            <w:lang w:bidi="he-IL"/>
          </w:rPr>
          <w:delText>?</w:delText>
        </w:r>
        <w:r w:rsidDel="004912F4">
          <w:rPr>
            <w:lang w:bidi="he-IL"/>
          </w:rPr>
          <w:delText>]</w:delText>
        </w:r>
      </w:del>
      <w:commentRangeEnd w:id="1154"/>
      <w:r w:rsidR="00F54709">
        <w:rPr>
          <w:rStyle w:val="Kommentarzeichen"/>
          <w:rFonts w:eastAsiaTheme="minorEastAsia" w:cstheme="minorBidi"/>
          <w:b w:val="0"/>
          <w:bCs w:val="0"/>
          <w:lang w:val="en-GB" w:eastAsia="zh-CN"/>
        </w:rPr>
        <w:commentReference w:id="1154"/>
      </w:r>
      <w:bookmarkEnd w:id="1153"/>
    </w:p>
    <w:p w:rsidR="00324DCC" w:rsidRDefault="0009236B" w:rsidP="0071249C">
      <w:pPr>
        <w:pStyle w:val="berschrift3"/>
      </w:pPr>
      <w:bookmarkStart w:id="1157" w:name="_Toc405810002"/>
      <w:r>
        <w:rPr>
          <w:lang w:bidi="he-IL"/>
        </w:rPr>
        <w:t xml:space="preserve">Public German </w:t>
      </w:r>
      <w:r w:rsidR="008071FA">
        <w:rPr>
          <w:lang w:bidi="he-IL"/>
        </w:rPr>
        <w:t xml:space="preserve">OMQ email </w:t>
      </w:r>
      <w:r>
        <w:rPr>
          <w:lang w:bidi="he-IL"/>
        </w:rPr>
        <w:t>dataset</w:t>
      </w:r>
      <w:r w:rsidR="008071FA">
        <w:rPr>
          <w:lang w:bidi="he-IL"/>
        </w:rPr>
        <w:t xml:space="preserve"> (</w:t>
      </w:r>
      <w:r w:rsidR="00324DCC">
        <w:rPr>
          <w:lang w:bidi="he-IL"/>
        </w:rPr>
        <w:t>Use case 2</w:t>
      </w:r>
      <w:r w:rsidR="008071FA">
        <w:rPr>
          <w:lang w:bidi="he-IL"/>
        </w:rPr>
        <w:t>)</w:t>
      </w:r>
      <w:bookmarkEnd w:id="1157"/>
    </w:p>
    <w:p w:rsidR="00324DCC" w:rsidRDefault="000D00B4" w:rsidP="0071249C">
      <w:pPr>
        <w:ind w:left="862"/>
      </w:pPr>
      <w:r>
        <w:rPr>
          <w:lang w:val="en-US"/>
        </w:rPr>
        <w:t xml:space="preserve">During the first evaluation phase, </w:t>
      </w:r>
      <w:r w:rsidR="00CD7C15">
        <w:t xml:space="preserve">we detected a few errors and inconsistencies </w:t>
      </w:r>
      <w:r>
        <w:t>in the OMQ email dataset for use case 2, which</w:t>
      </w:r>
      <w:r w:rsidR="00CD7C15">
        <w:t xml:space="preserve"> we decided to correct in order to reach a better data quality for our evaluation. </w:t>
      </w:r>
      <w:r w:rsidR="0057669C">
        <w:t>The</w:t>
      </w:r>
      <w:r w:rsidR="00CD7C15">
        <w:t xml:space="preserve"> corrections are described in the follo</w:t>
      </w:r>
      <w:r w:rsidR="00CD7C15">
        <w:t>w</w:t>
      </w:r>
      <w:r w:rsidR="00CD7C15">
        <w:t>ing. Please note that we only corrected errors that were introduced during data pr</w:t>
      </w:r>
      <w:r w:rsidR="00CD7C15">
        <w:t>o</w:t>
      </w:r>
      <w:r w:rsidR="00973908">
        <w:t>cessing</w:t>
      </w:r>
      <w:r w:rsidR="00CD7C15">
        <w:t>, NOT errors introduced by the authors of the emails themselves.</w:t>
      </w:r>
    </w:p>
    <w:p w:rsidR="00CD7C15" w:rsidRDefault="00CD7C15" w:rsidP="0071249C">
      <w:pPr>
        <w:ind w:left="862"/>
      </w:pPr>
    </w:p>
    <w:p w:rsidR="00577557" w:rsidRDefault="00600DA3" w:rsidP="0071249C">
      <w:pPr>
        <w:pStyle w:val="berschrift4"/>
      </w:pPr>
      <w:r w:rsidRPr="00CD7C15">
        <w:rPr>
          <w:rFonts w:eastAsiaTheme="minorEastAsia"/>
        </w:rPr>
        <w:t>Lines starting with "&gt;"-sign</w:t>
      </w:r>
    </w:p>
    <w:p w:rsidR="00CD7C15" w:rsidRDefault="00CD7C15" w:rsidP="0071249C">
      <w:pPr>
        <w:rPr>
          <w:lang w:val="en-US" w:eastAsia="de-DE"/>
        </w:rPr>
      </w:pPr>
      <w:r>
        <w:rPr>
          <w:lang w:val="en-US" w:eastAsia="de-DE"/>
        </w:rPr>
        <w:t xml:space="preserve">A number of emails contained “&gt;” signs at the beginning of the (original) lines of the user email, as shown in the following data sample: </w:t>
      </w:r>
    </w:p>
    <w:p w:rsidR="00CD7C15" w:rsidRDefault="00CD7C15" w:rsidP="0071249C">
      <w:pPr>
        <w:rPr>
          <w:lang w:val="en-US" w:eastAsia="de-DE"/>
        </w:rPr>
      </w:pPr>
      <w:r>
        <w:rPr>
          <w:lang w:val="en-US" w:eastAsia="de-DE"/>
        </w:rPr>
        <w:t xml:space="preserve"> </w:t>
      </w:r>
      <w:r w:rsidRPr="00CD7C15">
        <w:rPr>
          <w:noProof/>
          <w:lang w:val="de-DE" w:eastAsia="de-DE"/>
        </w:rPr>
        <w:drawing>
          <wp:inline distT="0" distB="0" distL="0" distR="0" wp14:anchorId="02CA3226" wp14:editId="21F299B3">
            <wp:extent cx="5731510" cy="1084636"/>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84636"/>
                    </a:xfrm>
                    <a:prstGeom prst="rect">
                      <a:avLst/>
                    </a:prstGeom>
                    <a:noFill/>
                    <a:ln>
                      <a:noFill/>
                    </a:ln>
                    <a:effectLst/>
                    <a:extLst/>
                  </pic:spPr>
                </pic:pic>
              </a:graphicData>
            </a:graphic>
          </wp:inline>
        </w:drawing>
      </w:r>
    </w:p>
    <w:p w:rsidR="00CD7C15" w:rsidRPr="0071249C" w:rsidRDefault="00CD7C15" w:rsidP="0071249C">
      <w:pPr>
        <w:rPr>
          <w:lang w:val="en-US" w:eastAsia="de-DE"/>
        </w:rPr>
      </w:pPr>
      <w:r>
        <w:rPr>
          <w:lang w:val="en-US" w:eastAsia="de-DE"/>
        </w:rPr>
        <w:t xml:space="preserve">We decided to remove them automatically as they are not expected to be part of a user email in a real setting. </w:t>
      </w:r>
    </w:p>
    <w:p w:rsidR="00577557" w:rsidRPr="00CD7C15" w:rsidRDefault="00600DA3" w:rsidP="0071249C">
      <w:pPr>
        <w:pStyle w:val="berschrift4"/>
      </w:pPr>
      <w:r w:rsidRPr="00CD7C15">
        <w:rPr>
          <w:rFonts w:eastAsiaTheme="minorEastAsia"/>
        </w:rPr>
        <w:t>Missing white spaces between words</w:t>
      </w:r>
    </w:p>
    <w:p w:rsidR="00CD7C15" w:rsidRDefault="00CD7C15" w:rsidP="00CD7C15">
      <w:pPr>
        <w:rPr>
          <w:lang w:val="en-US" w:eastAsia="de-DE"/>
        </w:rPr>
      </w:pPr>
      <w:r>
        <w:rPr>
          <w:lang w:val="en-US" w:eastAsia="de-DE"/>
        </w:rPr>
        <w:t xml:space="preserve">A number of emails contained blank spaces between the line ending and line beginning of the (original) user email, as shown in the following data sample: </w:t>
      </w:r>
    </w:p>
    <w:p w:rsidR="00577557" w:rsidRPr="00CD7C15" w:rsidRDefault="00CD7C15" w:rsidP="0071249C">
      <w:pPr>
        <w:ind w:left="720"/>
        <w:rPr>
          <w:lang w:val="de-DE"/>
        </w:rPr>
      </w:pPr>
      <w:r w:rsidRPr="00CD7C15">
        <w:rPr>
          <w:noProof/>
          <w:lang w:val="de-DE" w:eastAsia="de-DE"/>
        </w:rPr>
        <w:drawing>
          <wp:inline distT="0" distB="0" distL="0" distR="0" wp14:anchorId="72FF1CDA" wp14:editId="4002CA36">
            <wp:extent cx="5731510" cy="1065137"/>
            <wp:effectExtent l="0" t="0" r="2540" b="190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65137"/>
                    </a:xfrm>
                    <a:prstGeom prst="rect">
                      <a:avLst/>
                    </a:prstGeom>
                    <a:noFill/>
                    <a:ln>
                      <a:noFill/>
                    </a:ln>
                    <a:effectLst/>
                    <a:extLst/>
                  </pic:spPr>
                </pic:pic>
              </a:graphicData>
            </a:graphic>
          </wp:inline>
        </w:drawing>
      </w:r>
    </w:p>
    <w:p w:rsidR="00CD7C15" w:rsidRDefault="00CD7C15" w:rsidP="0071249C">
      <w:pPr>
        <w:pStyle w:val="Listenabsatz"/>
        <w:numPr>
          <w:ilvl w:val="0"/>
          <w:numId w:val="0"/>
        </w:numPr>
        <w:ind w:left="720"/>
      </w:pPr>
      <w:r w:rsidRPr="00CD7C15">
        <w:rPr>
          <w:lang w:val="en-US" w:eastAsia="de-DE"/>
        </w:rPr>
        <w:t>We decided to remove them automatically as they are not expected to be part of a u</w:t>
      </w:r>
      <w:r w:rsidRPr="00CD7C15">
        <w:rPr>
          <w:lang w:val="en-US" w:eastAsia="de-DE"/>
        </w:rPr>
        <w:t>s</w:t>
      </w:r>
      <w:r w:rsidRPr="00CD7C15">
        <w:rPr>
          <w:lang w:val="en-US" w:eastAsia="de-DE"/>
        </w:rPr>
        <w:t xml:space="preserve">er email in a real setting. </w:t>
      </w:r>
    </w:p>
    <w:p w:rsidR="00634D4C" w:rsidRDefault="00634D4C" w:rsidP="0071249C">
      <w:pPr>
        <w:pStyle w:val="berschrift4"/>
      </w:pPr>
      <w:r>
        <w:t>Wrong processing of emails assigned to multiple categories</w:t>
      </w:r>
    </w:p>
    <w:p w:rsidR="00634D4C" w:rsidRPr="0071249C" w:rsidRDefault="00634D4C" w:rsidP="0071249C">
      <w:pPr>
        <w:rPr>
          <w:lang w:val="en-US" w:eastAsia="de-DE"/>
        </w:rPr>
      </w:pPr>
      <w:r>
        <w:rPr>
          <w:lang w:val="en-US" w:eastAsia="de-DE"/>
        </w:rPr>
        <w:t>Several errors were introduced in the generation of the dataset when processing emails a</w:t>
      </w:r>
      <w:r>
        <w:rPr>
          <w:lang w:val="en-US" w:eastAsia="de-DE"/>
        </w:rPr>
        <w:t>s</w:t>
      </w:r>
      <w:r>
        <w:rPr>
          <w:lang w:val="en-US" w:eastAsia="de-DE"/>
        </w:rPr>
        <w:t>signed to more than one category. One problem here was that i</w:t>
      </w:r>
      <w:r w:rsidR="00600DA3" w:rsidRPr="0071249C">
        <w:rPr>
          <w:lang w:val="en-US" w:eastAsia="de-DE"/>
        </w:rPr>
        <w:t xml:space="preserve">dentical emails occurred more than once </w:t>
      </w:r>
      <w:r>
        <w:rPr>
          <w:lang w:val="en-US" w:eastAsia="de-DE"/>
        </w:rPr>
        <w:t xml:space="preserve">in the </w:t>
      </w:r>
      <w:proofErr w:type="gramStart"/>
      <w:r>
        <w:rPr>
          <w:lang w:val="en-US" w:eastAsia="de-DE"/>
        </w:rPr>
        <w:t>dataset,</w:t>
      </w:r>
      <w:proofErr w:type="gramEnd"/>
      <w:r>
        <w:rPr>
          <w:lang w:val="en-US" w:eastAsia="de-DE"/>
        </w:rPr>
        <w:t xml:space="preserve"> and (in some cases) each occurrence of the emails was associated to a different category. In addition, for emails in which several “relevant texts” were marked during the manual annotation step, the second and following occurrences of a “relevant text” in the same email were not processed correctly.  The following table summarizes the diffe</w:t>
      </w:r>
      <w:r>
        <w:rPr>
          <w:lang w:val="en-US" w:eastAsia="de-DE"/>
        </w:rPr>
        <w:t>r</w:t>
      </w:r>
      <w:r>
        <w:rPr>
          <w:lang w:val="en-US" w:eastAsia="de-DE"/>
        </w:rPr>
        <w:t xml:space="preserve">ent cases we detected </w:t>
      </w:r>
      <w:r w:rsidR="008D00DD">
        <w:rPr>
          <w:lang w:val="en-US" w:eastAsia="de-DE"/>
        </w:rPr>
        <w:t xml:space="preserve">in the original dataset </w:t>
      </w:r>
      <w:r>
        <w:rPr>
          <w:lang w:val="en-US" w:eastAsia="de-DE"/>
        </w:rPr>
        <w:t xml:space="preserve">and the actions we took to solve the respective problems: </w:t>
      </w:r>
      <w:r w:rsidR="00600DA3" w:rsidRPr="0071249C">
        <w:rPr>
          <w:lang w:val="en-US" w:eastAsia="de-DE"/>
        </w:rPr>
        <w:br/>
      </w:r>
    </w:p>
    <w:p w:rsidR="00634D4C" w:rsidRDefault="00634D4C" w:rsidP="0071249C">
      <w:r w:rsidRPr="0071249C">
        <w:rPr>
          <w:noProof/>
          <w:lang w:val="de-DE" w:eastAsia="de-DE"/>
        </w:rPr>
        <w:lastRenderedPageBreak/>
        <w:drawing>
          <wp:inline distT="0" distB="0" distL="0" distR="0" wp14:anchorId="46144C90" wp14:editId="13CA0D14">
            <wp:extent cx="4778630" cy="2138613"/>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7814" cy="2138248"/>
                    </a:xfrm>
                    <a:prstGeom prst="rect">
                      <a:avLst/>
                    </a:prstGeom>
                    <a:noFill/>
                  </pic:spPr>
                </pic:pic>
              </a:graphicData>
            </a:graphic>
          </wp:inline>
        </w:drawing>
      </w:r>
    </w:p>
    <w:p w:rsidR="00FC0529" w:rsidRDefault="00FC0529" w:rsidP="0071249C">
      <w:pPr>
        <w:pStyle w:val="berschrift3"/>
        <w:rPr>
          <w:rFonts w:eastAsiaTheme="minorEastAsia"/>
        </w:rPr>
      </w:pPr>
      <w:bookmarkStart w:id="1158" w:name="_Toc405810003"/>
      <w:r>
        <w:rPr>
          <w:rFonts w:eastAsiaTheme="minorEastAsia"/>
        </w:rPr>
        <w:t>New statistics</w:t>
      </w:r>
      <w:bookmarkEnd w:id="1158"/>
    </w:p>
    <w:p w:rsidR="005046E1" w:rsidRDefault="005046E1" w:rsidP="0071249C">
      <w:pPr>
        <w:pStyle w:val="Normal2"/>
      </w:pPr>
      <w:r w:rsidRPr="0071249C">
        <w:t xml:space="preserve">Number of </w:t>
      </w:r>
      <w:r w:rsidR="00B43D08">
        <w:t>e</w:t>
      </w:r>
      <w:r w:rsidRPr="0071249C">
        <w:t>mails: 6</w:t>
      </w:r>
      <w:r w:rsidR="00B43D08">
        <w:t xml:space="preserve">27 </w:t>
      </w:r>
    </w:p>
    <w:p w:rsidR="00B43D08" w:rsidRPr="0071249C" w:rsidRDefault="00B43D08" w:rsidP="0071249C">
      <w:pPr>
        <w:pStyle w:val="Normal2"/>
      </w:pPr>
      <w:r>
        <w:t>Number of relevant texts: 638</w:t>
      </w:r>
    </w:p>
    <w:p w:rsidR="005046E1" w:rsidRPr="0071249C" w:rsidRDefault="005046E1" w:rsidP="0071249C">
      <w:pPr>
        <w:pStyle w:val="Normal2"/>
      </w:pPr>
      <w:r w:rsidRPr="0071249C">
        <w:t>Number of Categories: 41 (arranged in 20 groups)</w:t>
      </w:r>
    </w:p>
    <w:p w:rsidR="005046E1" w:rsidRPr="0071249C" w:rsidRDefault="005046E1" w:rsidP="0071249C">
      <w:pPr>
        <w:pStyle w:val="Normal2"/>
      </w:pPr>
      <w:commentRangeStart w:id="1159"/>
      <w:r w:rsidRPr="0071249C">
        <w:t>Number of words: in emails: 47,259; in categories: 433; total:</w:t>
      </w:r>
      <w:r w:rsidR="009F6C96" w:rsidRPr="0071249C">
        <w:t xml:space="preserve"> </w:t>
      </w:r>
      <w:r w:rsidRPr="0071249C">
        <w:t>47,692</w:t>
      </w:r>
    </w:p>
    <w:p w:rsidR="008204E7" w:rsidRDefault="005046E1" w:rsidP="0071249C">
      <w:pPr>
        <w:pStyle w:val="Normal2"/>
      </w:pPr>
      <w:r w:rsidRPr="0071249C">
        <w:t>Number of Text/Hypothesis pairs: 24,968</w:t>
      </w:r>
    </w:p>
    <w:p w:rsidR="008204E7" w:rsidRPr="008204E7" w:rsidRDefault="005046E1" w:rsidP="0071249C">
      <w:pPr>
        <w:pStyle w:val="Normal2"/>
      </w:pPr>
      <w:r w:rsidRPr="0071249C">
        <w:t>Number of positive T/H pairs: 640</w:t>
      </w:r>
    </w:p>
    <w:p w:rsidR="00B43D08" w:rsidRPr="00B43D08" w:rsidRDefault="005046E1" w:rsidP="0071249C">
      <w:pPr>
        <w:pStyle w:val="Normal2"/>
      </w:pPr>
      <w:r w:rsidRPr="0071249C">
        <w:t>Number of negative T/H pairs: 24,328</w:t>
      </w:r>
      <w:commentRangeEnd w:id="1159"/>
      <w:r w:rsidR="00AB7308">
        <w:rPr>
          <w:rStyle w:val="Kommentarzeichen"/>
          <w:rFonts w:cstheme="minorBidi"/>
        </w:rPr>
        <w:commentReference w:id="1159"/>
      </w:r>
    </w:p>
    <w:p w:rsidR="001B3BBB" w:rsidRDefault="001B3BBB" w:rsidP="0071249C">
      <w:pPr>
        <w:pStyle w:val="berschrift2"/>
      </w:pPr>
      <w:bookmarkStart w:id="1160" w:name="_Toc405810004"/>
      <w:r>
        <w:rPr>
          <w:lang w:bidi="he-IL"/>
        </w:rPr>
        <w:t>Evaluation of EDA configurations</w:t>
      </w:r>
      <w:del w:id="1161" w:author="Kathrin Eichler" w:date="2014-12-08T13:56:00Z">
        <w:r w:rsidDel="00DB6FC0">
          <w:rPr>
            <w:lang w:bidi="he-IL"/>
          </w:rPr>
          <w:delText xml:space="preserve"> [Vivi]</w:delText>
        </w:r>
      </w:del>
      <w:bookmarkEnd w:id="1160"/>
    </w:p>
    <w:p w:rsidR="003A09E9" w:rsidRDefault="003A09E9" w:rsidP="0071249C">
      <w:pPr>
        <w:pStyle w:val="Normal2"/>
      </w:pPr>
      <w:r>
        <w:rPr>
          <w:lang w:val="en-US" w:eastAsia="de-DE" w:bidi="he-IL"/>
        </w:rPr>
        <w:t>This section describes the results of evaluating different EDA configurations on project data (for all three languages). The purpose of this analysis is to find the best configuration in terms of linguistic analysis pipeline (LAP), entailment engine (EDA) and resources, for use with the industrial data. Within WP4, each developer had performed extensive evaluation of their own EDA on “standard” entailment datasets. These datasets contained (grammatical and clean) sentences which in content and style resemble sentences in Wikipedia. This type of data is very different from industrial partner data. Industrial data are not necessarily grammatical, contain misspellings, deal with specific issues and contain less varied vocab</w:t>
      </w:r>
      <w:r>
        <w:rPr>
          <w:lang w:val="en-US" w:eastAsia="de-DE" w:bidi="he-IL"/>
        </w:rPr>
        <w:t>u</w:t>
      </w:r>
      <w:r>
        <w:rPr>
          <w:lang w:val="en-US" w:eastAsia="de-DE" w:bidi="he-IL"/>
        </w:rPr>
        <w:t>lary.</w:t>
      </w:r>
    </w:p>
    <w:p w:rsidR="003A09E9" w:rsidRDefault="003A09E9" w:rsidP="0071249C">
      <w:pPr>
        <w:pStyle w:val="Normal2"/>
      </w:pPr>
      <w:r>
        <w:rPr>
          <w:lang w:val="en-US" w:eastAsia="de-DE" w:bidi="he-IL"/>
        </w:rPr>
        <w:t>There are several parameters for this analysis:</w:t>
      </w:r>
    </w:p>
    <w:p w:rsidR="003A09E9" w:rsidRDefault="003A09E9" w:rsidP="003A09E9">
      <w:pPr>
        <w:widowControl w:val="0"/>
        <w:numPr>
          <w:ilvl w:val="0"/>
          <w:numId w:val="111"/>
        </w:numPr>
        <w:suppressAutoHyphens/>
        <w:spacing w:after="200" w:line="276" w:lineRule="auto"/>
      </w:pPr>
      <w:proofErr w:type="gramStart"/>
      <w:r>
        <w:rPr>
          <w:lang w:val="en-US" w:eastAsia="de-DE" w:bidi="he-IL"/>
        </w:rPr>
        <w:t>preprocessing</w:t>
      </w:r>
      <w:proofErr w:type="gramEnd"/>
      <w:r>
        <w:rPr>
          <w:lang w:val="en-US" w:eastAsia="de-DE" w:bidi="he-IL"/>
        </w:rPr>
        <w:t xml:space="preserve"> (LAP) – the entailment platform EOP implements several linguistic analysis pipelines for each language. </w:t>
      </w:r>
    </w:p>
    <w:p w:rsidR="003A09E9" w:rsidRDefault="003A09E9" w:rsidP="003A09E9">
      <w:pPr>
        <w:widowControl w:val="0"/>
        <w:numPr>
          <w:ilvl w:val="0"/>
          <w:numId w:val="111"/>
        </w:numPr>
        <w:suppressAutoHyphens/>
        <w:spacing w:after="200" w:line="276" w:lineRule="auto"/>
      </w:pPr>
      <w:r>
        <w:rPr>
          <w:lang w:val="en-US" w:eastAsia="de-DE" w:bidi="he-IL"/>
        </w:rPr>
        <w:t xml:space="preserve">entailment engine (EDA) – at the time of this study there are more than 5 EDAs, each with an adjustable configuration setting in terms of LAP, components, resources, and </w:t>
      </w:r>
      <w:r>
        <w:rPr>
          <w:lang w:val="en-US" w:eastAsia="de-DE" w:bidi="he-IL"/>
        </w:rPr>
        <w:lastRenderedPageBreak/>
        <w:t>additional specific parameters (such as weights for example) or training (learning) algorithms.</w:t>
      </w:r>
    </w:p>
    <w:p w:rsidR="003A09E9" w:rsidRDefault="003A09E9" w:rsidP="0071249C">
      <w:pPr>
        <w:widowControl w:val="0"/>
        <w:numPr>
          <w:ilvl w:val="0"/>
          <w:numId w:val="111"/>
        </w:numPr>
        <w:suppressAutoHyphens/>
        <w:spacing w:after="200" w:line="276" w:lineRule="auto"/>
      </w:pPr>
      <w:proofErr w:type="gramStart"/>
      <w:r>
        <w:rPr>
          <w:lang w:val="en-US" w:eastAsia="de-DE" w:bidi="he-IL"/>
        </w:rPr>
        <w:t>lexical</w:t>
      </w:r>
      <w:proofErr w:type="gramEnd"/>
      <w:r>
        <w:rPr>
          <w:lang w:val="en-US" w:eastAsia="de-DE" w:bidi="he-IL"/>
        </w:rPr>
        <w:t xml:space="preserve"> resources – for each language we have general purpose resources (such as </w:t>
      </w:r>
      <w:proofErr w:type="spellStart"/>
      <w:r>
        <w:rPr>
          <w:lang w:val="en-US" w:eastAsia="de-DE" w:bidi="he-IL"/>
        </w:rPr>
        <w:t>wordnets</w:t>
      </w:r>
      <w:proofErr w:type="spellEnd"/>
      <w:r>
        <w:rPr>
          <w:lang w:val="en-US" w:eastAsia="de-DE" w:bidi="he-IL"/>
        </w:rPr>
        <w:t>), but also resources developed specifically for the industrial partner, from corpora that reflect the topics represented in the partners' data.</w:t>
      </w:r>
    </w:p>
    <w:p w:rsidR="003A09E9" w:rsidRDefault="0085758F" w:rsidP="0071249C">
      <w:pPr>
        <w:pStyle w:val="Normal2"/>
      </w:pPr>
      <w:ins w:id="1162" w:author="Kathrin Eichler" w:date="2014-12-08T13:03:00Z">
        <w:r w:rsidRPr="00DB6FC0">
          <w:rPr>
            <w:rFonts w:hint="eastAsia"/>
            <w:lang w:eastAsia="de-DE" w:bidi="he-IL"/>
            <w:rPrChange w:id="1163" w:author="Kathrin Eichler" w:date="2014-12-08T13:56:00Z">
              <w:rPr>
                <w:rFonts w:hint="eastAsia"/>
                <w:color w:val="C5000B"/>
                <w:lang w:eastAsia="de-DE" w:bidi="he-IL"/>
              </w:rPr>
            </w:rPrChange>
          </w:rPr>
          <w:t>A comprehensive analysis</w:t>
        </w:r>
        <w:r w:rsidRPr="00C42871">
          <w:rPr>
            <w:rFonts w:hint="eastAsia"/>
            <w:lang w:eastAsia="de-DE" w:bidi="he-IL"/>
          </w:rPr>
          <w:t xml:space="preserve"> of all variations is not feasible. </w:t>
        </w:r>
        <w:r w:rsidRPr="00DB6FC0">
          <w:rPr>
            <w:rFonts w:hint="eastAsia"/>
            <w:lang w:eastAsia="de-DE" w:bidi="he-IL"/>
            <w:rPrChange w:id="1164" w:author="Kathrin Eichler" w:date="2014-12-08T13:56:00Z">
              <w:rPr>
                <w:rFonts w:hint="eastAsia"/>
                <w:color w:val="C5000B"/>
                <w:lang w:eastAsia="de-DE" w:bidi="he-IL"/>
              </w:rPr>
            </w:rPrChange>
          </w:rPr>
          <w:t xml:space="preserve">We </w:t>
        </w:r>
        <w:proofErr w:type="gramStart"/>
        <w:r w:rsidRPr="00DB6FC0">
          <w:rPr>
            <w:rFonts w:hint="eastAsia"/>
            <w:lang w:eastAsia="de-DE" w:bidi="he-IL"/>
            <w:rPrChange w:id="1165" w:author="Kathrin Eichler" w:date="2014-12-08T13:56:00Z">
              <w:rPr>
                <w:rFonts w:hint="eastAsia"/>
                <w:color w:val="C5000B"/>
                <w:lang w:eastAsia="de-DE" w:bidi="he-IL"/>
              </w:rPr>
            </w:rPrChange>
          </w:rPr>
          <w:t>adopt</w:t>
        </w:r>
      </w:ins>
      <w:ins w:id="1166" w:author="Kathrin Eichler" w:date="2014-12-08T13:04:00Z">
        <w:r w:rsidRPr="00DB6FC0">
          <w:rPr>
            <w:lang w:eastAsia="de-DE" w:bidi="he-IL"/>
            <w:rPrChange w:id="1167" w:author="Kathrin Eichler" w:date="2014-12-08T13:56:00Z">
              <w:rPr>
                <w:color w:val="C5000B"/>
                <w:lang w:eastAsia="de-DE" w:bidi="he-IL"/>
              </w:rPr>
            </w:rPrChange>
          </w:rPr>
          <w:t xml:space="preserve"> </w:t>
        </w:r>
      </w:ins>
      <w:ins w:id="1168" w:author="Kathrin Eichler" w:date="2014-12-08T13:03:00Z">
        <w:r w:rsidRPr="00C42871">
          <w:rPr>
            <w:rFonts w:hint="eastAsia"/>
            <w:lang w:eastAsia="de-DE" w:bidi="he-IL"/>
          </w:rPr>
          <w:t xml:space="preserve"> </w:t>
        </w:r>
      </w:ins>
      <w:proofErr w:type="gramEnd"/>
      <w:del w:id="1169" w:author="Kathrin Eichler" w:date="2014-12-08T13:03:00Z">
        <w:r w:rsidR="003A09E9" w:rsidRPr="00C42871" w:rsidDel="0085758F">
          <w:rPr>
            <w:lang w:val="en-US" w:eastAsia="de-DE" w:bidi="he-IL"/>
          </w:rPr>
          <w:delText xml:space="preserve">Making a comprehensive analysis of all variations is not feasible. We </w:delText>
        </w:r>
      </w:del>
      <w:del w:id="1170" w:author="Kathrin Eichler" w:date="2014-12-08T13:04:00Z">
        <w:r w:rsidR="003A09E9" w:rsidRPr="00C42871" w:rsidDel="0085758F">
          <w:rPr>
            <w:lang w:val="en-US" w:eastAsia="de-DE" w:bidi="he-IL"/>
          </w:rPr>
          <w:delText xml:space="preserve">then adopt </w:delText>
        </w:r>
      </w:del>
      <w:r w:rsidR="003A09E9" w:rsidRPr="00C42871">
        <w:rPr>
          <w:lang w:val="en-US" w:eastAsia="de-DE" w:bidi="he-IL"/>
        </w:rPr>
        <w:t xml:space="preserve">the strategy of using the </w:t>
      </w:r>
      <w:r w:rsidR="003A09E9">
        <w:rPr>
          <w:lang w:val="en-US" w:eastAsia="de-DE" w:bidi="he-IL"/>
        </w:rPr>
        <w:t>base config</w:t>
      </w:r>
      <w:r w:rsidR="003A09E9">
        <w:rPr>
          <w:lang w:val="en-US" w:eastAsia="de-DE" w:bidi="he-IL"/>
        </w:rPr>
        <w:t>u</w:t>
      </w:r>
      <w:r w:rsidR="003A09E9">
        <w:rPr>
          <w:lang w:val="en-US" w:eastAsia="de-DE" w:bidi="he-IL"/>
        </w:rPr>
        <w:t>ration for each EDA, plus one or more configuration recommended by the EDA developers based on the performance of their EDA on the general purpose datasets me</w:t>
      </w:r>
      <w:r w:rsidR="003A09E9">
        <w:rPr>
          <w:lang w:val="en-US" w:eastAsia="de-DE" w:bidi="he-IL"/>
        </w:rPr>
        <w:t>n</w:t>
      </w:r>
      <w:r w:rsidR="003A09E9">
        <w:rPr>
          <w:lang w:val="en-US" w:eastAsia="de-DE" w:bidi="he-IL"/>
        </w:rPr>
        <w:t>tioned above.</w:t>
      </w:r>
    </w:p>
    <w:p w:rsidR="003A09E9" w:rsidRDefault="003A09E9" w:rsidP="0071249C">
      <w:pPr>
        <w:pStyle w:val="Normal2"/>
      </w:pPr>
      <w:r>
        <w:rPr>
          <w:lang w:val="en-US" w:eastAsia="de-DE" w:bidi="he-IL"/>
        </w:rPr>
        <w:t>Apart from the variations in the configurations and parameters related to the EDAs, there are also several possible experimental set-ups:</w:t>
      </w:r>
    </w:p>
    <w:p w:rsidR="003A09E9" w:rsidRDefault="003A09E9" w:rsidP="003A09E9">
      <w:pPr>
        <w:widowControl w:val="0"/>
        <w:numPr>
          <w:ilvl w:val="0"/>
          <w:numId w:val="111"/>
        </w:numPr>
        <w:suppressAutoHyphens/>
        <w:spacing w:after="200" w:line="276" w:lineRule="auto"/>
      </w:pPr>
      <w:r>
        <w:rPr>
          <w:lang w:val="en-US" w:eastAsia="de-DE" w:bidi="he-IL"/>
        </w:rPr>
        <w:t>learning variations:</w:t>
      </w:r>
    </w:p>
    <w:p w:rsidR="003A09E9" w:rsidRDefault="003A09E9" w:rsidP="003A09E9">
      <w:pPr>
        <w:widowControl w:val="0"/>
        <w:numPr>
          <w:ilvl w:val="1"/>
          <w:numId w:val="111"/>
        </w:numPr>
        <w:suppressAutoHyphens/>
        <w:spacing w:after="200" w:line="276" w:lineRule="auto"/>
      </w:pPr>
      <w:r>
        <w:rPr>
          <w:lang w:val="en-US" w:eastAsia="de-DE" w:bidi="he-IL"/>
        </w:rPr>
        <w:t>single train / test cycle</w:t>
      </w:r>
    </w:p>
    <w:p w:rsidR="003A09E9" w:rsidRDefault="003A09E9" w:rsidP="003A09E9">
      <w:pPr>
        <w:widowControl w:val="0"/>
        <w:numPr>
          <w:ilvl w:val="1"/>
          <w:numId w:val="111"/>
        </w:numPr>
        <w:suppressAutoHyphens/>
        <w:spacing w:after="200" w:line="276" w:lineRule="auto"/>
      </w:pPr>
      <w:r>
        <w:rPr>
          <w:lang w:val="en-US" w:eastAsia="de-DE" w:bidi="he-IL"/>
        </w:rPr>
        <w:t>cross-validation</w:t>
      </w:r>
    </w:p>
    <w:p w:rsidR="003A09E9" w:rsidRDefault="003A09E9" w:rsidP="003A09E9">
      <w:pPr>
        <w:widowControl w:val="0"/>
        <w:numPr>
          <w:ilvl w:val="0"/>
          <w:numId w:val="111"/>
        </w:numPr>
        <w:suppressAutoHyphens/>
        <w:spacing w:after="200" w:line="276" w:lineRule="auto"/>
      </w:pPr>
      <w:r>
        <w:rPr>
          <w:lang w:val="en-US" w:eastAsia="de-DE" w:bidi="he-IL"/>
        </w:rPr>
        <w:t>data preparation:</w:t>
      </w:r>
    </w:p>
    <w:p w:rsidR="003A09E9" w:rsidRDefault="003A09E9" w:rsidP="003A09E9">
      <w:pPr>
        <w:widowControl w:val="0"/>
        <w:numPr>
          <w:ilvl w:val="1"/>
          <w:numId w:val="111"/>
        </w:numPr>
        <w:suppressAutoHyphens/>
        <w:spacing w:after="200" w:line="276" w:lineRule="auto"/>
      </w:pPr>
      <w:r>
        <w:rPr>
          <w:lang w:val="en-US" w:eastAsia="de-DE" w:bidi="he-IL"/>
        </w:rPr>
        <w:t>balanced / imbalanced</w:t>
      </w:r>
    </w:p>
    <w:p w:rsidR="003A09E9" w:rsidRPr="00C42871" w:rsidRDefault="003A09E9" w:rsidP="003A09E9">
      <w:pPr>
        <w:widowControl w:val="0"/>
        <w:numPr>
          <w:ilvl w:val="1"/>
          <w:numId w:val="111"/>
        </w:numPr>
        <w:suppressAutoHyphens/>
        <w:spacing w:after="200" w:line="276" w:lineRule="auto"/>
      </w:pPr>
      <w:proofErr w:type="gramStart"/>
      <w:r w:rsidRPr="00C42871">
        <w:rPr>
          <w:lang w:val="en-US" w:eastAsia="de-DE" w:bidi="he-IL"/>
        </w:rPr>
        <w:t>mixed</w:t>
      </w:r>
      <w:proofErr w:type="gramEnd"/>
      <w:r w:rsidRPr="00C42871">
        <w:rPr>
          <w:lang w:val="en-US" w:eastAsia="de-DE" w:bidi="he-IL"/>
        </w:rPr>
        <w:t xml:space="preserve"> / pure – </w:t>
      </w:r>
      <w:ins w:id="1171" w:author="Kathrin Eichler" w:date="2014-12-08T13:04:00Z">
        <w:r w:rsidR="00F667D0" w:rsidRPr="00C42871">
          <w:rPr>
            <w:rFonts w:hint="eastAsia"/>
            <w:lang w:eastAsia="de-DE" w:bidi="he-IL"/>
          </w:rPr>
          <w:t xml:space="preserve">in the course of the </w:t>
        </w:r>
        <w:r w:rsidR="00F667D0" w:rsidRPr="00DB6FC0">
          <w:rPr>
            <w:rFonts w:hint="eastAsia"/>
            <w:lang w:eastAsia="de-DE" w:bidi="he-IL"/>
            <w:rPrChange w:id="1172" w:author="Kathrin Eichler" w:date="2014-12-08T13:56:00Z">
              <w:rPr>
                <w:rFonts w:hint="eastAsia"/>
                <w:color w:val="C5000B"/>
                <w:lang w:eastAsia="de-DE" w:bidi="he-IL"/>
              </w:rPr>
            </w:rPrChange>
          </w:rPr>
          <w:t>project we</w:t>
        </w:r>
        <w:r w:rsidR="00F667D0" w:rsidRPr="00C42871">
          <w:rPr>
            <w:rFonts w:hint="eastAsia"/>
            <w:lang w:eastAsia="de-DE" w:bidi="he-IL"/>
          </w:rPr>
          <w:t xml:space="preserve"> discovered that the entailment task can benefit from clustering the data by topic (such as </w:t>
        </w:r>
        <w:r w:rsidR="00F667D0" w:rsidRPr="00C42871">
          <w:rPr>
            <w:rFonts w:hint="eastAsia"/>
            <w:i/>
            <w:iCs/>
            <w:lang w:eastAsia="de-DE" w:bidi="he-IL"/>
          </w:rPr>
          <w:t>food</w:t>
        </w:r>
        <w:r w:rsidR="00F667D0" w:rsidRPr="00C42871">
          <w:rPr>
            <w:rFonts w:hint="eastAsia"/>
            <w:lang w:eastAsia="de-DE" w:bidi="he-IL"/>
          </w:rPr>
          <w:t xml:space="preserve">, </w:t>
        </w:r>
        <w:r w:rsidR="00F667D0" w:rsidRPr="00C42871">
          <w:rPr>
            <w:rFonts w:hint="eastAsia"/>
            <w:i/>
            <w:iCs/>
            <w:lang w:eastAsia="de-DE" w:bidi="he-IL"/>
          </w:rPr>
          <w:t>trains</w:t>
        </w:r>
        <w:r w:rsidR="00F667D0" w:rsidRPr="00C42871">
          <w:rPr>
            <w:rFonts w:hint="eastAsia"/>
            <w:lang w:eastAsia="de-DE" w:bidi="he-IL"/>
          </w:rPr>
          <w:t xml:space="preserve">, </w:t>
        </w:r>
        <w:r w:rsidR="00F667D0" w:rsidRPr="00C42871">
          <w:rPr>
            <w:rFonts w:hint="eastAsia"/>
            <w:i/>
            <w:iCs/>
            <w:lang w:eastAsia="de-DE" w:bidi="he-IL"/>
          </w:rPr>
          <w:t>internet</w:t>
        </w:r>
        <w:r w:rsidR="00F667D0" w:rsidRPr="00C42871">
          <w:rPr>
            <w:rFonts w:hint="eastAsia"/>
            <w:lang w:eastAsia="de-DE" w:bidi="he-IL"/>
          </w:rPr>
          <w:t xml:space="preserve"> </w:t>
        </w:r>
        <w:r w:rsidR="00F667D0" w:rsidRPr="00C42871">
          <w:rPr>
            <w:rFonts w:hint="eastAsia"/>
            <w:i/>
            <w:iCs/>
            <w:lang w:eastAsia="de-DE" w:bidi="he-IL"/>
          </w:rPr>
          <w:t>connection, payments</w:t>
        </w:r>
        <w:r w:rsidR="00F667D0" w:rsidRPr="00C42871">
          <w:rPr>
            <w:rFonts w:hint="eastAsia"/>
            <w:lang w:eastAsia="de-DE" w:bidi="he-IL"/>
          </w:rPr>
          <w:t xml:space="preserve">). Because different clusters have no connection with each </w:t>
        </w:r>
        <w:r w:rsidR="00F667D0" w:rsidRPr="00DB6FC0">
          <w:rPr>
            <w:rFonts w:hint="eastAsia"/>
            <w:lang w:eastAsia="de-DE" w:bidi="he-IL"/>
            <w:rPrChange w:id="1173" w:author="Kathrin Eichler" w:date="2014-12-08T13:56:00Z">
              <w:rPr>
                <w:rFonts w:hint="eastAsia"/>
                <w:color w:val="C5000B"/>
                <w:lang w:eastAsia="de-DE" w:bidi="he-IL"/>
              </w:rPr>
            </w:rPrChange>
          </w:rPr>
          <w:t>other, entailment</w:t>
        </w:r>
        <w:r w:rsidR="00F667D0" w:rsidRPr="00C42871">
          <w:rPr>
            <w:rFonts w:hint="eastAsia"/>
            <w:lang w:eastAsia="de-DE" w:bidi="he-IL"/>
          </w:rPr>
          <w:t xml:space="preserve"> relations could hold only between statements from the same cluster. This eliminates numerous comparisons and speeds up the process. </w:t>
        </w:r>
        <w:r w:rsidR="00F667D0" w:rsidRPr="00DB6FC0">
          <w:rPr>
            <w:rFonts w:hint="eastAsia"/>
            <w:lang w:eastAsia="de-DE" w:bidi="he-IL"/>
            <w:rPrChange w:id="1174" w:author="Kathrin Eichler" w:date="2014-12-08T13:56:00Z">
              <w:rPr>
                <w:rFonts w:hint="eastAsia"/>
                <w:color w:val="C5000B"/>
                <w:lang w:eastAsia="de-DE" w:bidi="he-IL"/>
              </w:rPr>
            </w:rPrChange>
          </w:rPr>
          <w:t xml:space="preserve">Having the data organized in such disjoint clusters brings up the issue of data split: </w:t>
        </w:r>
        <w:r w:rsidR="00F667D0" w:rsidRPr="00C42871">
          <w:rPr>
            <w:rFonts w:hint="eastAsia"/>
            <w:lang w:eastAsia="de-DE" w:bidi="he-IL"/>
          </w:rPr>
          <w:t>split the data from one cluster between training and testing (</w:t>
        </w:r>
        <w:r w:rsidR="00F667D0" w:rsidRPr="00C42871">
          <w:rPr>
            <w:rFonts w:hint="eastAsia"/>
            <w:i/>
            <w:iCs/>
            <w:lang w:eastAsia="de-DE" w:bidi="he-IL"/>
          </w:rPr>
          <w:t>mixed</w:t>
        </w:r>
        <w:r w:rsidR="00F667D0" w:rsidRPr="00C42871">
          <w:rPr>
            <w:rFonts w:hint="eastAsia"/>
            <w:lang w:eastAsia="de-DE" w:bidi="he-IL"/>
          </w:rPr>
          <w:t>), or include one cluster in its entirety either in the training or in the testing partition (</w:t>
        </w:r>
        <w:r w:rsidR="00F667D0" w:rsidRPr="00C42871">
          <w:rPr>
            <w:rFonts w:hint="eastAsia"/>
            <w:i/>
            <w:iCs/>
            <w:lang w:eastAsia="de-DE" w:bidi="he-IL"/>
          </w:rPr>
          <w:t>pure</w:t>
        </w:r>
        <w:r w:rsidR="00F667D0" w:rsidRPr="00C42871">
          <w:rPr>
            <w:rFonts w:hint="eastAsia"/>
            <w:lang w:eastAsia="de-DE" w:bidi="he-IL"/>
          </w:rPr>
          <w:t xml:space="preserve">). </w:t>
        </w:r>
      </w:ins>
      <w:del w:id="1175" w:author="Kathrin Eichler" w:date="2014-12-08T13:04:00Z">
        <w:r w:rsidRPr="00C42871" w:rsidDel="00F667D0">
          <w:rPr>
            <w:lang w:val="en-US" w:eastAsia="de-DE" w:bidi="he-IL"/>
          </w:rPr>
          <w:delText xml:space="preserve">in the course of the project, we discovered that the entailment task can benefit from clustering the data by topic (such as </w:delText>
        </w:r>
        <w:r w:rsidRPr="00C42871" w:rsidDel="00F667D0">
          <w:rPr>
            <w:i/>
            <w:iCs/>
            <w:lang w:val="en-US" w:eastAsia="de-DE" w:bidi="he-IL"/>
          </w:rPr>
          <w:delText>food</w:delText>
        </w:r>
        <w:r w:rsidRPr="00C42871" w:rsidDel="00F667D0">
          <w:rPr>
            <w:lang w:val="en-US" w:eastAsia="de-DE" w:bidi="he-IL"/>
          </w:rPr>
          <w:delText xml:space="preserve">, </w:delText>
        </w:r>
        <w:r w:rsidRPr="00C42871" w:rsidDel="00F667D0">
          <w:rPr>
            <w:i/>
            <w:iCs/>
            <w:lang w:val="en-US" w:eastAsia="de-DE" w:bidi="he-IL"/>
          </w:rPr>
          <w:delText>trains</w:delText>
        </w:r>
        <w:r w:rsidRPr="00C42871" w:rsidDel="00F667D0">
          <w:rPr>
            <w:lang w:val="en-US" w:eastAsia="de-DE" w:bidi="he-IL"/>
          </w:rPr>
          <w:delText xml:space="preserve">, </w:delText>
        </w:r>
        <w:r w:rsidRPr="00C42871" w:rsidDel="00F667D0">
          <w:rPr>
            <w:i/>
            <w:iCs/>
            <w:lang w:val="en-US" w:eastAsia="de-DE" w:bidi="he-IL"/>
          </w:rPr>
          <w:delText>internet</w:delText>
        </w:r>
        <w:r w:rsidRPr="00C42871" w:rsidDel="00F667D0">
          <w:rPr>
            <w:lang w:val="en-US" w:eastAsia="de-DE" w:bidi="he-IL"/>
          </w:rPr>
          <w:delText xml:space="preserve"> </w:delText>
        </w:r>
        <w:r w:rsidRPr="00C42871" w:rsidDel="00F667D0">
          <w:rPr>
            <w:i/>
            <w:iCs/>
            <w:lang w:val="en-US" w:eastAsia="de-DE" w:bidi="he-IL"/>
          </w:rPr>
          <w:delText>connection, payments</w:delText>
        </w:r>
        <w:r w:rsidRPr="00C42871" w:rsidDel="00F667D0">
          <w:rPr>
            <w:lang w:val="en-US" w:eastAsia="de-DE" w:bidi="he-IL"/>
          </w:rPr>
          <w:delText>). Because different clusters have no connection with each other, then entailment relations could hold only between statements from the same cluster. This eliminates numerous comparisons and speeds up the process. Because then the data comes organized in such clusters, we faced the issue whether to split the data from one cluster between training and testing (</w:delText>
        </w:r>
        <w:r w:rsidRPr="00C42871" w:rsidDel="00F667D0">
          <w:rPr>
            <w:i/>
            <w:iCs/>
            <w:lang w:val="en-US" w:eastAsia="de-DE" w:bidi="he-IL"/>
          </w:rPr>
          <w:delText>mixed</w:delText>
        </w:r>
        <w:r w:rsidRPr="00C42871" w:rsidDel="00F667D0">
          <w:rPr>
            <w:lang w:val="en-US" w:eastAsia="de-DE" w:bidi="he-IL"/>
          </w:rPr>
          <w:delText>), or include one cluster in its entirety either in the training or in the testing partition (</w:delText>
        </w:r>
        <w:r w:rsidRPr="00C42871" w:rsidDel="00F667D0">
          <w:rPr>
            <w:i/>
            <w:iCs/>
            <w:lang w:val="en-US" w:eastAsia="de-DE" w:bidi="he-IL"/>
          </w:rPr>
          <w:delText>pure</w:delText>
        </w:r>
        <w:r w:rsidRPr="00C42871" w:rsidDel="00F667D0">
          <w:rPr>
            <w:lang w:val="en-US" w:eastAsia="de-DE" w:bidi="he-IL"/>
          </w:rPr>
          <w:delText>).</w:delText>
        </w:r>
      </w:del>
      <w:r w:rsidRPr="00C42871">
        <w:rPr>
          <w:lang w:val="en-US" w:eastAsia="de-DE" w:bidi="he-IL"/>
        </w:rPr>
        <w:t xml:space="preserve"> </w:t>
      </w:r>
    </w:p>
    <w:p w:rsidR="003A09E9" w:rsidRDefault="003A09E9" w:rsidP="003A09E9"/>
    <w:p w:rsidR="002B42CF" w:rsidRPr="00C42871" w:rsidRDefault="002B42CF" w:rsidP="00DB6FC0">
      <w:pPr>
        <w:pStyle w:val="Normal2"/>
        <w:rPr>
          <w:ins w:id="1176" w:author="Kathrin Eichler" w:date="2014-12-08T13:04:00Z"/>
        </w:rPr>
        <w:pPrChange w:id="1177" w:author="Kathrin Eichler" w:date="2014-12-08T13:56:00Z">
          <w:pPr>
            <w:ind w:left="709"/>
          </w:pPr>
        </w:pPrChange>
      </w:pPr>
      <w:ins w:id="1178" w:author="Kathrin Eichler" w:date="2014-12-08T13:04:00Z">
        <w:r w:rsidRPr="00C42871">
          <w:rPr>
            <w:rFonts w:hint="eastAsia"/>
            <w:lang w:eastAsia="de-DE" w:bidi="he-IL"/>
          </w:rPr>
          <w:t>Because of the size of the data (order of magnitude 10</w:t>
        </w:r>
        <w:r w:rsidRPr="00C42871">
          <w:rPr>
            <w:rFonts w:hint="eastAsia"/>
            <w:vertAlign w:val="superscript"/>
            <w:lang w:eastAsia="de-DE" w:bidi="he-IL"/>
          </w:rPr>
          <w:t>4</w:t>
        </w:r>
        <w:r w:rsidRPr="00C42871">
          <w:rPr>
            <w:rFonts w:hint="eastAsia"/>
            <w:lang w:eastAsia="de-DE" w:bidi="he-IL"/>
          </w:rPr>
          <w:t>), we decided for a single train / test cycle. To have a clearer idea of the performance we chose to work with balanced data, where no bias exists towards one or the other of the entailment classes. With r</w:t>
        </w:r>
        <w:r w:rsidRPr="00C42871">
          <w:rPr>
            <w:rFonts w:hint="eastAsia"/>
            <w:lang w:eastAsia="de-DE" w:bidi="he-IL"/>
          </w:rPr>
          <w:t>e</w:t>
        </w:r>
        <w:r w:rsidRPr="00C42871">
          <w:rPr>
            <w:rFonts w:hint="eastAsia"/>
            <w:lang w:eastAsia="de-DE" w:bidi="he-IL"/>
          </w:rPr>
          <w:t xml:space="preserve">spect to mixed or pure splits, neither is a clear winner </w:t>
        </w:r>
        <w:r w:rsidRPr="00C42871">
          <w:rPr>
            <w:rFonts w:hint="eastAsia"/>
            <w:lang w:eastAsia="de-DE" w:bidi="he-IL"/>
          </w:rPr>
          <w:t>–</w:t>
        </w:r>
        <w:r w:rsidRPr="00C42871">
          <w:rPr>
            <w:rFonts w:hint="eastAsia"/>
            <w:lang w:eastAsia="de-DE" w:bidi="he-IL"/>
          </w:rPr>
          <w:t xml:space="preserve"> in a real world setting both situations could </w:t>
        </w:r>
        <w:r w:rsidR="004F5A71" w:rsidRPr="00C42871">
          <w:rPr>
            <w:rFonts w:hint="eastAsia"/>
            <w:lang w:eastAsia="de-DE" w:bidi="he-IL"/>
          </w:rPr>
          <w:t>occur</w:t>
        </w:r>
        <w:r w:rsidRPr="00C42871">
          <w:rPr>
            <w:rFonts w:hint="eastAsia"/>
            <w:lang w:eastAsia="de-DE" w:bidi="he-IL"/>
          </w:rPr>
          <w:t>: an interaction comes in on a topic not seen before (as in pure split, where the test data consists of not previously seen topics), while interactions on previously seen topics may continue to come in (as in mixed split, where topics encountered in the test data were encountered b</w:t>
        </w:r>
        <w:r w:rsidRPr="00C42871">
          <w:rPr>
            <w:rFonts w:hint="eastAsia"/>
            <w:lang w:eastAsia="de-DE" w:bidi="he-IL"/>
          </w:rPr>
          <w:t>e</w:t>
        </w:r>
        <w:r w:rsidRPr="00C42871">
          <w:rPr>
            <w:rFonts w:hint="eastAsia"/>
            <w:lang w:eastAsia="de-DE" w:bidi="he-IL"/>
          </w:rPr>
          <w:t>fore). Because of this we try both these settings.</w:t>
        </w:r>
      </w:ins>
    </w:p>
    <w:p w:rsidR="003A09E9" w:rsidDel="002B42CF" w:rsidRDefault="003A09E9" w:rsidP="0071249C">
      <w:pPr>
        <w:pStyle w:val="Normal2"/>
        <w:rPr>
          <w:del w:id="1179" w:author="Kathrin Eichler" w:date="2014-12-08T13:04:00Z"/>
        </w:rPr>
      </w:pPr>
      <w:del w:id="1180" w:author="Kathrin Eichler" w:date="2014-12-08T13:04:00Z">
        <w:r w:rsidDel="002B42CF">
          <w:rPr>
            <w:lang w:val="en-US" w:eastAsia="de-DE" w:bidi="he-IL"/>
          </w:rPr>
          <w:delText>Because of the size of the data (order of magnitude 10</w:delText>
        </w:r>
        <w:r w:rsidDel="002B42CF">
          <w:rPr>
            <w:vertAlign w:val="superscript"/>
            <w:lang w:val="en-US" w:eastAsia="de-DE" w:bidi="he-IL"/>
          </w:rPr>
          <w:delText>4</w:delText>
        </w:r>
        <w:r w:rsidDel="002B42CF">
          <w:rPr>
            <w:lang w:val="en-US" w:eastAsia="de-DE" w:bidi="he-IL"/>
          </w:rPr>
          <w:delText>), we decided for a single train / test cycle. To be able to (roughly) compare the behaviour of the EDAs on the industrial data to the one on the general purpose datasets, we choose to work with balanced data. With respect to mixed or pure splits, none is a clear winner – in a real world setting both situations could occur – an interaction comes in on a topic not seen before (as in pure split, where the test data consists of not previously seen topics), but interactions on previously seen topic may continue to come in (as in mixed split, where topics encountered in the test data were e</w:delText>
        </w:r>
        <w:r w:rsidDel="002B42CF">
          <w:rPr>
            <w:lang w:val="en-US" w:eastAsia="de-DE" w:bidi="he-IL"/>
          </w:rPr>
          <w:delText>n</w:delText>
        </w:r>
        <w:r w:rsidDel="002B42CF">
          <w:rPr>
            <w:lang w:val="en-US" w:eastAsia="de-DE" w:bidi="he-IL"/>
          </w:rPr>
          <w:delText>countered before). Because of this we try both these settings.</w:delText>
        </w:r>
      </w:del>
    </w:p>
    <w:p w:rsidR="003A09E9" w:rsidRDefault="003A09E9" w:rsidP="003A09E9">
      <w:pPr>
        <w:ind w:left="709"/>
      </w:pPr>
    </w:p>
    <w:p w:rsidR="003A09E9" w:rsidRDefault="003A09E9" w:rsidP="0071249C">
      <w:pPr>
        <w:pStyle w:val="Normal2"/>
      </w:pPr>
      <w:r>
        <w:rPr>
          <w:lang w:val="en-US" w:eastAsia="de-DE" w:bidi="he-IL"/>
        </w:rPr>
        <w:lastRenderedPageBreak/>
        <w:t>The table below shows the data statistics for the experimental set-up chosen:</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728"/>
        <w:gridCol w:w="1834"/>
        <w:gridCol w:w="1341"/>
        <w:gridCol w:w="1139"/>
        <w:gridCol w:w="1341"/>
        <w:gridCol w:w="1988"/>
      </w:tblGrid>
      <w:tr w:rsidR="003A09E9" w:rsidTr="005F28BE">
        <w:tc>
          <w:tcPr>
            <w:tcW w:w="728" w:type="dxa"/>
            <w:shd w:val="clear" w:color="auto" w:fill="auto"/>
          </w:tcPr>
          <w:p w:rsidR="003A09E9" w:rsidRDefault="003A09E9" w:rsidP="005F28BE"/>
        </w:tc>
        <w:tc>
          <w:tcPr>
            <w:tcW w:w="1794" w:type="dxa"/>
            <w:shd w:val="clear" w:color="auto" w:fill="auto"/>
            <w:vAlign w:val="center"/>
          </w:tcPr>
          <w:p w:rsidR="003A09E9" w:rsidRDefault="003A09E9" w:rsidP="005F28BE"/>
        </w:tc>
        <w:tc>
          <w:tcPr>
            <w:tcW w:w="1341" w:type="dxa"/>
            <w:shd w:val="clear" w:color="auto" w:fill="auto"/>
          </w:tcPr>
          <w:p w:rsidR="003A09E9" w:rsidRDefault="003A09E9" w:rsidP="005F28BE">
            <w:r>
              <w:t>Training (+)</w:t>
            </w:r>
          </w:p>
        </w:tc>
        <w:tc>
          <w:tcPr>
            <w:tcW w:w="1139" w:type="dxa"/>
            <w:shd w:val="clear" w:color="auto" w:fill="auto"/>
          </w:tcPr>
          <w:p w:rsidR="003A09E9" w:rsidRDefault="003A09E9" w:rsidP="005F28BE">
            <w:r>
              <w:t>Training (-)</w:t>
            </w:r>
          </w:p>
        </w:tc>
        <w:tc>
          <w:tcPr>
            <w:tcW w:w="1341" w:type="dxa"/>
            <w:shd w:val="clear" w:color="auto" w:fill="auto"/>
          </w:tcPr>
          <w:p w:rsidR="003A09E9" w:rsidRDefault="003A09E9" w:rsidP="005F28BE">
            <w:r>
              <w:t>Testing (+)</w:t>
            </w:r>
          </w:p>
        </w:tc>
        <w:tc>
          <w:tcPr>
            <w:tcW w:w="1988" w:type="dxa"/>
            <w:shd w:val="clear" w:color="auto" w:fill="auto"/>
          </w:tcPr>
          <w:p w:rsidR="003A09E9" w:rsidRDefault="003A09E9" w:rsidP="005F28BE">
            <w:r>
              <w:t>Testing (-)</w:t>
            </w:r>
          </w:p>
        </w:tc>
      </w:tr>
      <w:tr w:rsidR="003A09E9" w:rsidTr="005F28BE">
        <w:tc>
          <w:tcPr>
            <w:tcW w:w="728" w:type="dxa"/>
            <w:shd w:val="clear" w:color="auto" w:fill="auto"/>
          </w:tcPr>
          <w:p w:rsidR="003A09E9" w:rsidRDefault="003A09E9" w:rsidP="005F28BE">
            <w:r>
              <w:t>ALMA</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795 (45.8%)</w:t>
            </w:r>
          </w:p>
        </w:tc>
        <w:tc>
          <w:tcPr>
            <w:tcW w:w="1139" w:type="dxa"/>
            <w:shd w:val="clear" w:color="auto" w:fill="auto"/>
          </w:tcPr>
          <w:p w:rsidR="003A09E9" w:rsidRDefault="003A09E9" w:rsidP="005F28BE">
            <w:r>
              <w:t>941</w:t>
            </w:r>
          </w:p>
        </w:tc>
        <w:tc>
          <w:tcPr>
            <w:tcW w:w="1341" w:type="dxa"/>
            <w:shd w:val="clear" w:color="auto" w:fill="auto"/>
          </w:tcPr>
          <w:p w:rsidR="003A09E9" w:rsidRDefault="003A09E9" w:rsidP="005F28BE">
            <w:r>
              <w:t>790 (45.6%)</w:t>
            </w:r>
          </w:p>
        </w:tc>
        <w:tc>
          <w:tcPr>
            <w:tcW w:w="1988" w:type="dxa"/>
            <w:shd w:val="clear" w:color="auto" w:fill="auto"/>
          </w:tcPr>
          <w:p w:rsidR="003A09E9" w:rsidRDefault="003A09E9" w:rsidP="005F28BE">
            <w:r>
              <w:t>944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719 (41.4%)</w:t>
            </w:r>
          </w:p>
        </w:tc>
        <w:tc>
          <w:tcPr>
            <w:tcW w:w="1139" w:type="dxa"/>
            <w:shd w:val="clear" w:color="auto" w:fill="auto"/>
          </w:tcPr>
          <w:p w:rsidR="003A09E9" w:rsidRDefault="003A09E9" w:rsidP="005F28BE">
            <w:r>
              <w:t>1019</w:t>
            </w:r>
          </w:p>
        </w:tc>
        <w:tc>
          <w:tcPr>
            <w:tcW w:w="1341" w:type="dxa"/>
            <w:shd w:val="clear" w:color="auto" w:fill="auto"/>
          </w:tcPr>
          <w:p w:rsidR="003A09E9" w:rsidRDefault="003A09E9" w:rsidP="005F28BE">
            <w:r>
              <w:t>866 (50%)</w:t>
            </w:r>
          </w:p>
        </w:tc>
        <w:tc>
          <w:tcPr>
            <w:tcW w:w="1988" w:type="dxa"/>
            <w:shd w:val="clear" w:color="auto" w:fill="auto"/>
          </w:tcPr>
          <w:p w:rsidR="003A09E9" w:rsidRDefault="003A09E9" w:rsidP="005F28BE">
            <w:r>
              <w:t>866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1070 (3.1%)</w:t>
            </w:r>
          </w:p>
        </w:tc>
        <w:tc>
          <w:tcPr>
            <w:tcW w:w="1139" w:type="dxa"/>
            <w:shd w:val="clear" w:color="auto" w:fill="auto"/>
          </w:tcPr>
          <w:p w:rsidR="003A09E9" w:rsidRDefault="003A09E9" w:rsidP="005F28BE">
            <w:r>
              <w:t>33814</w:t>
            </w:r>
          </w:p>
        </w:tc>
        <w:tc>
          <w:tcPr>
            <w:tcW w:w="1341" w:type="dxa"/>
            <w:shd w:val="clear" w:color="auto" w:fill="auto"/>
          </w:tcPr>
          <w:p w:rsidR="003A09E9" w:rsidRDefault="003A09E9" w:rsidP="005F28BE">
            <w:r>
              <w:t>515 (1.5%)</w:t>
            </w:r>
          </w:p>
        </w:tc>
        <w:tc>
          <w:tcPr>
            <w:tcW w:w="1988" w:type="dxa"/>
            <w:shd w:val="clear" w:color="auto" w:fill="auto"/>
          </w:tcPr>
          <w:p w:rsidR="003A09E9" w:rsidRDefault="003A09E9" w:rsidP="005F28BE">
            <w:r>
              <w:t>34355</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NICE</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2620 (49.4%)</w:t>
            </w:r>
          </w:p>
        </w:tc>
        <w:tc>
          <w:tcPr>
            <w:tcW w:w="1139" w:type="dxa"/>
            <w:shd w:val="clear" w:color="auto" w:fill="auto"/>
          </w:tcPr>
          <w:p w:rsidR="003A09E9" w:rsidRDefault="003A09E9" w:rsidP="005F28BE">
            <w:r>
              <w:t>2680</w:t>
            </w:r>
          </w:p>
        </w:tc>
        <w:tc>
          <w:tcPr>
            <w:tcW w:w="1341" w:type="dxa"/>
            <w:shd w:val="clear" w:color="auto" w:fill="auto"/>
          </w:tcPr>
          <w:p w:rsidR="003A09E9" w:rsidRDefault="003A09E9" w:rsidP="005F28BE">
            <w:r>
              <w:t>2614 (49.3%)</w:t>
            </w:r>
          </w:p>
        </w:tc>
        <w:tc>
          <w:tcPr>
            <w:tcW w:w="1988" w:type="dxa"/>
            <w:shd w:val="clear" w:color="auto" w:fill="auto"/>
          </w:tcPr>
          <w:p w:rsidR="003A09E9" w:rsidRDefault="003A09E9" w:rsidP="005F28BE">
            <w:r>
              <w:t>2686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2576 (48.8%)</w:t>
            </w:r>
          </w:p>
        </w:tc>
        <w:tc>
          <w:tcPr>
            <w:tcW w:w="1139" w:type="dxa"/>
            <w:shd w:val="clear" w:color="auto" w:fill="auto"/>
          </w:tcPr>
          <w:p w:rsidR="003A09E9" w:rsidRDefault="003A09E9" w:rsidP="005F28BE">
            <w:r>
              <w:t>2708</w:t>
            </w:r>
          </w:p>
        </w:tc>
        <w:tc>
          <w:tcPr>
            <w:tcW w:w="1341" w:type="dxa"/>
            <w:shd w:val="clear" w:color="auto" w:fill="auto"/>
          </w:tcPr>
          <w:p w:rsidR="003A09E9" w:rsidRDefault="003A09E9" w:rsidP="005F28BE">
            <w:r>
              <w:t>2642 (50%)</w:t>
            </w:r>
          </w:p>
        </w:tc>
        <w:tc>
          <w:tcPr>
            <w:tcW w:w="1988" w:type="dxa"/>
            <w:shd w:val="clear" w:color="auto" w:fill="auto"/>
          </w:tcPr>
          <w:p w:rsidR="003A09E9" w:rsidRDefault="003A09E9" w:rsidP="005F28BE">
            <w:r>
              <w:t>2642</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imbalanced/mixed</w:t>
            </w:r>
          </w:p>
        </w:tc>
        <w:tc>
          <w:tcPr>
            <w:tcW w:w="1341" w:type="dxa"/>
            <w:shd w:val="clear" w:color="auto" w:fill="auto"/>
          </w:tcPr>
          <w:p w:rsidR="003A09E9" w:rsidRDefault="003A09E9" w:rsidP="005F28BE">
            <w:r>
              <w:t>2632 (25.6%)</w:t>
            </w:r>
          </w:p>
        </w:tc>
        <w:tc>
          <w:tcPr>
            <w:tcW w:w="1139" w:type="dxa"/>
            <w:shd w:val="clear" w:color="auto" w:fill="auto"/>
          </w:tcPr>
          <w:p w:rsidR="003A09E9" w:rsidRDefault="003A09E9" w:rsidP="005F28BE">
            <w:r>
              <w:t>7666</w:t>
            </w:r>
          </w:p>
        </w:tc>
        <w:tc>
          <w:tcPr>
            <w:tcW w:w="1341" w:type="dxa"/>
            <w:shd w:val="clear" w:color="auto" w:fill="auto"/>
          </w:tcPr>
          <w:p w:rsidR="003A09E9" w:rsidRDefault="003A09E9" w:rsidP="005F28BE">
            <w:r>
              <w:t>2622 (25.2%)</w:t>
            </w:r>
          </w:p>
        </w:tc>
        <w:tc>
          <w:tcPr>
            <w:tcW w:w="1988" w:type="dxa"/>
            <w:shd w:val="clear" w:color="auto" w:fill="auto"/>
          </w:tcPr>
          <w:p w:rsidR="003A09E9" w:rsidRDefault="003A09E9" w:rsidP="005F28BE">
            <w:r>
              <w:t>7674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3947 (38.3%)</w:t>
            </w:r>
          </w:p>
        </w:tc>
        <w:tc>
          <w:tcPr>
            <w:tcW w:w="1139" w:type="dxa"/>
            <w:shd w:val="clear" w:color="auto" w:fill="auto"/>
          </w:tcPr>
          <w:p w:rsidR="003A09E9" w:rsidRDefault="003A09E9" w:rsidP="005F28BE">
            <w:r>
              <w:t>6359</w:t>
            </w:r>
          </w:p>
        </w:tc>
        <w:tc>
          <w:tcPr>
            <w:tcW w:w="1341" w:type="dxa"/>
            <w:shd w:val="clear" w:color="auto" w:fill="auto"/>
          </w:tcPr>
          <w:p w:rsidR="003A09E9" w:rsidRDefault="003A09E9" w:rsidP="005F28BE">
            <w:r>
              <w:t>1307 (12.7%)</w:t>
            </w:r>
          </w:p>
        </w:tc>
        <w:tc>
          <w:tcPr>
            <w:tcW w:w="1988" w:type="dxa"/>
            <w:shd w:val="clear" w:color="auto" w:fill="auto"/>
          </w:tcPr>
          <w:p w:rsidR="003A09E9" w:rsidRDefault="003A09E9" w:rsidP="005F28BE">
            <w:r>
              <w:t>8989</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OMQ</w:t>
            </w:r>
          </w:p>
        </w:tc>
        <w:tc>
          <w:tcPr>
            <w:tcW w:w="1794" w:type="dxa"/>
            <w:shd w:val="clear" w:color="auto" w:fill="auto"/>
          </w:tcPr>
          <w:p w:rsidR="003A09E9" w:rsidRDefault="003A09E9" w:rsidP="005F28BE">
            <w:r>
              <w:t>Balanced</w:t>
            </w:r>
          </w:p>
        </w:tc>
        <w:tc>
          <w:tcPr>
            <w:tcW w:w="1341" w:type="dxa"/>
            <w:shd w:val="clear" w:color="auto" w:fill="auto"/>
          </w:tcPr>
          <w:p w:rsidR="003A09E9" w:rsidRDefault="003A09E9" w:rsidP="005F28BE">
            <w:r>
              <w:t>319 (50%)</w:t>
            </w:r>
          </w:p>
        </w:tc>
        <w:tc>
          <w:tcPr>
            <w:tcW w:w="1139" w:type="dxa"/>
            <w:shd w:val="clear" w:color="auto" w:fill="auto"/>
          </w:tcPr>
          <w:p w:rsidR="003A09E9" w:rsidRDefault="003A09E9" w:rsidP="005F28BE">
            <w:r>
              <w:t>319</w:t>
            </w:r>
          </w:p>
        </w:tc>
        <w:tc>
          <w:tcPr>
            <w:tcW w:w="1341" w:type="dxa"/>
            <w:shd w:val="clear" w:color="auto" w:fill="auto"/>
          </w:tcPr>
          <w:p w:rsidR="003A09E9" w:rsidRDefault="003A09E9" w:rsidP="005F28BE">
            <w:r>
              <w:t>318 (50%)</w:t>
            </w:r>
          </w:p>
        </w:tc>
        <w:tc>
          <w:tcPr>
            <w:tcW w:w="1988" w:type="dxa"/>
            <w:shd w:val="clear" w:color="auto" w:fill="auto"/>
          </w:tcPr>
          <w:p w:rsidR="003A09E9" w:rsidRDefault="003A09E9" w:rsidP="005F28BE">
            <w:r>
              <w:t>318</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w:t>
            </w:r>
          </w:p>
        </w:tc>
        <w:tc>
          <w:tcPr>
            <w:tcW w:w="1341" w:type="dxa"/>
            <w:shd w:val="clear" w:color="auto" w:fill="auto"/>
          </w:tcPr>
          <w:p w:rsidR="003A09E9" w:rsidRDefault="003A09E9" w:rsidP="005F28BE">
            <w:r>
              <w:t>319 (2.6%)</w:t>
            </w:r>
          </w:p>
        </w:tc>
        <w:tc>
          <w:tcPr>
            <w:tcW w:w="1139" w:type="dxa"/>
            <w:shd w:val="clear" w:color="auto" w:fill="auto"/>
          </w:tcPr>
          <w:p w:rsidR="003A09E9" w:rsidRDefault="003A09E9" w:rsidP="005F28BE">
            <w:r>
              <w:t>11958</w:t>
            </w:r>
          </w:p>
        </w:tc>
        <w:tc>
          <w:tcPr>
            <w:tcW w:w="1341" w:type="dxa"/>
            <w:shd w:val="clear" w:color="auto" w:fill="auto"/>
          </w:tcPr>
          <w:p w:rsidR="003A09E9" w:rsidRDefault="003A09E9" w:rsidP="005F28BE">
            <w:r>
              <w:t>318 (2.6%)</w:t>
            </w:r>
          </w:p>
        </w:tc>
        <w:tc>
          <w:tcPr>
            <w:tcW w:w="1988" w:type="dxa"/>
            <w:shd w:val="clear" w:color="auto" w:fill="auto"/>
          </w:tcPr>
          <w:p w:rsidR="003A09E9" w:rsidRDefault="003A09E9" w:rsidP="005F28BE">
            <w:r>
              <w:t>11958</w:t>
            </w:r>
          </w:p>
        </w:tc>
      </w:tr>
    </w:tbl>
    <w:p w:rsidR="003A09E9" w:rsidRDefault="003A09E9" w:rsidP="003A09E9">
      <w:pPr>
        <w:ind w:left="709"/>
      </w:pPr>
    </w:p>
    <w:p w:rsidR="003A09E9" w:rsidRDefault="003A09E9" w:rsidP="0071249C">
      <w:pPr>
        <w:pStyle w:val="Normal2"/>
      </w:pPr>
      <w:r>
        <w:rPr>
          <w:lang w:val="en-US" w:eastAsia="de-DE" w:bidi="he-IL"/>
        </w:rPr>
        <w:t>The details of the experiments performed are reported here:</w:t>
      </w:r>
    </w:p>
    <w:p w:rsidR="003A09E9" w:rsidRDefault="009B6D10" w:rsidP="003A09E9">
      <w:pPr>
        <w:ind w:left="576"/>
      </w:pPr>
      <w:hyperlink r:id="rId33">
        <w:r w:rsidR="003A09E9">
          <w:rPr>
            <w:rStyle w:val="InternetLink"/>
            <w:lang w:eastAsia="de-DE" w:bidi="he-IL"/>
          </w:rPr>
          <w:t>https://github.com/hltfbk/Excitement-Open-Platform/wiki/Development-test-suites-and-reports</w:t>
        </w:r>
      </w:hyperlink>
    </w:p>
    <w:p w:rsidR="003A09E9" w:rsidRDefault="003A09E9" w:rsidP="003A09E9">
      <w:pPr>
        <w:ind w:left="576"/>
      </w:pPr>
    </w:p>
    <w:p w:rsidR="00EA5822" w:rsidRPr="00C42871" w:rsidRDefault="00EA5822" w:rsidP="004F5A71">
      <w:pPr>
        <w:pStyle w:val="Normal2"/>
        <w:rPr>
          <w:ins w:id="1181" w:author="Kathrin Eichler" w:date="2014-12-08T13:05:00Z"/>
        </w:rPr>
        <w:pPrChange w:id="1182" w:author="Kathrin Eichler" w:date="2014-12-08T16:47:00Z">
          <w:pPr>
            <w:ind w:left="576"/>
          </w:pPr>
        </w:pPrChange>
      </w:pPr>
      <w:ins w:id="1183" w:author="Kathrin Eichler" w:date="2014-12-08T13:05:00Z">
        <w:r w:rsidRPr="00C42871">
          <w:rPr>
            <w:rFonts w:hint="eastAsia"/>
            <w:lang w:eastAsia="de-DE" w:bidi="he-IL"/>
          </w:rPr>
          <w:t>In the following figures we present a summary of these experiments, in terms of acc</w:t>
        </w:r>
        <w:r w:rsidRPr="00C42871">
          <w:rPr>
            <w:rFonts w:hint="eastAsia"/>
            <w:lang w:eastAsia="de-DE" w:bidi="he-IL"/>
          </w:rPr>
          <w:t>u</w:t>
        </w:r>
        <w:r w:rsidRPr="00C42871">
          <w:rPr>
            <w:rFonts w:hint="eastAsia"/>
            <w:lang w:eastAsia="de-DE" w:bidi="he-IL"/>
          </w:rPr>
          <w:t xml:space="preserve">racy </w:t>
        </w:r>
        <w:r w:rsidRPr="004F5A71">
          <w:rPr>
            <w:rFonts w:hint="eastAsia"/>
            <w:lang w:eastAsia="de-DE" w:bidi="he-IL"/>
            <w:rPrChange w:id="1184" w:author="Kathrin Eichler" w:date="2014-12-08T16:47:00Z">
              <w:rPr>
                <w:rFonts w:hint="eastAsia"/>
                <w:color w:val="C5000B"/>
                <w:lang w:eastAsia="de-DE" w:bidi="he-IL"/>
              </w:rPr>
            </w:rPrChange>
          </w:rPr>
          <w:t>(</w:t>
        </w:r>
        <w:proofErr w:type="spellStart"/>
        <w:r w:rsidRPr="004F5A71">
          <w:rPr>
            <w:rFonts w:hint="eastAsia"/>
            <w:lang w:eastAsia="de-DE" w:bidi="he-IL"/>
            <w:rPrChange w:id="1185" w:author="Kathrin Eichler" w:date="2014-12-08T16:47:00Z">
              <w:rPr>
                <w:rFonts w:hint="eastAsia"/>
                <w:color w:val="C5000B"/>
                <w:lang w:eastAsia="de-DE" w:bidi="he-IL"/>
              </w:rPr>
            </w:rPrChange>
          </w:rPr>
          <w:t>Acc</w:t>
        </w:r>
        <w:proofErr w:type="spellEnd"/>
        <w:r w:rsidRPr="004F5A71">
          <w:rPr>
            <w:rFonts w:hint="eastAsia"/>
            <w:lang w:eastAsia="de-DE" w:bidi="he-IL"/>
            <w:rPrChange w:id="1186" w:author="Kathrin Eichler" w:date="2014-12-08T16:47:00Z">
              <w:rPr>
                <w:rFonts w:hint="eastAsia"/>
                <w:color w:val="C5000B"/>
                <w:lang w:eastAsia="de-DE" w:bidi="he-IL"/>
              </w:rPr>
            </w:rPrChange>
          </w:rPr>
          <w:t>)</w:t>
        </w:r>
        <w:r w:rsidRPr="00C42871">
          <w:rPr>
            <w:rFonts w:hint="eastAsia"/>
            <w:lang w:eastAsia="de-DE" w:bidi="he-IL"/>
          </w:rPr>
          <w:t xml:space="preserve"> and f-score on the positive (ENTAILMENT) class </w:t>
        </w:r>
        <w:r w:rsidRPr="004F5A71">
          <w:rPr>
            <w:rFonts w:hint="eastAsia"/>
            <w:lang w:eastAsia="de-DE" w:bidi="he-IL"/>
            <w:rPrChange w:id="1187" w:author="Kathrin Eichler" w:date="2014-12-08T16:47:00Z">
              <w:rPr>
                <w:rFonts w:hint="eastAsia"/>
                <w:color w:val="C5000B"/>
                <w:lang w:eastAsia="de-DE" w:bidi="he-IL"/>
              </w:rPr>
            </w:rPrChange>
          </w:rPr>
          <w:t>(F+)</w:t>
        </w:r>
      </w:ins>
      <w:ins w:id="1188" w:author="Kathrin Eichler" w:date="2014-12-08T16:46:00Z">
        <w:r w:rsidR="004F5A71" w:rsidRPr="00C42871">
          <w:rPr>
            <w:lang w:eastAsia="de-DE" w:bidi="he-IL"/>
          </w:rPr>
          <w:t xml:space="preserve">. </w:t>
        </w:r>
      </w:ins>
      <w:ins w:id="1189" w:author="Kathrin Eichler" w:date="2014-12-08T13:05:00Z">
        <w:r w:rsidRPr="00C42871">
          <w:rPr>
            <w:rFonts w:hint="eastAsia"/>
            <w:lang w:eastAsia="de-DE" w:bidi="he-IL"/>
          </w:rPr>
          <w:t>Not all EDAs could be used for all languages.</w:t>
        </w:r>
      </w:ins>
    </w:p>
    <w:p w:rsidR="003A09E9" w:rsidRPr="00C42871" w:rsidDel="00EA5822" w:rsidRDefault="003A09E9" w:rsidP="004F5A71">
      <w:pPr>
        <w:pStyle w:val="Normal2"/>
        <w:rPr>
          <w:del w:id="1190" w:author="Kathrin Eichler" w:date="2014-12-08T13:05:00Z"/>
        </w:rPr>
        <w:pPrChange w:id="1191" w:author="Kathrin Eichler" w:date="2014-12-08T16:47:00Z">
          <w:pPr>
            <w:pStyle w:val="Normal2"/>
          </w:pPr>
        </w:pPrChange>
      </w:pPr>
      <w:del w:id="1192" w:author="Kathrin Eichler" w:date="2014-12-08T13:05:00Z">
        <w:r w:rsidRPr="00C42871" w:rsidDel="00EA5822">
          <w:delText>In the following figures we present a summary of these experiments, in terms of accuracy and f-score on the positive (ENTAILMENT) class. We include for comparison purposes the results on the general purpose (RTE3) data. Not all EDAs could be used for all languages.</w:delText>
        </w:r>
      </w:del>
    </w:p>
    <w:p w:rsidR="003A09E9" w:rsidRPr="00C42871" w:rsidRDefault="003A09E9" w:rsidP="004F5A71">
      <w:pPr>
        <w:pStyle w:val="Normal2"/>
        <w:pPrChange w:id="1193" w:author="Kathrin Eichler" w:date="2014-12-08T16:47:00Z">
          <w:pPr>
            <w:ind w:left="576"/>
          </w:pPr>
        </w:pPrChange>
      </w:pPr>
    </w:p>
    <w:p w:rsidR="003A09E9" w:rsidRDefault="0092670E" w:rsidP="003A09E9">
      <w:pPr>
        <w:ind w:left="576"/>
      </w:pPr>
      <w:del w:id="1194" w:author="Kathrin Eichler" w:date="2014-12-08T13:13:00Z">
        <w:r w:rsidDel="0015570A">
          <w:rPr>
            <w:noProof/>
            <w:lang w:val="de-DE" w:eastAsia="de-DE"/>
          </w:rPr>
          <w:lastRenderedPageBreak/>
          <w:drawing>
            <wp:inline distT="0" distB="0" distL="0" distR="0" wp14:anchorId="33DDA6B3" wp14:editId="5950E716">
              <wp:extent cx="5731510" cy="3586412"/>
              <wp:effectExtent l="0" t="0" r="2540" b="0"/>
              <wp:docPr id="19" name="Grafik 19" descr="C:\Users\Kathrin Eichler\Downloads\English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rin Eichler\Downloads\English_eda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86412"/>
                      </a:xfrm>
                      <a:prstGeom prst="rect">
                        <a:avLst/>
                      </a:prstGeom>
                      <a:noFill/>
                      <a:ln>
                        <a:noFill/>
                      </a:ln>
                    </pic:spPr>
                  </pic:pic>
                </a:graphicData>
              </a:graphic>
            </wp:inline>
          </w:drawing>
        </w:r>
      </w:del>
      <w:ins w:id="1195" w:author="Kathrin Eichler" w:date="2014-12-08T13:14:00Z">
        <w:r w:rsidR="0015570A">
          <w:rPr>
            <w:noProof/>
            <w:lang w:val="de-DE" w:eastAsia="de-DE"/>
          </w:rPr>
          <w:drawing>
            <wp:inline distT="0" distB="0" distL="0" distR="0" wp14:anchorId="0FBE0A77" wp14:editId="08A4380C">
              <wp:extent cx="5731510" cy="4298950"/>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wp6_resul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92670E" w:rsidP="003A09E9">
      <w:pPr>
        <w:ind w:left="576"/>
      </w:pPr>
      <w:del w:id="1196" w:author="Kathrin Eichler" w:date="2014-12-08T13:16:00Z">
        <w:r w:rsidDel="0015570A">
          <w:rPr>
            <w:noProof/>
            <w:lang w:val="de-DE" w:eastAsia="de-DE"/>
          </w:rPr>
          <w:drawing>
            <wp:inline distT="0" distB="0" distL="0" distR="0" wp14:anchorId="007FBF27" wp14:editId="3FD4EFEB">
              <wp:extent cx="5731510" cy="3797061"/>
              <wp:effectExtent l="0" t="0" r="2540" b="0"/>
              <wp:docPr id="18" name="Grafik 18" descr="C:\Users\Kathrin Eichler\Downloads\Italian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rin Eichler\Downloads\Italian_eda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97061"/>
                      </a:xfrm>
                      <a:prstGeom prst="rect">
                        <a:avLst/>
                      </a:prstGeom>
                      <a:noFill/>
                      <a:ln>
                        <a:noFill/>
                      </a:ln>
                    </pic:spPr>
                  </pic:pic>
                </a:graphicData>
              </a:graphic>
            </wp:inline>
          </w:drawing>
        </w:r>
      </w:del>
      <w:ins w:id="1197" w:author="Kathrin Eichler" w:date="2014-12-08T13:16:00Z">
        <w:r w:rsidR="0015570A">
          <w:rPr>
            <w:noProof/>
            <w:lang w:val="de-DE" w:eastAsia="de-DE"/>
          </w:rPr>
          <w:drawing>
            <wp:inline distT="0" distB="0" distL="0" distR="0">
              <wp:extent cx="5731510" cy="4298950"/>
              <wp:effectExtent l="0" t="0" r="254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_wp6_resul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3A09E9" w:rsidP="003A09E9">
      <w:pPr>
        <w:ind w:left="576"/>
      </w:pPr>
      <w:commentRangeStart w:id="1198"/>
      <w:r>
        <w:rPr>
          <w:noProof/>
          <w:lang w:val="de-DE" w:eastAsia="de-DE"/>
        </w:rPr>
        <w:lastRenderedPageBreak/>
        <w:drawing>
          <wp:anchor distT="0" distB="0" distL="0" distR="0" simplePos="0" relativeHeight="251661312" behindDoc="0" locked="0" layoutInCell="1" allowOverlap="1" wp14:anchorId="40FBD108" wp14:editId="178EEC7C">
            <wp:simplePos x="0" y="0"/>
            <wp:positionH relativeFrom="column">
              <wp:posOffset>182880</wp:posOffset>
            </wp:positionH>
            <wp:positionV relativeFrom="paragraph">
              <wp:posOffset>0</wp:posOffset>
            </wp:positionV>
            <wp:extent cx="5966460" cy="372808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8"/>
                    <a:srcRect/>
                    <a:stretch>
                      <a:fillRect/>
                    </a:stretch>
                  </pic:blipFill>
                  <pic:spPr bwMode="auto">
                    <a:xfrm>
                      <a:off x="0" y="0"/>
                      <a:ext cx="5966460" cy="3728085"/>
                    </a:xfrm>
                    <a:prstGeom prst="rect">
                      <a:avLst/>
                    </a:prstGeom>
                    <a:noFill/>
                    <a:ln w="9525">
                      <a:noFill/>
                      <a:miter lim="800000"/>
                      <a:headEnd/>
                      <a:tailEnd/>
                    </a:ln>
                  </pic:spPr>
                </pic:pic>
              </a:graphicData>
            </a:graphic>
          </wp:anchor>
        </w:drawing>
      </w:r>
      <w:commentRangeEnd w:id="1198"/>
      <w:r w:rsidR="0015570A">
        <w:rPr>
          <w:rStyle w:val="Kommentarzeichen"/>
        </w:rPr>
        <w:commentReference w:id="1198"/>
      </w:r>
    </w:p>
    <w:p w:rsidR="003A09E9" w:rsidRDefault="003A09E9" w:rsidP="003A09E9">
      <w:pPr>
        <w:ind w:left="576"/>
      </w:pPr>
    </w:p>
    <w:p w:rsidR="003A792E" w:rsidRDefault="003A792E" w:rsidP="002220E4">
      <w:pPr>
        <w:pStyle w:val="Normal2"/>
        <w:rPr>
          <w:ins w:id="1199" w:author="Kathrin Eichler" w:date="2014-12-08T13:06:00Z"/>
        </w:rPr>
        <w:pPrChange w:id="1200" w:author="Kathrin Eichler" w:date="2014-12-08T13:58:00Z">
          <w:pPr>
            <w:ind w:left="576"/>
          </w:pPr>
        </w:pPrChange>
      </w:pPr>
      <w:ins w:id="1201" w:author="Kathrin Eichler" w:date="2014-12-08T13:06:00Z">
        <w:r>
          <w:rPr>
            <w:rFonts w:hint="eastAsia"/>
            <w:lang w:eastAsia="de-DE" w:bidi="he-IL"/>
          </w:rPr>
          <w:t>The results of training and testing EDAs on industrial partner data have guided us to choose an EDA set-up for use within the transduction layer for each industrial partner. The consi</w:t>
        </w:r>
        <w:r>
          <w:rPr>
            <w:rFonts w:hint="eastAsia"/>
            <w:lang w:eastAsia="de-DE" w:bidi="he-IL"/>
          </w:rPr>
          <w:t>d</w:t>
        </w:r>
        <w:r>
          <w:rPr>
            <w:rFonts w:hint="eastAsia"/>
            <w:lang w:eastAsia="de-DE" w:bidi="he-IL"/>
          </w:rPr>
          <w:t>erations for the choice were not driven only by performance, but also by complexity and computation time, and the availability of the resources required for use for commercial pu</w:t>
        </w:r>
        <w:r>
          <w:rPr>
            <w:rFonts w:hint="eastAsia"/>
            <w:lang w:eastAsia="de-DE" w:bidi="he-IL"/>
          </w:rPr>
          <w:t>r</w:t>
        </w:r>
        <w:r>
          <w:rPr>
            <w:rFonts w:hint="eastAsia"/>
            <w:lang w:eastAsia="de-DE" w:bidi="he-IL"/>
          </w:rPr>
          <w:t xml:space="preserve">poses. We have used P1EDA for Italian and English </w:t>
        </w:r>
        <w:r>
          <w:rPr>
            <w:rFonts w:hint="eastAsia"/>
            <w:lang w:eastAsia="de-DE" w:bidi="he-IL"/>
          </w:rPr>
          <w:t>–</w:t>
        </w:r>
        <w:r>
          <w:rPr>
            <w:rFonts w:hint="eastAsia"/>
            <w:lang w:eastAsia="de-DE" w:bidi="he-IL"/>
          </w:rPr>
          <w:t xml:space="preserve"> it is an alignment based EDA, that r</w:t>
        </w:r>
        <w:r>
          <w:rPr>
            <w:rFonts w:hint="eastAsia"/>
            <w:lang w:eastAsia="de-DE" w:bidi="he-IL"/>
          </w:rPr>
          <w:t>e</w:t>
        </w:r>
        <w:r>
          <w:rPr>
            <w:rFonts w:hint="eastAsia"/>
            <w:lang w:eastAsia="de-DE" w:bidi="he-IL"/>
          </w:rPr>
          <w:t>lies on automatically built and freely available paraphrase t</w:t>
        </w:r>
        <w:r>
          <w:rPr>
            <w:rFonts w:hint="eastAsia"/>
            <w:lang w:eastAsia="de-DE" w:bidi="he-IL"/>
          </w:rPr>
          <w:t>a</w:t>
        </w:r>
        <w:r>
          <w:rPr>
            <w:rFonts w:hint="eastAsia"/>
            <w:lang w:eastAsia="de-DE" w:bidi="he-IL"/>
          </w:rPr>
          <w:t>bles for English and Italian.</w:t>
        </w:r>
      </w:ins>
    </w:p>
    <w:p w:rsidR="003A09E9" w:rsidDel="003A792E" w:rsidRDefault="003A09E9" w:rsidP="0071249C">
      <w:pPr>
        <w:pStyle w:val="Normal2"/>
        <w:rPr>
          <w:del w:id="1202" w:author="Kathrin Eichler" w:date="2014-12-08T13:06:00Z"/>
        </w:rPr>
      </w:pPr>
      <w:del w:id="1203" w:author="Kathrin Eichler" w:date="2014-12-08T13:06:00Z">
        <w:r w:rsidDel="003A792E">
          <w:rPr>
            <w:lang w:val="en-US" w:eastAsia="de-DE" w:bidi="he-IL"/>
          </w:rPr>
          <w:delText>Because for Italian we had two EDAs at the time of these experiments, we performed instead a more detailed analysis of the impact of the resources on the performance. We refer the reader to the deliverable for package WP5 for details about each of them.</w:delText>
        </w:r>
        <w:bookmarkStart w:id="1204" w:name="__RefHeading__19439_1169541958"/>
        <w:bookmarkStart w:id="1205" w:name="__DdeLink__20923_1169541958"/>
        <w:bookmarkEnd w:id="1204"/>
        <w:bookmarkEnd w:id="1205"/>
      </w:del>
    </w:p>
    <w:p w:rsidR="006064C3" w:rsidRPr="00862D1A" w:rsidRDefault="006064C3" w:rsidP="0071249C">
      <w:pPr>
        <w:pStyle w:val="Normal2"/>
      </w:pPr>
    </w:p>
    <w:p w:rsidR="0040134E" w:rsidRDefault="0040134E" w:rsidP="0071249C">
      <w:pPr>
        <w:pStyle w:val="berschrift2"/>
      </w:pPr>
      <w:bookmarkStart w:id="1206" w:name="_Toc405810005"/>
      <w:r>
        <w:rPr>
          <w:lang w:bidi="he-IL"/>
        </w:rPr>
        <w:t xml:space="preserve">Evaluation of </w:t>
      </w:r>
      <w:r w:rsidR="00F30339">
        <w:rPr>
          <w:lang w:bidi="he-IL"/>
        </w:rPr>
        <w:t>Transduction Layer modules</w:t>
      </w:r>
      <w:bookmarkEnd w:id="1206"/>
    </w:p>
    <w:p w:rsidR="00337D38" w:rsidRDefault="00337D38" w:rsidP="0071249C">
      <w:pPr>
        <w:pStyle w:val="Normal2"/>
      </w:pPr>
      <w:r>
        <w:rPr>
          <w:lang w:val="en-US" w:eastAsia="de-DE" w:bidi="he-IL"/>
        </w:rPr>
        <w:t>This section describes the evaluation environment developed for</w:t>
      </w:r>
      <w:r w:rsidR="00F30339">
        <w:rPr>
          <w:lang w:val="en-US" w:eastAsia="de-DE" w:bidi="he-IL"/>
        </w:rPr>
        <w:t xml:space="preserve"> the evaluation of Transdu</w:t>
      </w:r>
      <w:r w:rsidR="00F30339">
        <w:rPr>
          <w:lang w:val="en-US" w:eastAsia="de-DE" w:bidi="he-IL"/>
        </w:rPr>
        <w:t>c</w:t>
      </w:r>
      <w:r w:rsidR="00F30339">
        <w:rPr>
          <w:lang w:val="en-US" w:eastAsia="de-DE" w:bidi="he-IL"/>
        </w:rPr>
        <w:t>tion Layer modules</w:t>
      </w:r>
      <w:r>
        <w:rPr>
          <w:lang w:val="en-US" w:eastAsia="de-DE" w:bidi="he-IL"/>
        </w:rPr>
        <w:t xml:space="preserve"> as well as the results achieved on the revised datasets. </w:t>
      </w:r>
    </w:p>
    <w:p w:rsidR="002F751A" w:rsidRDefault="002F751A" w:rsidP="0071249C">
      <w:pPr>
        <w:pStyle w:val="berschrift3"/>
      </w:pPr>
      <w:bookmarkStart w:id="1207" w:name="_Toc405810006"/>
      <w:r>
        <w:rPr>
          <w:lang w:bidi="he-IL"/>
        </w:rPr>
        <w:lastRenderedPageBreak/>
        <w:t>Overview of evaluation measures</w:t>
      </w:r>
      <w:bookmarkEnd w:id="1207"/>
    </w:p>
    <w:p w:rsidR="002F751A" w:rsidRDefault="00170AA5" w:rsidP="0071249C">
      <w:pPr>
        <w:pStyle w:val="Normal2"/>
      </w:pPr>
      <w:commentRangeStart w:id="1208"/>
      <w:r w:rsidRPr="0071249C">
        <w:rPr>
          <w:noProof/>
          <w:lang w:val="de-DE" w:eastAsia="de-DE"/>
        </w:rPr>
        <w:drawing>
          <wp:inline distT="0" distB="0" distL="0" distR="0" wp14:anchorId="1488639C" wp14:editId="4F621111">
            <wp:extent cx="5686844" cy="4131294"/>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93834" cy="4136372"/>
                    </a:xfrm>
                    <a:prstGeom prst="rect">
                      <a:avLst/>
                    </a:prstGeom>
                    <a:noFill/>
                  </pic:spPr>
                </pic:pic>
              </a:graphicData>
            </a:graphic>
          </wp:inline>
        </w:drawing>
      </w:r>
      <w:commentRangeEnd w:id="1208"/>
      <w:r>
        <w:rPr>
          <w:rStyle w:val="Kommentarzeichen"/>
          <w:rFonts w:cstheme="minorBidi"/>
        </w:rPr>
        <w:commentReference w:id="1208"/>
      </w:r>
    </w:p>
    <w:p w:rsidR="003A09E9" w:rsidRDefault="003A09E9" w:rsidP="0071249C">
      <w:pPr>
        <w:pStyle w:val="berschrift3"/>
      </w:pPr>
      <w:bookmarkStart w:id="1209" w:name="_Toc404592981"/>
      <w:bookmarkStart w:id="1210" w:name="_Toc405810007"/>
      <w:r>
        <w:rPr>
          <w:lang w:bidi="he-IL"/>
        </w:rPr>
        <w:t>Fragment Annotation</w:t>
      </w:r>
      <w:bookmarkEnd w:id="1209"/>
      <w:bookmarkEnd w:id="1210"/>
    </w:p>
    <w:p w:rsidR="003A09E9" w:rsidRDefault="003A09E9" w:rsidP="0071249C">
      <w:pPr>
        <w:pStyle w:val="Normal2"/>
        <w:rPr>
          <w:lang w:bidi="he-IL"/>
        </w:rPr>
      </w:pPr>
      <w:r>
        <w:rPr>
          <w:lang w:bidi="he-IL"/>
        </w:rPr>
        <w:t>The transduction layer offers three implementations for fragment annotation that are rel</w:t>
      </w:r>
      <w:r>
        <w:rPr>
          <w:lang w:bidi="he-IL"/>
        </w:rPr>
        <w:t>e</w:t>
      </w:r>
      <w:r>
        <w:rPr>
          <w:lang w:bidi="he-IL"/>
        </w:rPr>
        <w:t xml:space="preserve">vant for use case 1 (details are given in section </w:t>
      </w:r>
      <w:r>
        <w:rPr>
          <w:lang w:bidi="he-IL"/>
        </w:rPr>
        <w:fldChar w:fldCharType="begin"/>
      </w:r>
      <w:r>
        <w:rPr>
          <w:lang w:bidi="he-IL"/>
        </w:rPr>
        <w:instrText xml:space="preserve"> REF _Ref405191411 \r \h </w:instrText>
      </w:r>
      <w:r w:rsidR="005D3231">
        <w:rPr>
          <w:lang w:bidi="he-IL"/>
        </w:rPr>
        <w:instrText xml:space="preserve"> \* MERGEFORMAT </w:instrText>
      </w:r>
      <w:r>
        <w:rPr>
          <w:lang w:bidi="he-IL"/>
        </w:rPr>
      </w:r>
      <w:r>
        <w:rPr>
          <w:lang w:bidi="he-IL"/>
        </w:rPr>
        <w:fldChar w:fldCharType="separate"/>
      </w:r>
      <w:r w:rsidR="000F0841">
        <w:rPr>
          <w:lang w:bidi="he-IL"/>
        </w:rPr>
        <w:t>6.1.1</w:t>
      </w:r>
      <w:r>
        <w:rPr>
          <w:lang w:bidi="he-IL"/>
        </w:rPr>
        <w:fldChar w:fldCharType="end"/>
      </w:r>
      <w:r>
        <w:rPr>
          <w:lang w:bidi="he-IL"/>
        </w:rPr>
        <w:t xml:space="preserve">):  </w:t>
      </w:r>
    </w:p>
    <w:p w:rsidR="006064C3" w:rsidRDefault="003A09E9" w:rsidP="0071249C">
      <w:pPr>
        <w:pStyle w:val="Normal2"/>
        <w:numPr>
          <w:ilvl w:val="0"/>
          <w:numId w:val="100"/>
        </w:numPr>
      </w:pPr>
      <w:r>
        <w:rPr>
          <w:lang w:bidi="he-IL"/>
        </w:rPr>
        <w:t>Sentences as fragments (sentence)</w:t>
      </w:r>
    </w:p>
    <w:p w:rsidR="006064C3" w:rsidRDefault="003A09E9" w:rsidP="0071249C">
      <w:pPr>
        <w:pStyle w:val="Normal2"/>
        <w:numPr>
          <w:ilvl w:val="0"/>
          <w:numId w:val="100"/>
        </w:numPr>
      </w:pPr>
      <w:r>
        <w:t xml:space="preserve">Fixed-length fragments </w:t>
      </w:r>
      <w:proofErr w:type="spellStart"/>
      <w:r>
        <w:t>centered</w:t>
      </w:r>
      <w:proofErr w:type="spellEnd"/>
      <w:r>
        <w:t xml:space="preserve"> on (manually provided) keywords (KBFL)</w:t>
      </w:r>
    </w:p>
    <w:p w:rsidR="003A09E9" w:rsidRDefault="003A09E9" w:rsidP="0071249C">
      <w:pPr>
        <w:pStyle w:val="Normal2"/>
        <w:numPr>
          <w:ilvl w:val="0"/>
          <w:numId w:val="100"/>
        </w:numPr>
      </w:pPr>
      <w:r>
        <w:t>Phrases built using dependency relations, starting from (manually provided) ke</w:t>
      </w:r>
      <w:r>
        <w:t>y</w:t>
      </w:r>
      <w:r>
        <w:t>words (</w:t>
      </w:r>
      <w:proofErr w:type="spellStart"/>
      <w:r>
        <w:t>KBDep</w:t>
      </w:r>
      <w:proofErr w:type="spellEnd"/>
      <w:r>
        <w:t>)</w:t>
      </w:r>
    </w:p>
    <w:p w:rsidR="003A09E9" w:rsidRDefault="003A09E9" w:rsidP="0071249C">
      <w:pPr>
        <w:pStyle w:val="Normal2"/>
      </w:pPr>
      <w:r>
        <w:t>Each has advantages and shortcomings – the sentence annotation will have perfect recall, but in the industrial data we noticed very long interactions without punctuation, where the relevant fragment is actually short. An example from the ALMA data illustrates this point. The fragment of interest is underlined:</w:t>
      </w:r>
    </w:p>
    <w:p w:rsidR="003A09E9" w:rsidRDefault="003A09E9" w:rsidP="0071249C">
      <w:pPr>
        <w:pStyle w:val="Normal2"/>
        <w:ind w:left="720"/>
      </w:pPr>
      <w:proofErr w:type="spellStart"/>
      <w:proofErr w:type="gramStart"/>
      <w:r>
        <w:rPr>
          <w:u w:val="single"/>
        </w:rPr>
        <w:t>il</w:t>
      </w:r>
      <w:proofErr w:type="spellEnd"/>
      <w:proofErr w:type="gramEnd"/>
      <w:r>
        <w:rPr>
          <w:u w:val="single"/>
        </w:rPr>
        <w:t xml:space="preserve"> </w:t>
      </w:r>
      <w:proofErr w:type="spellStart"/>
      <w:r>
        <w:rPr>
          <w:u w:val="single"/>
        </w:rPr>
        <w:t>mio</w:t>
      </w:r>
      <w:proofErr w:type="spellEnd"/>
      <w:r>
        <w:rPr>
          <w:u w:val="single"/>
        </w:rPr>
        <w:t xml:space="preserve"> </w:t>
      </w:r>
      <w:proofErr w:type="spellStart"/>
      <w:r>
        <w:rPr>
          <w:b/>
          <w:u w:val="single"/>
        </w:rPr>
        <w:t>rimborso</w:t>
      </w:r>
      <w:proofErr w:type="spellEnd"/>
      <w:r>
        <w:rPr>
          <w:u w:val="single"/>
        </w:rPr>
        <w:t xml:space="preserve"> non e' </w:t>
      </w:r>
      <w:proofErr w:type="spellStart"/>
      <w:r>
        <w:rPr>
          <w:u w:val="single"/>
        </w:rPr>
        <w:t>ancora</w:t>
      </w:r>
      <w:proofErr w:type="spellEnd"/>
      <w:r>
        <w:rPr>
          <w:u w:val="single"/>
        </w:rPr>
        <w:t xml:space="preserve"> </w:t>
      </w:r>
      <w:proofErr w:type="spellStart"/>
      <w:r>
        <w:rPr>
          <w:u w:val="single"/>
        </w:rPr>
        <w:t>arrivato</w:t>
      </w:r>
      <w:proofErr w:type="spellEnd"/>
      <w:r>
        <w:t xml:space="preserve"> </w:t>
      </w:r>
      <w:proofErr w:type="spellStart"/>
      <w:r>
        <w:t>e'quasi</w:t>
      </w:r>
      <w:proofErr w:type="spellEnd"/>
      <w:r>
        <w:t xml:space="preserve"> 1 anno </w:t>
      </w:r>
      <w:proofErr w:type="spellStart"/>
      <w:r>
        <w:t>che</w:t>
      </w:r>
      <w:proofErr w:type="spellEnd"/>
      <w:r>
        <w:t xml:space="preserve"> </w:t>
      </w:r>
      <w:proofErr w:type="spellStart"/>
      <w:r>
        <w:t>aspetto</w:t>
      </w:r>
      <w:proofErr w:type="spellEnd"/>
      <w:r>
        <w:t xml:space="preserve"> </w:t>
      </w:r>
      <w:proofErr w:type="spellStart"/>
      <w:r>
        <w:t>ed</w:t>
      </w:r>
      <w:proofErr w:type="spellEnd"/>
      <w:r>
        <w:t xml:space="preserve"> e' </w:t>
      </w:r>
      <w:proofErr w:type="spellStart"/>
      <w:r>
        <w:t>passato</w:t>
      </w:r>
      <w:proofErr w:type="spellEnd"/>
      <w:r>
        <w:t xml:space="preserve"> </w:t>
      </w:r>
      <w:proofErr w:type="spellStart"/>
      <w:r>
        <w:t>gia</w:t>
      </w:r>
      <w:proofErr w:type="spellEnd"/>
      <w:r>
        <w:t xml:space="preserve">' 2 </w:t>
      </w:r>
      <w:proofErr w:type="spellStart"/>
      <w:r>
        <w:t>mesi</w:t>
      </w:r>
      <w:proofErr w:type="spellEnd"/>
      <w:r>
        <w:t xml:space="preserve"> da </w:t>
      </w:r>
      <w:proofErr w:type="spellStart"/>
      <w:r>
        <w:t>quando</w:t>
      </w:r>
      <w:proofErr w:type="spellEnd"/>
      <w:r>
        <w:t xml:space="preserve"> mi </w:t>
      </w:r>
      <w:proofErr w:type="spellStart"/>
      <w:r>
        <w:t>sono</w:t>
      </w:r>
      <w:proofErr w:type="spellEnd"/>
      <w:r>
        <w:t xml:space="preserve"> </w:t>
      </w:r>
      <w:proofErr w:type="spellStart"/>
      <w:r>
        <w:t>rivolta</w:t>
      </w:r>
      <w:proofErr w:type="spellEnd"/>
      <w:r>
        <w:t xml:space="preserve"> a </w:t>
      </w:r>
      <w:proofErr w:type="spellStart"/>
      <w:r>
        <w:t>voi</w:t>
      </w:r>
      <w:proofErr w:type="spellEnd"/>
      <w:r>
        <w:t xml:space="preserve"> </w:t>
      </w:r>
      <w:proofErr w:type="spellStart"/>
      <w:r>
        <w:t>senza</w:t>
      </w:r>
      <w:proofErr w:type="spellEnd"/>
      <w:r>
        <w:t xml:space="preserve"> </w:t>
      </w:r>
      <w:proofErr w:type="spellStart"/>
      <w:r>
        <w:t>nessun</w:t>
      </w:r>
      <w:proofErr w:type="spellEnd"/>
      <w:r>
        <w:t xml:space="preserve"> </w:t>
      </w:r>
      <w:proofErr w:type="spellStart"/>
      <w:r>
        <w:t>risultato</w:t>
      </w:r>
      <w:proofErr w:type="spellEnd"/>
      <w:r>
        <w:t xml:space="preserve"> </w:t>
      </w:r>
      <w:proofErr w:type="spellStart"/>
      <w:r>
        <w:t>cosa</w:t>
      </w:r>
      <w:proofErr w:type="spellEnd"/>
      <w:r>
        <w:t xml:space="preserve"> </w:t>
      </w:r>
      <w:proofErr w:type="spellStart"/>
      <w:r>
        <w:t>posso</w:t>
      </w:r>
      <w:proofErr w:type="spellEnd"/>
      <w:r>
        <w:t xml:space="preserve"> </w:t>
      </w:r>
      <w:proofErr w:type="spellStart"/>
      <w:r>
        <w:t>pensare</w:t>
      </w:r>
      <w:proofErr w:type="spellEnd"/>
      <w:r>
        <w:t xml:space="preserve"> di TELEFONIAX? </w:t>
      </w:r>
      <w:proofErr w:type="gramStart"/>
      <w:r>
        <w:t xml:space="preserve">N </w:t>
      </w:r>
      <w:proofErr w:type="spellStart"/>
      <w:r>
        <w:t>pratica</w:t>
      </w:r>
      <w:proofErr w:type="spellEnd"/>
      <w:r>
        <w:t xml:space="preserve"> 5C9-v3tev-4184-grazie.</w:t>
      </w:r>
      <w:proofErr w:type="gramEnd"/>
    </w:p>
    <w:p w:rsidR="003A09E9" w:rsidRDefault="003A09E9" w:rsidP="0071249C">
      <w:pPr>
        <w:pStyle w:val="Normal2"/>
      </w:pPr>
      <w:r>
        <w:rPr>
          <w:lang w:bidi="he-IL"/>
        </w:rPr>
        <w:lastRenderedPageBreak/>
        <w:t>One sentence could also contain more than one fragment, in which case the sentence-as-fragment annotation is too coarse, as this example from the NICE data shows:</w:t>
      </w:r>
    </w:p>
    <w:p w:rsidR="003A09E9" w:rsidRDefault="003A09E9" w:rsidP="0071249C">
      <w:pPr>
        <w:pStyle w:val="Normal2"/>
        <w:ind w:left="720"/>
      </w:pPr>
      <w:r>
        <w:rPr>
          <w:b/>
          <w:u w:val="single"/>
        </w:rPr>
        <w:t>Seats</w:t>
      </w:r>
      <w:r>
        <w:rPr>
          <w:u w:val="single"/>
        </w:rPr>
        <w:t xml:space="preserve"> need to be more comfortable</w:t>
      </w:r>
      <w:r>
        <w:t xml:space="preserve"> and </w:t>
      </w:r>
      <w:r>
        <w:rPr>
          <w:u w:val="single"/>
        </w:rPr>
        <w:t xml:space="preserve">it would be better if there were staff walking around selling </w:t>
      </w:r>
      <w:r>
        <w:rPr>
          <w:b/>
          <w:u w:val="single"/>
        </w:rPr>
        <w:t>snacks</w:t>
      </w:r>
      <w:r>
        <w:t>.</w:t>
      </w:r>
    </w:p>
    <w:p w:rsidR="003A09E9" w:rsidRDefault="003A09E9" w:rsidP="0071249C">
      <w:pPr>
        <w:pStyle w:val="Normal2"/>
      </w:pPr>
      <w:r>
        <w:t>The keyword-based annotations are more precise, but they rely on the availability of manua</w:t>
      </w:r>
      <w:r>
        <w:t>l</w:t>
      </w:r>
      <w:r>
        <w:t>ly provided keywords, or a less than perfect automatic keyword annotator.</w:t>
      </w:r>
    </w:p>
    <w:p w:rsidR="003A09E9" w:rsidRDefault="003A09E9" w:rsidP="0071249C">
      <w:pPr>
        <w:pStyle w:val="Normal2"/>
        <w:rPr>
          <w:lang w:eastAsia="de-DE" w:bidi="he-IL"/>
        </w:rPr>
      </w:pPr>
      <w:r w:rsidRPr="00C42871">
        <w:t>An overview of the performance of the three fragment annotators on the industrial partner data is included below. We compute the</w:t>
      </w:r>
      <w:r w:rsidRPr="00C42871">
        <w:rPr>
          <w:lang w:eastAsia="de-DE" w:bidi="he-IL"/>
        </w:rPr>
        <w:t xml:space="preserve"> micro and macro Recall, Precision and F-score. For the micro evaluation we computed overall true positive, true negative, false positive and false negative scores by verifying the gold standard and automatic annotation for each token (</w:t>
      </w:r>
      <w:ins w:id="1211" w:author="Kathrin Eichler" w:date="2014-12-08T13:06:00Z">
        <w:r w:rsidR="008C290B" w:rsidRPr="00C42871">
          <w:rPr>
            <w:rFonts w:hint="eastAsia"/>
            <w:lang w:eastAsia="de-DE" w:bidi="he-IL"/>
          </w:rPr>
          <w:t>b</w:t>
        </w:r>
        <w:r w:rsidR="008C290B" w:rsidRPr="00C42871">
          <w:rPr>
            <w:rFonts w:hint="eastAsia"/>
            <w:lang w:eastAsia="de-DE" w:bidi="he-IL"/>
          </w:rPr>
          <w:t>e</w:t>
        </w:r>
        <w:r w:rsidR="008C290B" w:rsidRPr="00C42871">
          <w:rPr>
            <w:rFonts w:hint="eastAsia"/>
            <w:lang w:eastAsia="de-DE" w:bidi="he-IL"/>
          </w:rPr>
          <w:t xml:space="preserve">longs to a </w:t>
        </w:r>
        <w:r w:rsidR="008C290B" w:rsidRPr="001429DD">
          <w:rPr>
            <w:rFonts w:hint="eastAsia"/>
            <w:lang w:eastAsia="de-DE" w:bidi="he-IL"/>
            <w:rPrChange w:id="1212" w:author="Kathrin Eichler" w:date="2014-12-08T13:48:00Z">
              <w:rPr>
                <w:rFonts w:hint="eastAsia"/>
                <w:color w:val="C5000B"/>
                <w:lang w:eastAsia="de-DE" w:bidi="he-IL"/>
              </w:rPr>
            </w:rPrChange>
          </w:rPr>
          <w:t>fragment</w:t>
        </w:r>
        <w:r w:rsidR="008C290B" w:rsidRPr="00C42871">
          <w:rPr>
            <w:rFonts w:hint="eastAsia"/>
            <w:lang w:eastAsia="de-DE" w:bidi="he-IL"/>
          </w:rPr>
          <w:t xml:space="preserve"> or not). For the macro evaluation we compute similar </w:t>
        </w:r>
        <w:r w:rsidR="008C290B" w:rsidRPr="001429DD">
          <w:rPr>
            <w:rFonts w:hint="eastAsia"/>
            <w:lang w:eastAsia="de-DE" w:bidi="he-IL"/>
            <w:rPrChange w:id="1213" w:author="Kathrin Eichler" w:date="2014-12-08T13:48:00Z">
              <w:rPr>
                <w:rFonts w:hint="eastAsia"/>
                <w:color w:val="C5000B"/>
                <w:lang w:eastAsia="de-DE" w:bidi="he-IL"/>
              </w:rPr>
            </w:rPrChange>
          </w:rPr>
          <w:t>scores for each fragment instance, and then average them for the overall measures.</w:t>
        </w:r>
      </w:ins>
      <w:del w:id="1214" w:author="Kathrin Eichler" w:date="2014-12-08T13:06:00Z">
        <w:r w:rsidDel="008C290B">
          <w:rPr>
            <w:lang w:eastAsia="de-DE" w:bidi="he-IL"/>
          </w:rPr>
          <w:delText>b</w:delText>
        </w:r>
        <w:r w:rsidDel="008C290B">
          <w:rPr>
            <w:lang w:eastAsia="de-DE" w:bidi="he-IL"/>
          </w:rPr>
          <w:delText>e</w:delText>
        </w:r>
        <w:r w:rsidDel="008C290B">
          <w:rPr>
            <w:lang w:eastAsia="de-DE" w:bidi="he-IL"/>
          </w:rPr>
          <w:delText>longs to a modifier or not). For the macro evaluation we compute similar scores but for each fragment instance, and then averaged the scores.</w:delText>
        </w:r>
      </w:del>
    </w:p>
    <w:p w:rsidR="003A09E9" w:rsidRDefault="003A09E9" w:rsidP="0071249C">
      <w:pPr>
        <w:pStyle w:val="Normal2"/>
      </w:pPr>
      <w:r>
        <w:rPr>
          <w:lang w:bidi="he-IL"/>
        </w:rPr>
        <w:t>The ALMA data consisted of 21060 tokens, 3039 of which belonged to one of 327 fragments (an average of 9.3 tokens per fragment).</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1054"/>
        <w:gridCol w:w="1054"/>
        <w:gridCol w:w="1054"/>
        <w:gridCol w:w="1054"/>
        <w:gridCol w:w="1054"/>
        <w:gridCol w:w="1054"/>
        <w:gridCol w:w="1054"/>
      </w:tblGrid>
      <w:tr w:rsidR="003A09E9" w:rsidTr="005F28BE">
        <w:tc>
          <w:tcPr>
            <w:tcW w:w="1054" w:type="dxa"/>
            <w:shd w:val="clear" w:color="auto" w:fill="auto"/>
          </w:tcPr>
          <w:p w:rsidR="003A09E9" w:rsidRDefault="003A09E9" w:rsidP="0071249C">
            <w:pPr>
              <w:pStyle w:val="Normal2"/>
            </w:pPr>
            <w:r>
              <w:rPr>
                <w:lang w:bidi="he-IL"/>
              </w:rPr>
              <w:t>Annotator</w:t>
            </w:r>
          </w:p>
        </w:tc>
        <w:tc>
          <w:tcPr>
            <w:tcW w:w="1054" w:type="dxa"/>
            <w:shd w:val="clear" w:color="auto" w:fill="auto"/>
          </w:tcPr>
          <w:p w:rsidR="003A09E9" w:rsidRDefault="003A09E9" w:rsidP="0071249C">
            <w:pPr>
              <w:pStyle w:val="Normal2"/>
            </w:pPr>
            <w:r>
              <w:t>R (macro)</w:t>
            </w:r>
          </w:p>
        </w:tc>
        <w:tc>
          <w:tcPr>
            <w:tcW w:w="1054" w:type="dxa"/>
            <w:shd w:val="clear" w:color="auto" w:fill="auto"/>
          </w:tcPr>
          <w:p w:rsidR="003A09E9" w:rsidRDefault="003A09E9" w:rsidP="0071249C">
            <w:pPr>
              <w:pStyle w:val="Normal2"/>
            </w:pPr>
            <w:r>
              <w:t>P</w:t>
            </w:r>
          </w:p>
        </w:tc>
        <w:tc>
          <w:tcPr>
            <w:tcW w:w="1054" w:type="dxa"/>
            <w:shd w:val="clear" w:color="auto" w:fill="auto"/>
          </w:tcPr>
          <w:p w:rsidR="003A09E9" w:rsidRDefault="003A09E9" w:rsidP="0071249C">
            <w:pPr>
              <w:pStyle w:val="Normal2"/>
            </w:pPr>
            <w:r>
              <w:t>F-score</w:t>
            </w:r>
          </w:p>
        </w:tc>
        <w:tc>
          <w:tcPr>
            <w:tcW w:w="1054" w:type="dxa"/>
            <w:shd w:val="clear" w:color="auto" w:fill="auto"/>
          </w:tcPr>
          <w:p w:rsidR="003A09E9" w:rsidRDefault="003A09E9" w:rsidP="0071249C">
            <w:pPr>
              <w:pStyle w:val="Normal2"/>
            </w:pPr>
            <w:r>
              <w:t>R (micro)</w:t>
            </w:r>
          </w:p>
        </w:tc>
        <w:tc>
          <w:tcPr>
            <w:tcW w:w="1054" w:type="dxa"/>
            <w:shd w:val="clear" w:color="auto" w:fill="auto"/>
          </w:tcPr>
          <w:p w:rsidR="003A09E9" w:rsidRDefault="003A09E9" w:rsidP="0071249C">
            <w:pPr>
              <w:pStyle w:val="Normal2"/>
            </w:pPr>
            <w:r>
              <w:t xml:space="preserve">P </w:t>
            </w:r>
          </w:p>
        </w:tc>
        <w:tc>
          <w:tcPr>
            <w:tcW w:w="1054" w:type="dxa"/>
            <w:shd w:val="clear" w:color="auto" w:fill="auto"/>
          </w:tcPr>
          <w:p w:rsidR="003A09E9" w:rsidRDefault="003A09E9" w:rsidP="0071249C">
            <w:pPr>
              <w:pStyle w:val="Normal2"/>
            </w:pPr>
            <w:r>
              <w:t>F</w:t>
            </w:r>
          </w:p>
        </w:tc>
      </w:tr>
      <w:tr w:rsidR="003A09E9" w:rsidTr="005F28BE">
        <w:tc>
          <w:tcPr>
            <w:tcW w:w="1054" w:type="dxa"/>
            <w:shd w:val="clear" w:color="auto" w:fill="auto"/>
          </w:tcPr>
          <w:p w:rsidR="003A09E9" w:rsidRDefault="003A09E9" w:rsidP="0071249C">
            <w:pPr>
              <w:pStyle w:val="Normal2"/>
            </w:pPr>
            <w:r>
              <w:t>Sentence</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0.2263</w:t>
            </w:r>
          </w:p>
        </w:tc>
        <w:tc>
          <w:tcPr>
            <w:tcW w:w="1054" w:type="dxa"/>
            <w:shd w:val="clear" w:color="auto" w:fill="auto"/>
          </w:tcPr>
          <w:p w:rsidR="003A09E9" w:rsidRDefault="003A09E9" w:rsidP="0071249C">
            <w:pPr>
              <w:pStyle w:val="Normal2"/>
            </w:pPr>
            <w:r>
              <w:t>0.3692</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0.1443</w:t>
            </w:r>
          </w:p>
        </w:tc>
        <w:tc>
          <w:tcPr>
            <w:tcW w:w="1054" w:type="dxa"/>
            <w:shd w:val="clear" w:color="auto" w:fill="auto"/>
          </w:tcPr>
          <w:p w:rsidR="003A09E9" w:rsidRDefault="003A09E9" w:rsidP="0071249C">
            <w:pPr>
              <w:pStyle w:val="Normal2"/>
            </w:pPr>
            <w:r>
              <w:t>0.2522</w:t>
            </w:r>
          </w:p>
        </w:tc>
      </w:tr>
      <w:tr w:rsidR="003A09E9" w:rsidTr="005F28BE">
        <w:tc>
          <w:tcPr>
            <w:tcW w:w="1054" w:type="dxa"/>
            <w:shd w:val="clear" w:color="auto" w:fill="auto"/>
          </w:tcPr>
          <w:p w:rsidR="003A09E9" w:rsidRDefault="003A09E9" w:rsidP="0071249C">
            <w:pPr>
              <w:pStyle w:val="Normal2"/>
            </w:pPr>
            <w:r>
              <w:t>KBFL 4</w:t>
            </w:r>
          </w:p>
        </w:tc>
        <w:tc>
          <w:tcPr>
            <w:tcW w:w="1054" w:type="dxa"/>
            <w:shd w:val="clear" w:color="auto" w:fill="auto"/>
          </w:tcPr>
          <w:p w:rsidR="003A09E9" w:rsidRDefault="003A09E9" w:rsidP="0071249C">
            <w:pPr>
              <w:pStyle w:val="Normal2"/>
            </w:pPr>
            <w:r>
              <w:t>0.6753</w:t>
            </w:r>
          </w:p>
        </w:tc>
        <w:tc>
          <w:tcPr>
            <w:tcW w:w="1054" w:type="dxa"/>
            <w:shd w:val="clear" w:color="auto" w:fill="auto"/>
          </w:tcPr>
          <w:p w:rsidR="003A09E9" w:rsidRDefault="003A09E9" w:rsidP="0071249C">
            <w:pPr>
              <w:pStyle w:val="Normal2"/>
            </w:pPr>
            <w:r>
              <w:rPr>
                <w:b/>
              </w:rPr>
              <w:t>0.7063</w:t>
            </w:r>
          </w:p>
        </w:tc>
        <w:tc>
          <w:tcPr>
            <w:tcW w:w="1054" w:type="dxa"/>
            <w:shd w:val="clear" w:color="auto" w:fill="auto"/>
          </w:tcPr>
          <w:p w:rsidR="003A09E9" w:rsidRDefault="003A09E9" w:rsidP="0071249C">
            <w:pPr>
              <w:pStyle w:val="Normal2"/>
            </w:pPr>
            <w:r>
              <w:t>0.6905</w:t>
            </w:r>
          </w:p>
        </w:tc>
        <w:tc>
          <w:tcPr>
            <w:tcW w:w="1054" w:type="dxa"/>
            <w:shd w:val="clear" w:color="auto" w:fill="auto"/>
          </w:tcPr>
          <w:p w:rsidR="003A09E9" w:rsidRDefault="003A09E9" w:rsidP="0071249C">
            <w:pPr>
              <w:pStyle w:val="Normal2"/>
            </w:pPr>
            <w:r>
              <w:t>0.6094</w:t>
            </w:r>
          </w:p>
        </w:tc>
        <w:tc>
          <w:tcPr>
            <w:tcW w:w="1054" w:type="dxa"/>
            <w:shd w:val="clear" w:color="auto" w:fill="auto"/>
          </w:tcPr>
          <w:p w:rsidR="003A09E9" w:rsidRDefault="003A09E9" w:rsidP="0071249C">
            <w:pPr>
              <w:pStyle w:val="Normal2"/>
            </w:pPr>
            <w:r>
              <w:rPr>
                <w:b/>
              </w:rPr>
              <w:t>0.6477</w:t>
            </w:r>
          </w:p>
        </w:tc>
        <w:tc>
          <w:tcPr>
            <w:tcW w:w="1054" w:type="dxa"/>
            <w:shd w:val="clear" w:color="auto" w:fill="auto"/>
          </w:tcPr>
          <w:p w:rsidR="003A09E9" w:rsidRDefault="003A09E9" w:rsidP="0071249C">
            <w:pPr>
              <w:pStyle w:val="Normal2"/>
            </w:pPr>
            <w:r>
              <w:t>0.628</w:t>
            </w:r>
          </w:p>
        </w:tc>
      </w:tr>
      <w:tr w:rsidR="003A09E9" w:rsidTr="005F28BE">
        <w:tc>
          <w:tcPr>
            <w:tcW w:w="1054" w:type="dxa"/>
            <w:shd w:val="clear" w:color="auto" w:fill="auto"/>
          </w:tcPr>
          <w:p w:rsidR="003A09E9" w:rsidRDefault="003A09E9" w:rsidP="0071249C">
            <w:pPr>
              <w:pStyle w:val="Normal2"/>
            </w:pPr>
            <w:r>
              <w:t>KBFL 5</w:t>
            </w:r>
          </w:p>
        </w:tc>
        <w:tc>
          <w:tcPr>
            <w:tcW w:w="1054" w:type="dxa"/>
            <w:shd w:val="clear" w:color="auto" w:fill="auto"/>
          </w:tcPr>
          <w:p w:rsidR="003A09E9" w:rsidRDefault="003A09E9" w:rsidP="0071249C">
            <w:pPr>
              <w:pStyle w:val="Normal2"/>
            </w:pPr>
            <w:r>
              <w:t>0.7331</w:t>
            </w:r>
          </w:p>
        </w:tc>
        <w:tc>
          <w:tcPr>
            <w:tcW w:w="1054" w:type="dxa"/>
            <w:shd w:val="clear" w:color="auto" w:fill="auto"/>
          </w:tcPr>
          <w:p w:rsidR="003A09E9" w:rsidRDefault="003A09E9" w:rsidP="0071249C">
            <w:pPr>
              <w:pStyle w:val="Normal2"/>
            </w:pPr>
            <w:r>
              <w:t>0.6682</w:t>
            </w:r>
          </w:p>
        </w:tc>
        <w:tc>
          <w:tcPr>
            <w:tcW w:w="1054" w:type="dxa"/>
            <w:shd w:val="clear" w:color="auto" w:fill="auto"/>
          </w:tcPr>
          <w:p w:rsidR="003A09E9" w:rsidRDefault="003A09E9" w:rsidP="0071249C">
            <w:pPr>
              <w:pStyle w:val="Normal2"/>
            </w:pPr>
            <w:r>
              <w:rPr>
                <w:b/>
              </w:rPr>
              <w:t>0.6991</w:t>
            </w:r>
          </w:p>
        </w:tc>
        <w:tc>
          <w:tcPr>
            <w:tcW w:w="1054" w:type="dxa"/>
            <w:shd w:val="clear" w:color="auto" w:fill="auto"/>
          </w:tcPr>
          <w:p w:rsidR="003A09E9" w:rsidRDefault="003A09E9" w:rsidP="0071249C">
            <w:pPr>
              <w:pStyle w:val="Normal2"/>
            </w:pPr>
            <w:r>
              <w:t>0.6781</w:t>
            </w:r>
          </w:p>
        </w:tc>
        <w:tc>
          <w:tcPr>
            <w:tcW w:w="1054" w:type="dxa"/>
            <w:shd w:val="clear" w:color="auto" w:fill="auto"/>
          </w:tcPr>
          <w:p w:rsidR="003A09E9" w:rsidRDefault="003A09E9" w:rsidP="0071249C">
            <w:pPr>
              <w:pStyle w:val="Normal2"/>
            </w:pPr>
            <w:r>
              <w:t>0.6088</w:t>
            </w:r>
          </w:p>
        </w:tc>
        <w:tc>
          <w:tcPr>
            <w:tcW w:w="1054" w:type="dxa"/>
            <w:shd w:val="clear" w:color="auto" w:fill="auto"/>
          </w:tcPr>
          <w:p w:rsidR="003A09E9" w:rsidRDefault="003A09E9" w:rsidP="0071249C">
            <w:pPr>
              <w:pStyle w:val="Normal2"/>
            </w:pPr>
            <w:r>
              <w:t>0.6416</w:t>
            </w:r>
          </w:p>
        </w:tc>
      </w:tr>
      <w:tr w:rsidR="003A09E9" w:rsidTr="005F28BE">
        <w:tc>
          <w:tcPr>
            <w:tcW w:w="1054" w:type="dxa"/>
            <w:shd w:val="clear" w:color="auto" w:fill="auto"/>
          </w:tcPr>
          <w:p w:rsidR="003A09E9" w:rsidRDefault="003A09E9" w:rsidP="0071249C">
            <w:pPr>
              <w:pStyle w:val="Normal2"/>
            </w:pPr>
            <w:r>
              <w:t>KBFL 6</w:t>
            </w:r>
          </w:p>
        </w:tc>
        <w:tc>
          <w:tcPr>
            <w:tcW w:w="1054" w:type="dxa"/>
            <w:shd w:val="clear" w:color="auto" w:fill="auto"/>
          </w:tcPr>
          <w:p w:rsidR="003A09E9" w:rsidRDefault="003A09E9" w:rsidP="0071249C">
            <w:pPr>
              <w:pStyle w:val="Normal2"/>
            </w:pPr>
            <w:r>
              <w:rPr>
                <w:b/>
              </w:rPr>
              <w:t>0.7755</w:t>
            </w:r>
          </w:p>
        </w:tc>
        <w:tc>
          <w:tcPr>
            <w:tcW w:w="1054" w:type="dxa"/>
            <w:shd w:val="clear" w:color="auto" w:fill="auto"/>
          </w:tcPr>
          <w:p w:rsidR="003A09E9" w:rsidRDefault="003A09E9" w:rsidP="0071249C">
            <w:pPr>
              <w:pStyle w:val="Normal2"/>
            </w:pPr>
            <w:r>
              <w:t>0.6356</w:t>
            </w:r>
          </w:p>
        </w:tc>
        <w:tc>
          <w:tcPr>
            <w:tcW w:w="1054" w:type="dxa"/>
            <w:shd w:val="clear" w:color="auto" w:fill="auto"/>
          </w:tcPr>
          <w:p w:rsidR="003A09E9" w:rsidRDefault="003A09E9" w:rsidP="0071249C">
            <w:pPr>
              <w:pStyle w:val="Normal2"/>
            </w:pPr>
            <w:r>
              <w:rPr>
                <w:b/>
              </w:rPr>
              <w:t>0.6986</w:t>
            </w:r>
          </w:p>
        </w:tc>
        <w:tc>
          <w:tcPr>
            <w:tcW w:w="1054" w:type="dxa"/>
            <w:shd w:val="clear" w:color="auto" w:fill="auto"/>
          </w:tcPr>
          <w:p w:rsidR="003A09E9" w:rsidRDefault="003A09E9" w:rsidP="0071249C">
            <w:pPr>
              <w:pStyle w:val="Normal2"/>
            </w:pPr>
            <w:r>
              <w:rPr>
                <w:b/>
              </w:rPr>
              <w:t>0.7334</w:t>
            </w:r>
          </w:p>
        </w:tc>
        <w:tc>
          <w:tcPr>
            <w:tcW w:w="1054" w:type="dxa"/>
            <w:shd w:val="clear" w:color="auto" w:fill="auto"/>
          </w:tcPr>
          <w:p w:rsidR="003A09E9" w:rsidRDefault="003A09E9" w:rsidP="0071249C">
            <w:pPr>
              <w:pStyle w:val="Normal2"/>
            </w:pPr>
            <w:r>
              <w:t>0.5738</w:t>
            </w:r>
          </w:p>
        </w:tc>
        <w:tc>
          <w:tcPr>
            <w:tcW w:w="1054" w:type="dxa"/>
            <w:shd w:val="clear" w:color="auto" w:fill="auto"/>
          </w:tcPr>
          <w:p w:rsidR="003A09E9" w:rsidRDefault="003A09E9" w:rsidP="0071249C">
            <w:pPr>
              <w:pStyle w:val="Normal2"/>
            </w:pPr>
            <w:r>
              <w:rPr>
                <w:b/>
              </w:rPr>
              <w:t>0.6439</w:t>
            </w:r>
          </w:p>
        </w:tc>
      </w:tr>
      <w:tr w:rsidR="003A09E9" w:rsidTr="005F28BE">
        <w:tc>
          <w:tcPr>
            <w:tcW w:w="1054" w:type="dxa"/>
            <w:shd w:val="clear" w:color="auto" w:fill="auto"/>
          </w:tcPr>
          <w:p w:rsidR="003A09E9" w:rsidRDefault="003A09E9" w:rsidP="0071249C">
            <w:pPr>
              <w:pStyle w:val="Normal2"/>
            </w:pPr>
            <w:r>
              <w:t>(</w:t>
            </w:r>
            <w:proofErr w:type="spellStart"/>
            <w:r>
              <w:t>rel</w:t>
            </w:r>
            <w:proofErr w:type="spellEnd"/>
            <w:r>
              <w:t xml:space="preserve"> to BP)</w:t>
            </w:r>
          </w:p>
        </w:tc>
        <w:tc>
          <w:tcPr>
            <w:tcW w:w="1054" w:type="dxa"/>
            <w:shd w:val="clear" w:color="auto" w:fill="auto"/>
          </w:tcPr>
          <w:p w:rsidR="003A09E9" w:rsidRDefault="003A09E9" w:rsidP="0071249C">
            <w:pPr>
              <w:pStyle w:val="Normal2"/>
            </w:pPr>
            <w:r>
              <w:t>0.7984</w:t>
            </w:r>
          </w:p>
        </w:tc>
        <w:tc>
          <w:tcPr>
            <w:tcW w:w="1054" w:type="dxa"/>
            <w:shd w:val="clear" w:color="auto" w:fill="auto"/>
          </w:tcPr>
          <w:p w:rsidR="003A09E9" w:rsidRDefault="003A09E9" w:rsidP="0071249C">
            <w:pPr>
              <w:pStyle w:val="Normal2"/>
            </w:pPr>
            <w:r>
              <w:t>0.5870</w:t>
            </w:r>
          </w:p>
        </w:tc>
        <w:tc>
          <w:tcPr>
            <w:tcW w:w="1054" w:type="dxa"/>
            <w:shd w:val="clear" w:color="auto" w:fill="auto"/>
          </w:tcPr>
          <w:p w:rsidR="003A09E9" w:rsidRDefault="003A09E9" w:rsidP="0071249C">
            <w:pPr>
              <w:pStyle w:val="Normal2"/>
            </w:pPr>
            <w:r>
              <w:t>0.6765</w:t>
            </w:r>
          </w:p>
        </w:tc>
        <w:tc>
          <w:tcPr>
            <w:tcW w:w="1054" w:type="dxa"/>
            <w:shd w:val="clear" w:color="auto" w:fill="auto"/>
          </w:tcPr>
          <w:p w:rsidR="003A09E9" w:rsidRDefault="003A09E9" w:rsidP="0071249C">
            <w:pPr>
              <w:pStyle w:val="Normal2"/>
            </w:pPr>
            <w:r>
              <w:t>0.7641</w:t>
            </w:r>
          </w:p>
        </w:tc>
        <w:tc>
          <w:tcPr>
            <w:tcW w:w="1054" w:type="dxa"/>
            <w:shd w:val="clear" w:color="auto" w:fill="auto"/>
          </w:tcPr>
          <w:p w:rsidR="003A09E9" w:rsidRDefault="003A09E9" w:rsidP="0071249C">
            <w:pPr>
              <w:pStyle w:val="Normal2"/>
            </w:pPr>
            <w:r>
              <w:t>0.4946</w:t>
            </w:r>
          </w:p>
        </w:tc>
        <w:tc>
          <w:tcPr>
            <w:tcW w:w="1054" w:type="dxa"/>
            <w:shd w:val="clear" w:color="auto" w:fill="auto"/>
          </w:tcPr>
          <w:p w:rsidR="003A09E9" w:rsidRDefault="003A09E9" w:rsidP="0071249C">
            <w:pPr>
              <w:pStyle w:val="Normal2"/>
            </w:pPr>
            <w:r>
              <w:t>0.6005</w:t>
            </w:r>
          </w:p>
        </w:tc>
      </w:tr>
      <w:tr w:rsidR="003A09E9" w:rsidTr="005F28BE">
        <w:tc>
          <w:tcPr>
            <w:tcW w:w="1054" w:type="dxa"/>
            <w:shd w:val="clear" w:color="auto" w:fill="auto"/>
          </w:tcPr>
          <w:p w:rsidR="003A09E9" w:rsidRDefault="003A09E9" w:rsidP="0071249C">
            <w:pPr>
              <w:pStyle w:val="Normal2"/>
            </w:pPr>
            <w:proofErr w:type="spellStart"/>
            <w:r>
              <w:t>KBDep</w:t>
            </w:r>
            <w:proofErr w:type="spellEnd"/>
          </w:p>
        </w:tc>
        <w:tc>
          <w:tcPr>
            <w:tcW w:w="1054" w:type="dxa"/>
            <w:shd w:val="clear" w:color="auto" w:fill="auto"/>
          </w:tcPr>
          <w:p w:rsidR="003A09E9" w:rsidRDefault="003A09E9" w:rsidP="0071249C">
            <w:pPr>
              <w:pStyle w:val="Normal2"/>
            </w:pPr>
            <w:r>
              <w:t>0.0999</w:t>
            </w:r>
          </w:p>
        </w:tc>
        <w:tc>
          <w:tcPr>
            <w:tcW w:w="1054" w:type="dxa"/>
            <w:shd w:val="clear" w:color="auto" w:fill="auto"/>
          </w:tcPr>
          <w:p w:rsidR="003A09E9" w:rsidRDefault="003A09E9" w:rsidP="0071249C">
            <w:pPr>
              <w:pStyle w:val="Normal2"/>
            </w:pPr>
            <w:r>
              <w:t>0.9701</w:t>
            </w:r>
          </w:p>
        </w:tc>
        <w:tc>
          <w:tcPr>
            <w:tcW w:w="1054" w:type="dxa"/>
            <w:shd w:val="clear" w:color="auto" w:fill="auto"/>
          </w:tcPr>
          <w:p w:rsidR="003A09E9" w:rsidRDefault="003A09E9" w:rsidP="0071249C">
            <w:pPr>
              <w:pStyle w:val="Normal2"/>
            </w:pPr>
            <w:r>
              <w:t>0.1811</w:t>
            </w:r>
          </w:p>
        </w:tc>
        <w:tc>
          <w:tcPr>
            <w:tcW w:w="1054" w:type="dxa"/>
            <w:shd w:val="clear" w:color="auto" w:fill="auto"/>
          </w:tcPr>
          <w:p w:rsidR="003A09E9" w:rsidRDefault="003A09E9" w:rsidP="0071249C">
            <w:pPr>
              <w:pStyle w:val="Normal2"/>
            </w:pPr>
            <w:r>
              <w:t>0.0822</w:t>
            </w:r>
          </w:p>
        </w:tc>
        <w:tc>
          <w:tcPr>
            <w:tcW w:w="1054" w:type="dxa"/>
            <w:shd w:val="clear" w:color="auto" w:fill="auto"/>
          </w:tcPr>
          <w:p w:rsidR="003A09E9" w:rsidRDefault="003A09E9" w:rsidP="0071249C">
            <w:pPr>
              <w:pStyle w:val="Normal2"/>
            </w:pPr>
            <w:r>
              <w:t>0.2014</w:t>
            </w:r>
          </w:p>
        </w:tc>
        <w:tc>
          <w:tcPr>
            <w:tcW w:w="1054" w:type="dxa"/>
            <w:shd w:val="clear" w:color="auto" w:fill="auto"/>
          </w:tcPr>
          <w:p w:rsidR="003A09E9" w:rsidRDefault="003A09E9" w:rsidP="0071249C">
            <w:pPr>
              <w:pStyle w:val="Normal2"/>
            </w:pPr>
            <w:r>
              <w:t>0.1501</w:t>
            </w:r>
          </w:p>
        </w:tc>
      </w:tr>
    </w:tbl>
    <w:p w:rsidR="003A09E9" w:rsidRDefault="003A09E9" w:rsidP="0071249C">
      <w:pPr>
        <w:pStyle w:val="Normal2"/>
      </w:pPr>
    </w:p>
    <w:p w:rsidR="003A09E9" w:rsidRDefault="003A09E9" w:rsidP="0071249C">
      <w:pPr>
        <w:pStyle w:val="Normal2"/>
      </w:pPr>
      <w:r>
        <w:rPr>
          <w:lang w:bidi="he-IL"/>
        </w:rPr>
        <w:t>Apart from the comparison to the gold-standard fragments, for the best performing fragment annotator (keyword based fixed length with a window of 6 tokens before and after the ke</w:t>
      </w:r>
      <w:r>
        <w:rPr>
          <w:lang w:bidi="he-IL"/>
        </w:rPr>
        <w:t>y</w:t>
      </w:r>
      <w:r>
        <w:rPr>
          <w:lang w:bidi="he-IL"/>
        </w:rPr>
        <w:t xml:space="preserve">word) we added the comparison to the base predicate, in the idea that it is more important that the automatic fragment covers the base predicate, missing modifiers are less important. These results are in the row </w:t>
      </w:r>
      <w:proofErr w:type="spellStart"/>
      <w:r>
        <w:rPr>
          <w:i/>
          <w:iCs/>
          <w:lang w:bidi="he-IL"/>
        </w:rPr>
        <w:t>rel</w:t>
      </w:r>
      <w:proofErr w:type="spellEnd"/>
      <w:r>
        <w:rPr>
          <w:i/>
          <w:iCs/>
          <w:lang w:bidi="he-IL"/>
        </w:rPr>
        <w:t xml:space="preserve"> to BP </w:t>
      </w:r>
      <w:r>
        <w:rPr>
          <w:lang w:bidi="he-IL"/>
        </w:rPr>
        <w:t>(relative to the Base Predicate)</w:t>
      </w:r>
      <w:r>
        <w:rPr>
          <w:i/>
          <w:iCs/>
          <w:lang w:bidi="he-IL"/>
        </w:rPr>
        <w:t>.</w:t>
      </w:r>
    </w:p>
    <w:p w:rsidR="003A09E9" w:rsidRDefault="003A09E9" w:rsidP="0071249C">
      <w:pPr>
        <w:pStyle w:val="Normal2"/>
      </w:pPr>
    </w:p>
    <w:p w:rsidR="003A09E9" w:rsidRDefault="003A09E9" w:rsidP="0071249C">
      <w:pPr>
        <w:pStyle w:val="Normal2"/>
      </w:pPr>
      <w:r>
        <w:rPr>
          <w:lang w:bidi="he-IL"/>
        </w:rPr>
        <w:lastRenderedPageBreak/>
        <w:t>The NICE data consisted of 12052 tokens, 3112 of which belonged to one of 440 fragments (an average of 7.1 tokens per fragment).</w:t>
      </w:r>
    </w:p>
    <w:p w:rsidR="003A09E9" w:rsidRDefault="003A09E9" w:rsidP="0071249C">
      <w:pPr>
        <w:pStyle w:val="Normal2"/>
      </w:pPr>
    </w:p>
    <w:tbl>
      <w:tblPr>
        <w:tblW w:w="0" w:type="auto"/>
        <w:tblInd w:w="-18" w:type="dxa"/>
        <w:tblCellMar>
          <w:left w:w="0" w:type="dxa"/>
          <w:right w:w="0" w:type="dxa"/>
        </w:tblCellMar>
        <w:tblLook w:val="04A0" w:firstRow="1" w:lastRow="0" w:firstColumn="1" w:lastColumn="0" w:noHBand="0" w:noVBand="1"/>
      </w:tblPr>
      <w:tblGrid>
        <w:gridCol w:w="1012"/>
        <w:gridCol w:w="1012"/>
        <w:gridCol w:w="1012"/>
        <w:gridCol w:w="1012"/>
        <w:gridCol w:w="1012"/>
        <w:gridCol w:w="1012"/>
        <w:gridCol w:w="1012"/>
      </w:tblGrid>
      <w:tr w:rsidR="003A09E9" w:rsidTr="005F28BE">
        <w:tc>
          <w:tcPr>
            <w:tcW w:w="1012" w:type="dxa"/>
            <w:shd w:val="clear" w:color="auto" w:fill="auto"/>
          </w:tcPr>
          <w:p w:rsidR="003A09E9" w:rsidRDefault="003A09E9" w:rsidP="0071249C">
            <w:pPr>
              <w:pStyle w:val="Normal2"/>
            </w:pPr>
            <w:r>
              <w:rPr>
                <w:lang w:bidi="he-IL"/>
              </w:rPr>
              <w:t>Annotator</w:t>
            </w:r>
          </w:p>
        </w:tc>
        <w:tc>
          <w:tcPr>
            <w:tcW w:w="1012" w:type="dxa"/>
            <w:shd w:val="clear" w:color="auto" w:fill="auto"/>
          </w:tcPr>
          <w:p w:rsidR="003A09E9" w:rsidRDefault="003A09E9" w:rsidP="0071249C">
            <w:pPr>
              <w:pStyle w:val="Normal2"/>
            </w:pPr>
            <w:r>
              <w:t>R (macro)</w:t>
            </w:r>
          </w:p>
        </w:tc>
        <w:tc>
          <w:tcPr>
            <w:tcW w:w="1012" w:type="dxa"/>
            <w:shd w:val="clear" w:color="auto" w:fill="auto"/>
          </w:tcPr>
          <w:p w:rsidR="003A09E9" w:rsidRDefault="003A09E9" w:rsidP="0071249C">
            <w:pPr>
              <w:pStyle w:val="Normal2"/>
            </w:pPr>
            <w:r>
              <w:t xml:space="preserve">P </w:t>
            </w:r>
          </w:p>
        </w:tc>
        <w:tc>
          <w:tcPr>
            <w:tcW w:w="1012" w:type="dxa"/>
            <w:shd w:val="clear" w:color="auto" w:fill="auto"/>
          </w:tcPr>
          <w:p w:rsidR="003A09E9" w:rsidRDefault="003A09E9" w:rsidP="0071249C">
            <w:pPr>
              <w:pStyle w:val="Normal2"/>
            </w:pPr>
            <w:r>
              <w:t>F-score</w:t>
            </w:r>
          </w:p>
        </w:tc>
        <w:tc>
          <w:tcPr>
            <w:tcW w:w="1012" w:type="dxa"/>
            <w:shd w:val="clear" w:color="auto" w:fill="auto"/>
          </w:tcPr>
          <w:p w:rsidR="003A09E9" w:rsidRDefault="003A09E9" w:rsidP="0071249C">
            <w:pPr>
              <w:pStyle w:val="Normal2"/>
            </w:pPr>
            <w:r>
              <w:t>R (micro)</w:t>
            </w:r>
          </w:p>
        </w:tc>
        <w:tc>
          <w:tcPr>
            <w:tcW w:w="1012" w:type="dxa"/>
            <w:shd w:val="clear" w:color="auto" w:fill="auto"/>
          </w:tcPr>
          <w:p w:rsidR="003A09E9" w:rsidRDefault="003A09E9" w:rsidP="0071249C">
            <w:pPr>
              <w:pStyle w:val="Normal2"/>
            </w:pPr>
            <w:r>
              <w:t>P</w:t>
            </w:r>
          </w:p>
        </w:tc>
        <w:tc>
          <w:tcPr>
            <w:tcW w:w="1012" w:type="dxa"/>
            <w:shd w:val="clear" w:color="auto" w:fill="auto"/>
          </w:tcPr>
          <w:p w:rsidR="003A09E9" w:rsidRDefault="003A09E9" w:rsidP="0071249C">
            <w:pPr>
              <w:pStyle w:val="Normal2"/>
            </w:pPr>
            <w:r>
              <w:t>F-score</w:t>
            </w:r>
          </w:p>
        </w:tc>
      </w:tr>
      <w:tr w:rsidR="003A09E9" w:rsidTr="005F28BE">
        <w:tc>
          <w:tcPr>
            <w:tcW w:w="1012" w:type="dxa"/>
            <w:shd w:val="clear" w:color="auto" w:fill="auto"/>
          </w:tcPr>
          <w:p w:rsidR="003A09E9" w:rsidRDefault="003A09E9" w:rsidP="0071249C">
            <w:pPr>
              <w:pStyle w:val="Normal2"/>
            </w:pPr>
            <w:r>
              <w:t>Sentence</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0.3536</w:t>
            </w:r>
          </w:p>
        </w:tc>
        <w:tc>
          <w:tcPr>
            <w:tcW w:w="1012" w:type="dxa"/>
            <w:shd w:val="clear" w:color="auto" w:fill="auto"/>
          </w:tcPr>
          <w:p w:rsidR="003A09E9" w:rsidRDefault="003A09E9" w:rsidP="0071249C">
            <w:pPr>
              <w:pStyle w:val="Normal2"/>
            </w:pPr>
            <w:r>
              <w:t>0.5224</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0.2582</w:t>
            </w:r>
          </w:p>
        </w:tc>
        <w:tc>
          <w:tcPr>
            <w:tcW w:w="1012" w:type="dxa"/>
            <w:shd w:val="clear" w:color="auto" w:fill="auto"/>
          </w:tcPr>
          <w:p w:rsidR="003A09E9" w:rsidRDefault="003A09E9" w:rsidP="0071249C">
            <w:pPr>
              <w:pStyle w:val="Normal2"/>
            </w:pPr>
            <w:r>
              <w:t>0.4104</w:t>
            </w:r>
          </w:p>
        </w:tc>
      </w:tr>
      <w:tr w:rsidR="003A09E9" w:rsidTr="005F28BE">
        <w:tc>
          <w:tcPr>
            <w:tcW w:w="1012" w:type="dxa"/>
            <w:shd w:val="clear" w:color="auto" w:fill="auto"/>
          </w:tcPr>
          <w:p w:rsidR="003A09E9" w:rsidRDefault="003A09E9" w:rsidP="0071249C">
            <w:pPr>
              <w:pStyle w:val="Normal2"/>
            </w:pPr>
            <w:r>
              <w:t>KBFL 4</w:t>
            </w:r>
          </w:p>
        </w:tc>
        <w:tc>
          <w:tcPr>
            <w:tcW w:w="1012" w:type="dxa"/>
            <w:shd w:val="clear" w:color="auto" w:fill="auto"/>
          </w:tcPr>
          <w:p w:rsidR="003A09E9" w:rsidRDefault="003A09E9" w:rsidP="0071249C">
            <w:pPr>
              <w:pStyle w:val="Normal2"/>
            </w:pPr>
            <w:r>
              <w:t>0.7837</w:t>
            </w:r>
          </w:p>
        </w:tc>
        <w:tc>
          <w:tcPr>
            <w:tcW w:w="1012" w:type="dxa"/>
            <w:shd w:val="clear" w:color="auto" w:fill="auto"/>
          </w:tcPr>
          <w:p w:rsidR="003A09E9" w:rsidRDefault="003A09E9" w:rsidP="0071249C">
            <w:pPr>
              <w:pStyle w:val="Normal2"/>
            </w:pPr>
            <w:r>
              <w:rPr>
                <w:b/>
              </w:rPr>
              <w:t>0.7508</w:t>
            </w:r>
          </w:p>
        </w:tc>
        <w:tc>
          <w:tcPr>
            <w:tcW w:w="1012" w:type="dxa"/>
            <w:shd w:val="clear" w:color="auto" w:fill="auto"/>
          </w:tcPr>
          <w:p w:rsidR="003A09E9" w:rsidRDefault="003A09E9" w:rsidP="0071249C">
            <w:pPr>
              <w:pStyle w:val="Normal2"/>
            </w:pPr>
            <w:r>
              <w:t>0.7669</w:t>
            </w:r>
          </w:p>
        </w:tc>
        <w:tc>
          <w:tcPr>
            <w:tcW w:w="1012" w:type="dxa"/>
            <w:shd w:val="clear" w:color="auto" w:fill="auto"/>
          </w:tcPr>
          <w:p w:rsidR="003A09E9" w:rsidRDefault="003A09E9" w:rsidP="0071249C">
            <w:pPr>
              <w:pStyle w:val="Normal2"/>
            </w:pPr>
            <w:r>
              <w:t>0.7043</w:t>
            </w:r>
          </w:p>
        </w:tc>
        <w:tc>
          <w:tcPr>
            <w:tcW w:w="1012" w:type="dxa"/>
            <w:shd w:val="clear" w:color="auto" w:fill="auto"/>
          </w:tcPr>
          <w:p w:rsidR="003A09E9" w:rsidRDefault="003A09E9" w:rsidP="0071249C">
            <w:pPr>
              <w:pStyle w:val="Normal2"/>
            </w:pPr>
            <w:r>
              <w:rPr>
                <w:b/>
              </w:rPr>
              <w:t>0.7130</w:t>
            </w:r>
          </w:p>
        </w:tc>
        <w:tc>
          <w:tcPr>
            <w:tcW w:w="1012" w:type="dxa"/>
            <w:shd w:val="clear" w:color="auto" w:fill="auto"/>
          </w:tcPr>
          <w:p w:rsidR="003A09E9" w:rsidRDefault="003A09E9" w:rsidP="0071249C">
            <w:pPr>
              <w:pStyle w:val="Normal2"/>
            </w:pPr>
            <w:r>
              <w:t>0.7086</w:t>
            </w:r>
          </w:p>
        </w:tc>
      </w:tr>
      <w:tr w:rsidR="003A09E9" w:rsidTr="005F28BE">
        <w:tc>
          <w:tcPr>
            <w:tcW w:w="1012" w:type="dxa"/>
            <w:shd w:val="clear" w:color="auto" w:fill="auto"/>
          </w:tcPr>
          <w:p w:rsidR="003A09E9" w:rsidRDefault="003A09E9" w:rsidP="0071249C">
            <w:pPr>
              <w:pStyle w:val="Normal2"/>
            </w:pPr>
            <w:r>
              <w:t>KBFL 5</w:t>
            </w:r>
          </w:p>
        </w:tc>
        <w:tc>
          <w:tcPr>
            <w:tcW w:w="1012" w:type="dxa"/>
            <w:shd w:val="clear" w:color="auto" w:fill="auto"/>
          </w:tcPr>
          <w:p w:rsidR="003A09E9" w:rsidRDefault="003A09E9" w:rsidP="0071249C">
            <w:pPr>
              <w:pStyle w:val="Normal2"/>
            </w:pPr>
            <w:r>
              <w:t>0.8349</w:t>
            </w:r>
          </w:p>
        </w:tc>
        <w:tc>
          <w:tcPr>
            <w:tcW w:w="1012" w:type="dxa"/>
            <w:shd w:val="clear" w:color="auto" w:fill="auto"/>
          </w:tcPr>
          <w:p w:rsidR="003A09E9" w:rsidRDefault="003A09E9" w:rsidP="0071249C">
            <w:pPr>
              <w:pStyle w:val="Normal2"/>
            </w:pPr>
            <w:r>
              <w:t>0.7214</w:t>
            </w:r>
          </w:p>
        </w:tc>
        <w:tc>
          <w:tcPr>
            <w:tcW w:w="1012" w:type="dxa"/>
            <w:shd w:val="clear" w:color="auto" w:fill="auto"/>
          </w:tcPr>
          <w:p w:rsidR="003A09E9" w:rsidRDefault="003A09E9" w:rsidP="0071249C">
            <w:pPr>
              <w:pStyle w:val="Normal2"/>
            </w:pPr>
            <w:r>
              <w:rPr>
                <w:b/>
              </w:rPr>
              <w:t>0.774</w:t>
            </w:r>
          </w:p>
        </w:tc>
        <w:tc>
          <w:tcPr>
            <w:tcW w:w="1012" w:type="dxa"/>
            <w:shd w:val="clear" w:color="auto" w:fill="auto"/>
          </w:tcPr>
          <w:p w:rsidR="003A09E9" w:rsidRDefault="003A09E9" w:rsidP="0071249C">
            <w:pPr>
              <w:pStyle w:val="Normal2"/>
            </w:pPr>
            <w:r>
              <w:t>0.7696</w:t>
            </w:r>
          </w:p>
        </w:tc>
        <w:tc>
          <w:tcPr>
            <w:tcW w:w="1012" w:type="dxa"/>
            <w:shd w:val="clear" w:color="auto" w:fill="auto"/>
          </w:tcPr>
          <w:p w:rsidR="003A09E9" w:rsidRDefault="003A09E9" w:rsidP="0071249C">
            <w:pPr>
              <w:pStyle w:val="Normal2"/>
            </w:pPr>
            <w:r>
              <w:t>0.6794</w:t>
            </w:r>
          </w:p>
        </w:tc>
        <w:tc>
          <w:tcPr>
            <w:tcW w:w="1012" w:type="dxa"/>
            <w:shd w:val="clear" w:color="auto" w:fill="auto"/>
          </w:tcPr>
          <w:p w:rsidR="003A09E9" w:rsidRDefault="003A09E9" w:rsidP="0071249C">
            <w:pPr>
              <w:pStyle w:val="Normal2"/>
            </w:pPr>
            <w:r>
              <w:t>0.7217</w:t>
            </w:r>
          </w:p>
        </w:tc>
      </w:tr>
      <w:tr w:rsidR="003A09E9" w:rsidTr="005F28BE">
        <w:tc>
          <w:tcPr>
            <w:tcW w:w="1012" w:type="dxa"/>
            <w:shd w:val="clear" w:color="auto" w:fill="auto"/>
          </w:tcPr>
          <w:p w:rsidR="003A09E9" w:rsidRDefault="003A09E9" w:rsidP="0071249C">
            <w:pPr>
              <w:pStyle w:val="Normal2"/>
            </w:pPr>
            <w:r>
              <w:t>KBFL 6</w:t>
            </w:r>
          </w:p>
        </w:tc>
        <w:tc>
          <w:tcPr>
            <w:tcW w:w="1012" w:type="dxa"/>
            <w:shd w:val="clear" w:color="auto" w:fill="auto"/>
          </w:tcPr>
          <w:p w:rsidR="003A09E9" w:rsidRDefault="003A09E9" w:rsidP="0071249C">
            <w:pPr>
              <w:pStyle w:val="Normal2"/>
            </w:pPr>
            <w:r>
              <w:rPr>
                <w:b/>
              </w:rPr>
              <w:t>0.8689</w:t>
            </w:r>
          </w:p>
        </w:tc>
        <w:tc>
          <w:tcPr>
            <w:tcW w:w="1012" w:type="dxa"/>
            <w:shd w:val="clear" w:color="auto" w:fill="auto"/>
          </w:tcPr>
          <w:p w:rsidR="003A09E9" w:rsidRDefault="003A09E9" w:rsidP="0071249C">
            <w:pPr>
              <w:pStyle w:val="Normal2"/>
            </w:pPr>
            <w:r>
              <w:t>0.6987</w:t>
            </w:r>
          </w:p>
        </w:tc>
        <w:tc>
          <w:tcPr>
            <w:tcW w:w="1012" w:type="dxa"/>
            <w:shd w:val="clear" w:color="auto" w:fill="auto"/>
          </w:tcPr>
          <w:p w:rsidR="003A09E9" w:rsidRDefault="003A09E9" w:rsidP="0071249C">
            <w:pPr>
              <w:pStyle w:val="Normal2"/>
            </w:pPr>
            <w:r>
              <w:rPr>
                <w:b/>
              </w:rPr>
              <w:t>0.7745</w:t>
            </w:r>
          </w:p>
        </w:tc>
        <w:tc>
          <w:tcPr>
            <w:tcW w:w="1012" w:type="dxa"/>
            <w:shd w:val="clear" w:color="auto" w:fill="auto"/>
          </w:tcPr>
          <w:p w:rsidR="003A09E9" w:rsidRDefault="003A09E9" w:rsidP="0071249C">
            <w:pPr>
              <w:pStyle w:val="Normal2"/>
            </w:pPr>
            <w:r>
              <w:rPr>
                <w:b/>
              </w:rPr>
              <w:t>0.8174</w:t>
            </w:r>
          </w:p>
        </w:tc>
        <w:tc>
          <w:tcPr>
            <w:tcW w:w="1012" w:type="dxa"/>
            <w:shd w:val="clear" w:color="auto" w:fill="auto"/>
          </w:tcPr>
          <w:p w:rsidR="003A09E9" w:rsidRDefault="003A09E9" w:rsidP="0071249C">
            <w:pPr>
              <w:pStyle w:val="Normal2"/>
            </w:pPr>
            <w:r>
              <w:t>0.6521</w:t>
            </w:r>
          </w:p>
        </w:tc>
        <w:tc>
          <w:tcPr>
            <w:tcW w:w="1012" w:type="dxa"/>
            <w:shd w:val="clear" w:color="auto" w:fill="auto"/>
          </w:tcPr>
          <w:p w:rsidR="003A09E9" w:rsidRDefault="003A09E9" w:rsidP="0071249C">
            <w:pPr>
              <w:pStyle w:val="Normal2"/>
            </w:pPr>
            <w:r>
              <w:rPr>
                <w:b/>
              </w:rPr>
              <w:t>0.7255</w:t>
            </w:r>
          </w:p>
        </w:tc>
      </w:tr>
      <w:tr w:rsidR="003A09E9" w:rsidTr="005F28BE">
        <w:tc>
          <w:tcPr>
            <w:tcW w:w="1012" w:type="dxa"/>
            <w:shd w:val="clear" w:color="auto" w:fill="auto"/>
          </w:tcPr>
          <w:p w:rsidR="003A09E9" w:rsidRDefault="003A09E9" w:rsidP="0071249C">
            <w:pPr>
              <w:pStyle w:val="Normal2"/>
            </w:pPr>
            <w:r>
              <w:t>(</w:t>
            </w:r>
            <w:proofErr w:type="spellStart"/>
            <w:r>
              <w:t>rel</w:t>
            </w:r>
            <w:proofErr w:type="spellEnd"/>
            <w:r>
              <w:t xml:space="preserve"> to BP)</w:t>
            </w:r>
          </w:p>
        </w:tc>
        <w:tc>
          <w:tcPr>
            <w:tcW w:w="1012" w:type="dxa"/>
            <w:shd w:val="clear" w:color="auto" w:fill="auto"/>
          </w:tcPr>
          <w:p w:rsidR="003A09E9" w:rsidRDefault="003A09E9" w:rsidP="0071249C">
            <w:pPr>
              <w:pStyle w:val="Normal2"/>
            </w:pPr>
            <w:r>
              <w:t>0.8784</w:t>
            </w:r>
          </w:p>
        </w:tc>
        <w:tc>
          <w:tcPr>
            <w:tcW w:w="1012" w:type="dxa"/>
            <w:shd w:val="clear" w:color="auto" w:fill="auto"/>
          </w:tcPr>
          <w:p w:rsidR="003A09E9" w:rsidRDefault="003A09E9" w:rsidP="0071249C">
            <w:pPr>
              <w:pStyle w:val="Normal2"/>
            </w:pPr>
            <w:r>
              <w:t>0.6661</w:t>
            </w:r>
          </w:p>
        </w:tc>
        <w:tc>
          <w:tcPr>
            <w:tcW w:w="1012" w:type="dxa"/>
            <w:shd w:val="clear" w:color="auto" w:fill="auto"/>
          </w:tcPr>
          <w:p w:rsidR="003A09E9" w:rsidRDefault="003A09E9" w:rsidP="0071249C">
            <w:pPr>
              <w:pStyle w:val="Normal2"/>
            </w:pPr>
            <w:r>
              <w:t>0.7577</w:t>
            </w:r>
          </w:p>
        </w:tc>
        <w:tc>
          <w:tcPr>
            <w:tcW w:w="1012" w:type="dxa"/>
            <w:shd w:val="clear" w:color="auto" w:fill="auto"/>
          </w:tcPr>
          <w:p w:rsidR="003A09E9" w:rsidRDefault="003A09E9" w:rsidP="0071249C">
            <w:pPr>
              <w:pStyle w:val="Normal2"/>
            </w:pPr>
            <w:r>
              <w:t>0.8169</w:t>
            </w:r>
          </w:p>
        </w:tc>
        <w:tc>
          <w:tcPr>
            <w:tcW w:w="1012" w:type="dxa"/>
            <w:shd w:val="clear" w:color="auto" w:fill="auto"/>
          </w:tcPr>
          <w:p w:rsidR="003A09E9" w:rsidRDefault="003A09E9" w:rsidP="0071249C">
            <w:pPr>
              <w:pStyle w:val="Normal2"/>
            </w:pPr>
            <w:r>
              <w:t>0.6004</w:t>
            </w:r>
          </w:p>
        </w:tc>
        <w:tc>
          <w:tcPr>
            <w:tcW w:w="1012" w:type="dxa"/>
            <w:shd w:val="clear" w:color="auto" w:fill="auto"/>
          </w:tcPr>
          <w:p w:rsidR="003A09E9" w:rsidRDefault="003A09E9" w:rsidP="0071249C">
            <w:pPr>
              <w:pStyle w:val="Normal2"/>
            </w:pPr>
            <w:r>
              <w:t>0.6921</w:t>
            </w:r>
          </w:p>
        </w:tc>
      </w:tr>
      <w:tr w:rsidR="003A09E9" w:rsidTr="005F28BE">
        <w:tc>
          <w:tcPr>
            <w:tcW w:w="1012" w:type="dxa"/>
            <w:shd w:val="clear" w:color="auto" w:fill="auto"/>
          </w:tcPr>
          <w:p w:rsidR="003A09E9" w:rsidRDefault="003A09E9" w:rsidP="0071249C">
            <w:pPr>
              <w:pStyle w:val="Normal2"/>
            </w:pPr>
            <w:r>
              <w:t>KB</w:t>
            </w:r>
          </w:p>
        </w:tc>
        <w:tc>
          <w:tcPr>
            <w:tcW w:w="1012" w:type="dxa"/>
            <w:shd w:val="clear" w:color="auto" w:fill="auto"/>
          </w:tcPr>
          <w:p w:rsidR="003A09E9" w:rsidRDefault="003A09E9" w:rsidP="0071249C">
            <w:pPr>
              <w:pStyle w:val="Normal2"/>
            </w:pPr>
            <w:r>
              <w:t>0.2789</w:t>
            </w:r>
          </w:p>
        </w:tc>
        <w:tc>
          <w:tcPr>
            <w:tcW w:w="1012" w:type="dxa"/>
            <w:shd w:val="clear" w:color="auto" w:fill="auto"/>
          </w:tcPr>
          <w:p w:rsidR="003A09E9" w:rsidRDefault="003A09E9" w:rsidP="0071249C">
            <w:pPr>
              <w:pStyle w:val="Normal2"/>
            </w:pPr>
            <w:r>
              <w:t>0.9256</w:t>
            </w:r>
          </w:p>
        </w:tc>
        <w:tc>
          <w:tcPr>
            <w:tcW w:w="1012" w:type="dxa"/>
            <w:shd w:val="clear" w:color="auto" w:fill="auto"/>
          </w:tcPr>
          <w:p w:rsidR="003A09E9" w:rsidRDefault="003A09E9" w:rsidP="0071249C">
            <w:pPr>
              <w:pStyle w:val="Normal2"/>
            </w:pPr>
            <w:r>
              <w:t>0.4286</w:t>
            </w:r>
          </w:p>
        </w:tc>
        <w:tc>
          <w:tcPr>
            <w:tcW w:w="1012" w:type="dxa"/>
            <w:shd w:val="clear" w:color="auto" w:fill="auto"/>
          </w:tcPr>
          <w:p w:rsidR="003A09E9" w:rsidRDefault="003A09E9" w:rsidP="0071249C">
            <w:pPr>
              <w:pStyle w:val="Normal2"/>
            </w:pPr>
            <w:r>
              <w:t>0.2766</w:t>
            </w:r>
          </w:p>
        </w:tc>
        <w:tc>
          <w:tcPr>
            <w:tcW w:w="1012" w:type="dxa"/>
            <w:shd w:val="clear" w:color="auto" w:fill="auto"/>
          </w:tcPr>
          <w:p w:rsidR="003A09E9" w:rsidRDefault="003A09E9" w:rsidP="0071249C">
            <w:pPr>
              <w:pStyle w:val="Normal2"/>
            </w:pPr>
            <w:r>
              <w:t>0.6488</w:t>
            </w:r>
          </w:p>
        </w:tc>
        <w:tc>
          <w:tcPr>
            <w:tcW w:w="1012" w:type="dxa"/>
            <w:shd w:val="clear" w:color="auto" w:fill="auto"/>
          </w:tcPr>
          <w:p w:rsidR="003A09E9" w:rsidRDefault="003A09E9" w:rsidP="0071249C">
            <w:pPr>
              <w:pStyle w:val="Normal2"/>
            </w:pPr>
            <w:r>
              <w:t>0.3879</w:t>
            </w:r>
          </w:p>
        </w:tc>
      </w:tr>
    </w:tbl>
    <w:p w:rsidR="003A09E9" w:rsidRDefault="003A09E9" w:rsidP="0071249C">
      <w:pPr>
        <w:pStyle w:val="Normal2"/>
      </w:pPr>
    </w:p>
    <w:p w:rsidR="003A09E9" w:rsidRPr="00C42871" w:rsidRDefault="003A09E9" w:rsidP="00C42871">
      <w:pPr>
        <w:pStyle w:val="Normal2"/>
      </w:pPr>
      <w:r w:rsidRPr="00C42871">
        <w:rPr>
          <w:lang w:bidi="he-IL"/>
        </w:rPr>
        <w:t xml:space="preserve">The </w:t>
      </w:r>
      <w:proofErr w:type="gramStart"/>
      <w:r w:rsidRPr="00C42871">
        <w:rPr>
          <w:lang w:bidi="he-IL"/>
        </w:rPr>
        <w:t>comparison to the base predicate are</w:t>
      </w:r>
      <w:proofErr w:type="gramEnd"/>
      <w:r w:rsidRPr="00C42871">
        <w:rPr>
          <w:lang w:bidi="he-IL"/>
        </w:rPr>
        <w:t xml:space="preserve"> on the row </w:t>
      </w:r>
      <w:proofErr w:type="spellStart"/>
      <w:r w:rsidRPr="00C42871">
        <w:rPr>
          <w:i/>
          <w:iCs/>
          <w:lang w:bidi="he-IL"/>
        </w:rPr>
        <w:t>rel</w:t>
      </w:r>
      <w:proofErr w:type="spellEnd"/>
      <w:r w:rsidRPr="00C42871">
        <w:rPr>
          <w:i/>
          <w:iCs/>
          <w:lang w:bidi="he-IL"/>
        </w:rPr>
        <w:t xml:space="preserve"> to BP</w:t>
      </w:r>
      <w:r w:rsidRPr="00C42871">
        <w:rPr>
          <w:lang w:bidi="he-IL"/>
        </w:rPr>
        <w:t xml:space="preserve"> (relative to the Base Predicate).</w:t>
      </w:r>
    </w:p>
    <w:p w:rsidR="00C828AD" w:rsidRPr="00C42871" w:rsidRDefault="00C828AD" w:rsidP="001429DD">
      <w:pPr>
        <w:pStyle w:val="Normal2"/>
        <w:rPr>
          <w:ins w:id="1215" w:author="Kathrin Eichler" w:date="2014-12-08T13:07:00Z"/>
        </w:rPr>
        <w:pPrChange w:id="1216" w:author="Kathrin Eichler" w:date="2014-12-08T13:48:00Z">
          <w:pPr>
            <w:pStyle w:val="TextBody0"/>
          </w:pPr>
        </w:pPrChange>
      </w:pPr>
      <w:ins w:id="1217" w:author="Kathrin Eichler" w:date="2014-12-08T13:07:00Z">
        <w:r w:rsidRPr="001429DD">
          <w:rPr>
            <w:rFonts w:hint="eastAsia"/>
            <w:lang w:bidi="he-IL"/>
            <w:rPrChange w:id="1218" w:author="Kathrin Eichler" w:date="2014-12-08T13:48:00Z">
              <w:rPr>
                <w:rFonts w:hint="eastAsia"/>
                <w:color w:val="C5000B"/>
                <w:lang w:bidi="he-IL"/>
              </w:rPr>
            </w:rPrChange>
          </w:rPr>
          <w:t>For both datasets we notice high performance for the</w:t>
        </w:r>
        <w:r w:rsidRPr="00C42871">
          <w:rPr>
            <w:rFonts w:hint="eastAsia"/>
            <w:lang w:bidi="he-IL"/>
          </w:rPr>
          <w:t xml:space="preserve"> keyword-based fixed length fragment annotator </w:t>
        </w:r>
        <w:r w:rsidRPr="00C42871">
          <w:rPr>
            <w:rFonts w:hint="eastAsia"/>
            <w:lang w:bidi="he-IL"/>
          </w:rPr>
          <w:t>–</w:t>
        </w:r>
        <w:r w:rsidRPr="00C42871">
          <w:rPr>
            <w:rFonts w:hint="eastAsia"/>
            <w:lang w:bidi="he-IL"/>
          </w:rPr>
          <w:t xml:space="preserve"> it balances nicely precision and recall. As it only requires token annotation, it is also the fastest and computationally </w:t>
        </w:r>
        <w:r w:rsidRPr="001429DD">
          <w:rPr>
            <w:rFonts w:hint="eastAsia"/>
            <w:lang w:bidi="he-IL"/>
            <w:rPrChange w:id="1219" w:author="Kathrin Eichler" w:date="2014-12-08T13:48:00Z">
              <w:rPr>
                <w:rFonts w:hint="eastAsia"/>
                <w:color w:val="C5000B"/>
                <w:lang w:bidi="he-IL"/>
              </w:rPr>
            </w:rPrChange>
          </w:rPr>
          <w:t>simplest of all those implemented.</w:t>
        </w:r>
        <w:r w:rsidRPr="00C42871">
          <w:rPr>
            <w:rFonts w:hint="eastAsia"/>
            <w:lang w:bidi="he-IL"/>
          </w:rPr>
          <w:t xml:space="preserve"> </w:t>
        </w:r>
      </w:ins>
    </w:p>
    <w:p w:rsidR="003A09E9" w:rsidDel="00C828AD" w:rsidRDefault="003A09E9" w:rsidP="0071249C">
      <w:pPr>
        <w:pStyle w:val="Normal2"/>
        <w:rPr>
          <w:del w:id="1220" w:author="Kathrin Eichler" w:date="2014-12-08T13:07:00Z"/>
        </w:rPr>
      </w:pPr>
      <w:del w:id="1221" w:author="Kathrin Eichler" w:date="2014-12-08T13:07:00Z">
        <w:r w:rsidDel="00C828AD">
          <w:rPr>
            <w:lang w:bidi="he-IL"/>
          </w:rPr>
          <w:delText xml:space="preserve">We notice high performance for both datasets the high performance of the keyword-based fixed length fragment annotator – it balances nicely precision and recall. As it only requires token annotation, it is also the fastest and computationally simpler of all those we tried. </w:delText>
        </w:r>
        <w:bookmarkStart w:id="1222" w:name="_Toc405810008"/>
        <w:bookmarkEnd w:id="1222"/>
      </w:del>
    </w:p>
    <w:p w:rsidR="009C20B3" w:rsidRDefault="009C20B3" w:rsidP="009C20B3">
      <w:pPr>
        <w:pStyle w:val="berschrift3"/>
      </w:pPr>
      <w:bookmarkStart w:id="1223" w:name="_Toc405810009"/>
      <w:r>
        <w:rPr>
          <w:lang w:bidi="he-IL"/>
        </w:rPr>
        <w:t>Modifier Annotation</w:t>
      </w:r>
      <w:bookmarkEnd w:id="1223"/>
    </w:p>
    <w:p w:rsidR="003A09E9" w:rsidRDefault="00073F8F" w:rsidP="0071249C">
      <w:pPr>
        <w:pStyle w:val="Normal2"/>
      </w:pPr>
      <w:proofErr w:type="gramStart"/>
      <w:ins w:id="1224" w:author="Kathrin Eichler" w:date="2014-12-08T13:10:00Z">
        <w:r>
          <w:rPr>
            <w:rFonts w:hint="eastAsia"/>
            <w:lang w:eastAsia="de-DE" w:bidi="he-IL"/>
          </w:rPr>
          <w:t>A subset of the annotated fragments were</w:t>
        </w:r>
        <w:proofErr w:type="gramEnd"/>
        <w:r>
          <w:rPr>
            <w:rFonts w:hint="eastAsia"/>
            <w:lang w:eastAsia="de-DE" w:bidi="he-IL"/>
          </w:rPr>
          <w:t xml:space="preserve"> annotated with modifiers.</w:t>
        </w:r>
        <w:r>
          <w:rPr>
            <w:lang w:eastAsia="de-DE" w:bidi="he-IL"/>
          </w:rPr>
          <w:t xml:space="preserve"> </w:t>
        </w:r>
      </w:ins>
      <w:r w:rsidR="003A09E9">
        <w:rPr>
          <w:lang w:eastAsia="de-DE" w:bidi="he-IL"/>
        </w:rPr>
        <w:t>In annotating modifiers, the target is to mark all words or phrases that can be removed wit</w:t>
      </w:r>
      <w:r w:rsidR="003A09E9">
        <w:rPr>
          <w:lang w:eastAsia="de-DE" w:bidi="he-IL"/>
        </w:rPr>
        <w:t>h</w:t>
      </w:r>
      <w:r w:rsidR="003A09E9">
        <w:rPr>
          <w:lang w:eastAsia="de-DE" w:bidi="he-IL"/>
        </w:rPr>
        <w:t>out significantly changing the meaning of the text fragment. The assumption is that the e</w:t>
      </w:r>
      <w:r w:rsidR="003A09E9">
        <w:rPr>
          <w:lang w:eastAsia="de-DE" w:bidi="he-IL"/>
        </w:rPr>
        <w:t>n</w:t>
      </w:r>
      <w:r w:rsidR="003A09E9">
        <w:rPr>
          <w:lang w:eastAsia="de-DE" w:bidi="he-IL"/>
        </w:rPr>
        <w:t>tailment relation will hold between versions of the text fragment with sets of modifiers differing by one. The first i</w:t>
      </w:r>
      <w:r w:rsidR="003A09E9">
        <w:rPr>
          <w:lang w:eastAsia="de-DE" w:bidi="he-IL"/>
        </w:rPr>
        <w:t>m</w:t>
      </w:r>
      <w:r w:rsidR="003A09E9">
        <w:rPr>
          <w:lang w:eastAsia="de-DE" w:bidi="he-IL"/>
        </w:rPr>
        <w:t>plementation for modifier annotators marked all adverbs as mod</w:t>
      </w:r>
      <w:r w:rsidR="003A09E9">
        <w:rPr>
          <w:lang w:eastAsia="de-DE" w:bidi="he-IL"/>
        </w:rPr>
        <w:t>i</w:t>
      </w:r>
      <w:r w:rsidR="003A09E9">
        <w:rPr>
          <w:lang w:eastAsia="de-DE" w:bidi="he-IL"/>
        </w:rPr>
        <w:t>fiers, because at a first and superficial look, they do add detail to the sentence, but not of a nature that influences the overall meaning of the sentence. In the next step we added adje</w:t>
      </w:r>
      <w:r w:rsidR="003A09E9">
        <w:rPr>
          <w:lang w:eastAsia="de-DE" w:bidi="he-IL"/>
        </w:rPr>
        <w:t>c</w:t>
      </w:r>
      <w:r w:rsidR="003A09E9">
        <w:rPr>
          <w:lang w:eastAsia="de-DE" w:bidi="he-IL"/>
        </w:rPr>
        <w:t>tives to the modifier pool, following the shallow observation that most adjectives are predic</w:t>
      </w:r>
      <w:r w:rsidR="003A09E9">
        <w:rPr>
          <w:lang w:eastAsia="de-DE" w:bidi="he-IL"/>
        </w:rPr>
        <w:t>a</w:t>
      </w:r>
      <w:r w:rsidR="003A09E9">
        <w:rPr>
          <w:lang w:eastAsia="de-DE" w:bidi="he-IL"/>
        </w:rPr>
        <w:t xml:space="preserve">tive, but do not change the </w:t>
      </w:r>
      <w:r w:rsidR="003A09E9" w:rsidRPr="00C42871">
        <w:rPr>
          <w:lang w:eastAsia="de-DE" w:bidi="he-IL"/>
        </w:rPr>
        <w:t xml:space="preserve">meaning of the compound they are part of – a </w:t>
      </w:r>
      <w:r w:rsidR="003A09E9" w:rsidRPr="00C42871">
        <w:rPr>
          <w:i/>
          <w:iCs/>
          <w:lang w:eastAsia="de-DE" w:bidi="he-IL"/>
        </w:rPr>
        <w:t>blue book</w:t>
      </w:r>
      <w:r w:rsidR="003A09E9" w:rsidRPr="00C42871">
        <w:rPr>
          <w:lang w:eastAsia="de-DE" w:bidi="he-IL"/>
        </w:rPr>
        <w:t xml:space="preserve"> is always a </w:t>
      </w:r>
      <w:r w:rsidR="003A09E9" w:rsidRPr="00C42871">
        <w:rPr>
          <w:i/>
          <w:iCs/>
          <w:lang w:eastAsia="de-DE" w:bidi="he-IL"/>
        </w:rPr>
        <w:t>book</w:t>
      </w:r>
      <w:r w:rsidR="003A09E9" w:rsidRPr="00C42871">
        <w:rPr>
          <w:lang w:eastAsia="de-DE" w:bidi="he-IL"/>
        </w:rPr>
        <w:t xml:space="preserve">. </w:t>
      </w:r>
      <w:ins w:id="1225" w:author="Kathrin Eichler" w:date="2014-12-08T13:07:00Z">
        <w:r w:rsidR="00FB5F1D" w:rsidRPr="00C42871">
          <w:rPr>
            <w:rFonts w:hint="eastAsia"/>
            <w:lang w:eastAsia="de-DE" w:bidi="he-IL"/>
          </w:rPr>
          <w:t xml:space="preserve">And in the last phase we added prepositional phrases, many of </w:t>
        </w:r>
        <w:r w:rsidR="00FB5F1D" w:rsidRPr="001429DD">
          <w:rPr>
            <w:rFonts w:hint="eastAsia"/>
            <w:lang w:eastAsia="de-DE" w:bidi="he-IL"/>
            <w:rPrChange w:id="1226" w:author="Kathrin Eichler" w:date="2014-12-08T13:48:00Z">
              <w:rPr>
                <w:rFonts w:hint="eastAsia"/>
                <w:color w:val="C5000B"/>
                <w:lang w:eastAsia="de-DE" w:bidi="he-IL"/>
              </w:rPr>
            </w:rPrChange>
          </w:rPr>
          <w:t>which</w:t>
        </w:r>
        <w:r w:rsidR="00FB5F1D" w:rsidRPr="00C42871">
          <w:rPr>
            <w:rFonts w:hint="eastAsia"/>
            <w:lang w:eastAsia="de-DE" w:bidi="he-IL"/>
          </w:rPr>
          <w:t xml:space="preserve"> add temporal or location details </w:t>
        </w:r>
        <w:r w:rsidR="00FB5F1D" w:rsidRPr="001429DD">
          <w:rPr>
            <w:rFonts w:hint="eastAsia"/>
            <w:lang w:eastAsia="de-DE" w:bidi="he-IL"/>
            <w:rPrChange w:id="1227" w:author="Kathrin Eichler" w:date="2014-12-08T13:48:00Z">
              <w:rPr>
                <w:rFonts w:hint="eastAsia"/>
                <w:color w:val="C5000B"/>
                <w:lang w:eastAsia="de-DE" w:bidi="he-IL"/>
              </w:rPr>
            </w:rPrChange>
          </w:rPr>
          <w:t>that</w:t>
        </w:r>
        <w:r w:rsidR="00FB5F1D" w:rsidRPr="00C42871">
          <w:rPr>
            <w:rFonts w:hint="eastAsia"/>
            <w:lang w:eastAsia="de-DE" w:bidi="he-IL"/>
          </w:rPr>
          <w:t xml:space="preserve"> can be omitted </w:t>
        </w:r>
        <w:r w:rsidR="00FB5F1D" w:rsidRPr="001429DD">
          <w:rPr>
            <w:rFonts w:hint="eastAsia"/>
            <w:lang w:eastAsia="de-DE" w:bidi="he-IL"/>
            <w:rPrChange w:id="1228" w:author="Kathrin Eichler" w:date="2014-12-08T13:48:00Z">
              <w:rPr>
                <w:rFonts w:hint="eastAsia"/>
                <w:color w:val="C5000B"/>
                <w:lang w:eastAsia="de-DE" w:bidi="he-IL"/>
              </w:rPr>
            </w:rPrChange>
          </w:rPr>
          <w:t>without altering the meaning of the remaining fragment,</w:t>
        </w:r>
        <w:r w:rsidR="00FB5F1D" w:rsidRPr="00C42871">
          <w:rPr>
            <w:rFonts w:hint="eastAsia"/>
            <w:lang w:eastAsia="de-DE" w:bidi="he-IL"/>
          </w:rPr>
          <w:t xml:space="preserve"> as in the exa</w:t>
        </w:r>
        <w:r w:rsidR="00FB5F1D" w:rsidRPr="00C42871">
          <w:rPr>
            <w:rFonts w:hint="eastAsia"/>
            <w:lang w:eastAsia="de-DE" w:bidi="he-IL"/>
          </w:rPr>
          <w:t>m</w:t>
        </w:r>
        <w:r w:rsidR="00FB5F1D" w:rsidRPr="00C42871">
          <w:rPr>
            <w:rFonts w:hint="eastAsia"/>
            <w:lang w:eastAsia="de-DE" w:bidi="he-IL"/>
          </w:rPr>
          <w:t>ple:</w:t>
        </w:r>
      </w:ins>
      <w:del w:id="1229" w:author="Kathrin Eichler" w:date="2014-12-08T13:07:00Z">
        <w:r w:rsidR="003A09E9" w:rsidRPr="00C42871" w:rsidDel="00FB5F1D">
          <w:rPr>
            <w:lang w:eastAsia="de-DE" w:bidi="he-IL"/>
          </w:rPr>
          <w:delText>And in the last phase we added prepositional phrases, many of of add temporal or loc</w:delText>
        </w:r>
        <w:r w:rsidR="003A09E9" w:rsidRPr="00C42871" w:rsidDel="00FB5F1D">
          <w:rPr>
            <w:lang w:eastAsia="de-DE" w:bidi="he-IL"/>
          </w:rPr>
          <w:delText>a</w:delText>
        </w:r>
        <w:r w:rsidR="003A09E9" w:rsidRPr="00C42871" w:rsidDel="00FB5F1D">
          <w:rPr>
            <w:lang w:eastAsia="de-DE" w:bidi="he-IL"/>
          </w:rPr>
          <w:delText>tion details, but which can be omitted without catastrophic consequences, as in the e</w:delText>
        </w:r>
        <w:r w:rsidR="003A09E9" w:rsidRPr="00C42871" w:rsidDel="00FB5F1D">
          <w:rPr>
            <w:lang w:eastAsia="de-DE" w:bidi="he-IL"/>
          </w:rPr>
          <w:delText>x</w:delText>
        </w:r>
        <w:r w:rsidR="003A09E9" w:rsidRPr="00C42871" w:rsidDel="00FB5F1D">
          <w:rPr>
            <w:lang w:eastAsia="de-DE" w:bidi="he-IL"/>
          </w:rPr>
          <w:delText>ample</w:delText>
        </w:r>
      </w:del>
      <w:r w:rsidR="003A09E9" w:rsidRPr="00C42871">
        <w:rPr>
          <w:lang w:eastAsia="de-DE" w:bidi="he-IL"/>
        </w:rPr>
        <w:t xml:space="preserve">: </w:t>
      </w:r>
      <w:r w:rsidR="003A09E9" w:rsidRPr="00C42871">
        <w:rPr>
          <w:i/>
          <w:iCs/>
          <w:lang w:eastAsia="de-DE" w:bidi="he-IL"/>
        </w:rPr>
        <w:t xml:space="preserve">I took the train </w:t>
      </w:r>
      <w:r w:rsidR="003A09E9" w:rsidRPr="00C42871">
        <w:rPr>
          <w:i/>
          <w:iCs/>
          <w:u w:val="single"/>
          <w:lang w:eastAsia="de-DE" w:bidi="he-IL"/>
        </w:rPr>
        <w:t>to Rome</w:t>
      </w:r>
      <w:r w:rsidR="003A09E9" w:rsidRPr="00C42871">
        <w:rPr>
          <w:i/>
          <w:iCs/>
          <w:lang w:eastAsia="de-DE" w:bidi="he-IL"/>
        </w:rPr>
        <w:t xml:space="preserve"> </w:t>
      </w:r>
      <w:r w:rsidR="003A09E9" w:rsidRPr="00C42871">
        <w:rPr>
          <w:i/>
          <w:iCs/>
          <w:u w:val="single"/>
          <w:lang w:eastAsia="de-DE" w:bidi="he-IL"/>
        </w:rPr>
        <w:t>in the morning.</w:t>
      </w:r>
      <w:r w:rsidR="003A09E9" w:rsidRPr="00C42871">
        <w:rPr>
          <w:i/>
          <w:iCs/>
          <w:lang w:eastAsia="de-DE" w:bidi="he-IL"/>
        </w:rPr>
        <w:t xml:space="preserve"> </w:t>
      </w:r>
      <w:r w:rsidR="003A09E9" w:rsidRPr="00C42871">
        <w:rPr>
          <w:lang w:eastAsia="de-DE" w:bidi="he-IL"/>
        </w:rPr>
        <w:t>(</w:t>
      </w:r>
      <w:proofErr w:type="gramStart"/>
      <w:r w:rsidR="003A09E9" w:rsidRPr="00C42871">
        <w:rPr>
          <w:lang w:eastAsia="de-DE" w:bidi="he-IL"/>
        </w:rPr>
        <w:t>the</w:t>
      </w:r>
      <w:proofErr w:type="gramEnd"/>
      <w:r w:rsidR="003A09E9" w:rsidRPr="00C42871">
        <w:rPr>
          <w:lang w:eastAsia="de-DE" w:bidi="he-IL"/>
        </w:rPr>
        <w:t xml:space="preserve"> “removable” modifiers are underlined) implies that </w:t>
      </w:r>
      <w:r w:rsidR="003A09E9" w:rsidRPr="00C42871">
        <w:rPr>
          <w:i/>
          <w:iCs/>
          <w:lang w:eastAsia="de-DE" w:bidi="he-IL"/>
        </w:rPr>
        <w:t>I took the train.</w:t>
      </w:r>
      <w:r w:rsidR="003A09E9" w:rsidRPr="00C42871">
        <w:rPr>
          <w:lang w:eastAsia="de-DE" w:bidi="he-IL"/>
        </w:rPr>
        <w:t xml:space="preserve"> </w:t>
      </w:r>
    </w:p>
    <w:p w:rsidR="003A09E9" w:rsidRDefault="003A09E9" w:rsidP="0071249C">
      <w:pPr>
        <w:pStyle w:val="Normal2"/>
      </w:pPr>
      <w:r>
        <w:rPr>
          <w:lang w:eastAsia="de-DE" w:bidi="he-IL"/>
        </w:rPr>
        <w:lastRenderedPageBreak/>
        <w:t xml:space="preserve">This view of modifiers is of course overly simplistic, and on proper inspection the issue of modifier “removability” is a hard one. Our additional investigations into this matter have not materialized into an implementation for the transduction layer yet. </w:t>
      </w:r>
    </w:p>
    <w:p w:rsidR="003A09E9" w:rsidRDefault="003A09E9" w:rsidP="0071249C">
      <w:pPr>
        <w:pStyle w:val="Normal2"/>
      </w:pPr>
      <w:r>
        <w:t>The difficulty of annotating modifiers is further increased when processing industrial data, due to spelling and grammatical errors, as the following examples illustrate. Gold standard modifiers are highlighted in blue, fragments are underlined, and keywords are in bold.</w:t>
      </w:r>
    </w:p>
    <w:p w:rsidR="003A09E9" w:rsidRDefault="003A09E9" w:rsidP="0071249C">
      <w:pPr>
        <w:pStyle w:val="Normal2"/>
      </w:pPr>
    </w:p>
    <w:p w:rsidR="003A09E9" w:rsidRDefault="003A09E9" w:rsidP="0071249C">
      <w:pPr>
        <w:pStyle w:val="Normal2"/>
        <w:ind w:left="720"/>
      </w:pPr>
      <w:r>
        <w:t xml:space="preserve">(NICE) + Smiling and courteous staff. Clean toilets. </w:t>
      </w:r>
      <w:proofErr w:type="gramStart"/>
      <w:r>
        <w:t>Efficient processing.</w:t>
      </w:r>
      <w:proofErr w:type="gramEnd"/>
      <w:r>
        <w:t xml:space="preserve"> Good sig</w:t>
      </w:r>
      <w:r>
        <w:t>n</w:t>
      </w:r>
      <w:r>
        <w:t xml:space="preserve">age. - </w:t>
      </w:r>
      <w:r>
        <w:rPr>
          <w:u w:val="single"/>
        </w:rPr>
        <w:t>Ticket was expensive</w:t>
      </w:r>
      <w:r>
        <w:t xml:space="preserve">. </w:t>
      </w:r>
      <w:r>
        <w:rPr>
          <w:u w:val="single"/>
        </w:rPr>
        <w:t xml:space="preserve">Passageway </w:t>
      </w:r>
      <w:r>
        <w:rPr>
          <w:color w:val="0047FF"/>
          <w:u w:val="single"/>
        </w:rPr>
        <w:t>within train</w:t>
      </w:r>
      <w:r>
        <w:rPr>
          <w:u w:val="single"/>
        </w:rPr>
        <w:t xml:space="preserve"> too narrow </w:t>
      </w:r>
      <w:r>
        <w:rPr>
          <w:color w:val="0047FF"/>
          <w:u w:val="single"/>
        </w:rPr>
        <w:t>for people to get through with luggage</w:t>
      </w:r>
      <w:r>
        <w:t>, limited luggage space so would not recommend if travelling with large</w:t>
      </w:r>
    </w:p>
    <w:p w:rsidR="003A09E9" w:rsidRDefault="003A09E9" w:rsidP="0071249C">
      <w:pPr>
        <w:pStyle w:val="Normal2"/>
      </w:pPr>
    </w:p>
    <w:p w:rsidR="003A09E9" w:rsidRDefault="003A09E9" w:rsidP="0071249C">
      <w:pPr>
        <w:pStyle w:val="Normal2"/>
        <w:ind w:left="720"/>
      </w:pPr>
      <w:r>
        <w:t xml:space="preserve">(ALMA) Non ci credo! </w:t>
      </w:r>
      <w:proofErr w:type="spellStart"/>
      <w:r>
        <w:t>Ho</w:t>
      </w:r>
      <w:proofErr w:type="spellEnd"/>
      <w:r>
        <w:t xml:space="preserve"> </w:t>
      </w:r>
      <w:proofErr w:type="spellStart"/>
      <w:r>
        <w:t>aderito</w:t>
      </w:r>
      <w:proofErr w:type="spellEnd"/>
      <w:r>
        <w:t xml:space="preserve"> ad </w:t>
      </w:r>
      <w:proofErr w:type="spellStart"/>
      <w:r>
        <w:t>un'offerta</w:t>
      </w:r>
      <w:proofErr w:type="spellEnd"/>
      <w:r>
        <w:t xml:space="preserve"> simile di TELEFONIAX </w:t>
      </w:r>
      <w:proofErr w:type="spellStart"/>
      <w:r>
        <w:t>anni</w:t>
      </w:r>
      <w:proofErr w:type="spellEnd"/>
      <w:r>
        <w:t xml:space="preserve"> </w:t>
      </w:r>
      <w:proofErr w:type="spellStart"/>
      <w:r>
        <w:t>fa</w:t>
      </w:r>
      <w:proofErr w:type="spellEnd"/>
      <w:r>
        <w:t xml:space="preserve"> e </w:t>
      </w:r>
      <w:r>
        <w:rPr>
          <w:u w:val="single"/>
        </w:rPr>
        <w:t xml:space="preserve">QUANTO PROMESSO </w:t>
      </w:r>
      <w:proofErr w:type="spellStart"/>
      <w:r>
        <w:rPr>
          <w:b/>
          <w:u w:val="single"/>
        </w:rPr>
        <w:t>nel'offerta</w:t>
      </w:r>
      <w:proofErr w:type="spellEnd"/>
      <w:r>
        <w:rPr>
          <w:b/>
          <w:u w:val="single"/>
        </w:rPr>
        <w:t xml:space="preserve"> </w:t>
      </w:r>
      <w:proofErr w:type="spellStart"/>
      <w:r>
        <w:rPr>
          <w:color w:val="0047FF"/>
          <w:u w:val="single"/>
        </w:rPr>
        <w:t>commerciale</w:t>
      </w:r>
      <w:proofErr w:type="spellEnd"/>
      <w:r>
        <w:rPr>
          <w:u w:val="single"/>
        </w:rPr>
        <w:t xml:space="preserve"> NON E' </w:t>
      </w:r>
      <w:r>
        <w:rPr>
          <w:color w:val="0047FF"/>
          <w:u w:val="single"/>
        </w:rPr>
        <w:t>MAI</w:t>
      </w:r>
      <w:r>
        <w:rPr>
          <w:u w:val="single"/>
        </w:rPr>
        <w:t xml:space="preserve"> STATO MANTENUTO </w:t>
      </w:r>
      <w:proofErr w:type="spellStart"/>
      <w:r>
        <w:rPr>
          <w:color w:val="0047FF"/>
          <w:u w:val="single"/>
        </w:rPr>
        <w:t>malgrado</w:t>
      </w:r>
      <w:proofErr w:type="spellEnd"/>
      <w:r>
        <w:rPr>
          <w:color w:val="0047FF"/>
          <w:u w:val="single"/>
        </w:rPr>
        <w:t xml:space="preserve"> </w:t>
      </w:r>
      <w:proofErr w:type="spellStart"/>
      <w:r>
        <w:rPr>
          <w:color w:val="0047FF"/>
          <w:u w:val="single"/>
        </w:rPr>
        <w:t>diversi</w:t>
      </w:r>
      <w:proofErr w:type="spellEnd"/>
      <w:r>
        <w:rPr>
          <w:color w:val="0047FF"/>
          <w:u w:val="single"/>
        </w:rPr>
        <w:t xml:space="preserve"> </w:t>
      </w:r>
      <w:proofErr w:type="spellStart"/>
      <w:r>
        <w:rPr>
          <w:color w:val="0047FF"/>
          <w:u w:val="single"/>
        </w:rPr>
        <w:t>solleciti</w:t>
      </w:r>
      <w:proofErr w:type="spellEnd"/>
      <w:proofErr w:type="gramStart"/>
      <w:r>
        <w:t>..</w:t>
      </w:r>
      <w:proofErr w:type="gramEnd"/>
      <w:r>
        <w:t xml:space="preserve"> </w:t>
      </w:r>
      <w:proofErr w:type="gramStart"/>
      <w:r>
        <w:t>a</w:t>
      </w:r>
      <w:proofErr w:type="gramEnd"/>
      <w:r>
        <w:t xml:space="preserve"> Roma la </w:t>
      </w:r>
      <w:proofErr w:type="spellStart"/>
      <w:r>
        <w:t>chiamano</w:t>
      </w:r>
      <w:proofErr w:type="spellEnd"/>
      <w:r>
        <w:t xml:space="preserve"> “sola”..</w:t>
      </w:r>
    </w:p>
    <w:p w:rsidR="003A09E9" w:rsidRDefault="003A09E9" w:rsidP="0071249C">
      <w:pPr>
        <w:pStyle w:val="Normal2"/>
      </w:pPr>
    </w:p>
    <w:p w:rsidR="003A09E9" w:rsidRDefault="003A09E9" w:rsidP="0071249C">
      <w:pPr>
        <w:pStyle w:val="Normal2"/>
      </w:pPr>
      <w:r>
        <w:rPr>
          <w:lang w:eastAsia="de-DE" w:bidi="he-IL"/>
        </w:rPr>
        <w:t>The tables below show the evaluation in terms of micro Recall, Precision and F-score – we computed overall true positive, true negative, false positive and false negative scores by ver</w:t>
      </w:r>
      <w:r>
        <w:rPr>
          <w:lang w:eastAsia="de-DE" w:bidi="he-IL"/>
        </w:rPr>
        <w:t>i</w:t>
      </w:r>
      <w:r>
        <w:rPr>
          <w:lang w:eastAsia="de-DE" w:bidi="he-IL"/>
        </w:rPr>
        <w:t>fying the gold standard and automatic annotation for each token (belongs to a modifier or not).</w:t>
      </w:r>
    </w:p>
    <w:p w:rsidR="003A09E9" w:rsidRDefault="003A09E9" w:rsidP="0071249C">
      <w:pPr>
        <w:pStyle w:val="Normal2"/>
      </w:pPr>
      <w:r>
        <w:rPr>
          <w:lang w:eastAsia="de-DE" w:bidi="he-IL"/>
        </w:rPr>
        <w:t xml:space="preserve">Because modifiers are only annotated inside fragments, we include results obtained with different fragment annotations: </w:t>
      </w:r>
    </w:p>
    <w:p w:rsidR="006064C3" w:rsidRPr="00C42871" w:rsidRDefault="003A09E9" w:rsidP="0071249C">
      <w:pPr>
        <w:pStyle w:val="Normal2"/>
        <w:numPr>
          <w:ilvl w:val="0"/>
          <w:numId w:val="100"/>
        </w:numPr>
      </w:pPr>
      <w:proofErr w:type="gramStart"/>
      <w:r w:rsidRPr="00C42871">
        <w:rPr>
          <w:lang w:eastAsia="de-DE" w:bidi="he-IL"/>
        </w:rPr>
        <w:t>sentences-as-fragments</w:t>
      </w:r>
      <w:proofErr w:type="gramEnd"/>
      <w:r w:rsidRPr="00C42871">
        <w:rPr>
          <w:lang w:eastAsia="de-DE" w:bidi="he-IL"/>
        </w:rPr>
        <w:t xml:space="preserve"> – this annotator has 100% recall in terms of fragments, and would give the best estimation for each </w:t>
      </w:r>
      <w:ins w:id="1230" w:author="Kathrin Eichler" w:date="2014-12-08T13:08:00Z">
        <w:r w:rsidR="00EB1CF5" w:rsidRPr="001429DD">
          <w:rPr>
            <w:rFonts w:hint="eastAsia"/>
            <w:lang w:eastAsia="de-DE" w:bidi="he-IL"/>
            <w:rPrChange w:id="1231" w:author="Kathrin Eichler" w:date="2014-12-08T13:49:00Z">
              <w:rPr>
                <w:rFonts w:hint="eastAsia"/>
                <w:color w:val="C5000B"/>
                <w:lang w:eastAsia="de-DE" w:bidi="he-IL"/>
              </w:rPr>
            </w:rPrChange>
          </w:rPr>
          <w:t>method's</w:t>
        </w:r>
        <w:r w:rsidR="00EB1CF5" w:rsidRPr="00C42871">
          <w:rPr>
            <w:rFonts w:hint="eastAsia"/>
            <w:lang w:eastAsia="de-DE" w:bidi="he-IL"/>
          </w:rPr>
          <w:t xml:space="preserve"> </w:t>
        </w:r>
      </w:ins>
      <w:del w:id="1232" w:author="Kathrin Eichler" w:date="2014-12-08T13:08:00Z">
        <w:r w:rsidRPr="00C42871" w:rsidDel="00EB1CF5">
          <w:rPr>
            <w:lang w:eastAsia="de-DE" w:bidi="he-IL"/>
          </w:rPr>
          <w:delText xml:space="preserve">methods </w:delText>
        </w:r>
      </w:del>
      <w:r w:rsidRPr="00C42871">
        <w:rPr>
          <w:lang w:eastAsia="de-DE" w:bidi="he-IL"/>
        </w:rPr>
        <w:t>recall potential.</w:t>
      </w:r>
    </w:p>
    <w:p w:rsidR="006064C3" w:rsidRDefault="003A09E9" w:rsidP="0071249C">
      <w:pPr>
        <w:pStyle w:val="Normal2"/>
        <w:numPr>
          <w:ilvl w:val="0"/>
          <w:numId w:val="100"/>
        </w:numPr>
      </w:pPr>
      <w:r>
        <w:rPr>
          <w:lang w:eastAsia="de-DE" w:bidi="he-IL"/>
        </w:rPr>
        <w:t>KBFL6 – the best performing fragment annotator – would give us a realistic estim</w:t>
      </w:r>
      <w:r>
        <w:rPr>
          <w:lang w:eastAsia="de-DE" w:bidi="he-IL"/>
        </w:rPr>
        <w:t>a</w:t>
      </w:r>
      <w:r>
        <w:rPr>
          <w:lang w:eastAsia="de-DE" w:bidi="he-IL"/>
        </w:rPr>
        <w:t>tion of the performance of the modifier annotators in the “real world” setting</w:t>
      </w:r>
    </w:p>
    <w:p w:rsidR="003A09E9" w:rsidRDefault="003A09E9" w:rsidP="0071249C">
      <w:pPr>
        <w:pStyle w:val="Normal2"/>
        <w:numPr>
          <w:ilvl w:val="0"/>
          <w:numId w:val="100"/>
        </w:numPr>
      </w:pPr>
      <w:r>
        <w:rPr>
          <w:lang w:eastAsia="de-DE" w:bidi="he-IL"/>
        </w:rPr>
        <w:t>GS – the gold standard – we used the gold standard fragment annotation to give us the best estimate of the performance of the modifier annotators in terms of precision.</w:t>
      </w:r>
    </w:p>
    <w:p w:rsidR="003A09E9" w:rsidRDefault="003A09E9" w:rsidP="0071249C">
      <w:pPr>
        <w:pStyle w:val="Normal2"/>
      </w:pPr>
    </w:p>
    <w:p w:rsidR="003A09E9" w:rsidRPr="00C42871" w:rsidRDefault="003A09E9" w:rsidP="00C42871">
      <w:pPr>
        <w:pStyle w:val="Normal2"/>
        <w:rPr>
          <w:lang w:val="en-US"/>
        </w:rPr>
      </w:pPr>
      <w:r w:rsidRPr="00C42871">
        <w:rPr>
          <w:lang w:eastAsia="de-DE" w:bidi="he-IL"/>
        </w:rPr>
        <w:t>We also tried to estimate the influence of negations, more specifically their scope, on the modifier candidates. The lines “adv</w:t>
      </w:r>
      <w:proofErr w:type="gramStart"/>
      <w:r w:rsidRPr="00C42871">
        <w:rPr>
          <w:lang w:eastAsia="de-DE" w:bidi="he-IL"/>
        </w:rPr>
        <w:t>,adj,</w:t>
      </w:r>
      <w:proofErr w:type="spellStart"/>
      <w:r w:rsidRPr="00C42871">
        <w:rPr>
          <w:lang w:eastAsia="de-DE" w:bidi="he-IL"/>
        </w:rPr>
        <w:t>pp</w:t>
      </w:r>
      <w:proofErr w:type="spellEnd"/>
      <w:proofErr w:type="gramEnd"/>
      <w:r w:rsidRPr="00C42871">
        <w:rPr>
          <w:lang w:eastAsia="de-DE" w:bidi="he-IL"/>
        </w:rPr>
        <w:t>,-</w:t>
      </w:r>
      <w:proofErr w:type="spellStart"/>
      <w:r w:rsidRPr="00C42871">
        <w:rPr>
          <w:lang w:eastAsia="de-DE" w:bidi="he-IL"/>
        </w:rPr>
        <w:t>neg</w:t>
      </w:r>
      <w:proofErr w:type="spellEnd"/>
      <w:r w:rsidRPr="00C42871">
        <w:rPr>
          <w:lang w:eastAsia="de-DE" w:bidi="he-IL"/>
        </w:rPr>
        <w:t>” annotate adverbs, adjectives, prepositional phrases only if they do not fall in the scope of a negation.</w:t>
      </w:r>
      <w:ins w:id="1233" w:author="Kathrin Eichler" w:date="2014-12-08T13:08:00Z">
        <w:r w:rsidR="00BA20D2" w:rsidRPr="001429DD">
          <w:rPr>
            <w:rFonts w:hint="eastAsia"/>
            <w:lang w:eastAsia="de-DE" w:bidi="he-IL"/>
            <w:rPrChange w:id="1234" w:author="Kathrin Eichler" w:date="2014-12-08T13:49:00Z">
              <w:rPr>
                <w:rFonts w:hint="eastAsia"/>
                <w:color w:val="C5000B"/>
                <w:lang w:eastAsia="de-DE" w:bidi="he-IL"/>
              </w:rPr>
            </w:rPrChange>
          </w:rPr>
          <w:t xml:space="preserve"> </w:t>
        </w:r>
        <w:r w:rsidR="00BA20D2" w:rsidRPr="001429DD">
          <w:rPr>
            <w:rFonts w:hint="eastAsia"/>
            <w:lang w:eastAsia="de-DE" w:bidi="he-IL"/>
            <w:rPrChange w:id="1235" w:author="Kathrin Eichler" w:date="2014-12-08T13:49:00Z">
              <w:rPr>
                <w:rFonts w:hint="eastAsia"/>
                <w:color w:val="C5000B"/>
                <w:lang w:eastAsia="de-DE" w:bidi="he-IL"/>
              </w:rPr>
            </w:rPrChange>
          </w:rPr>
          <w:t xml:space="preserve">The results show that avoiding </w:t>
        </w:r>
        <w:r w:rsidR="00BA20D2" w:rsidRPr="001429DD">
          <w:rPr>
            <w:rFonts w:hint="eastAsia"/>
            <w:lang w:eastAsia="de-DE" w:bidi="he-IL"/>
            <w:rPrChange w:id="1236" w:author="Kathrin Eichler" w:date="2014-12-08T13:49:00Z">
              <w:rPr>
                <w:rFonts w:hint="eastAsia"/>
                <w:color w:val="C5000B"/>
                <w:lang w:eastAsia="de-DE" w:bidi="he-IL"/>
              </w:rPr>
            </w:rPrChange>
          </w:rPr>
          <w:lastRenderedPageBreak/>
          <w:t>modifiers in the scope of a negation leads to an increase in precision, with a slight recall drop.</w:t>
        </w:r>
      </w:ins>
    </w:p>
    <w:p w:rsidR="00510526" w:rsidRPr="00C42871" w:rsidRDefault="00510526" w:rsidP="001429DD">
      <w:pPr>
        <w:pStyle w:val="Normal2"/>
        <w:rPr>
          <w:ins w:id="1237" w:author="Kathrin Eichler" w:date="2014-12-08T13:11:00Z"/>
        </w:rPr>
        <w:pPrChange w:id="1238" w:author="Kathrin Eichler" w:date="2014-12-08T13:49:00Z">
          <w:pPr>
            <w:pStyle w:val="TextBody0"/>
          </w:pPr>
        </w:pPrChange>
      </w:pPr>
      <w:ins w:id="1239" w:author="Kathrin Eichler" w:date="2014-12-08T13:11:00Z">
        <w:r w:rsidRPr="00C42871">
          <w:rPr>
            <w:rFonts w:hint="eastAsia"/>
            <w:lang w:eastAsia="de-DE" w:bidi="he-IL"/>
          </w:rPr>
          <w:t xml:space="preserve">Within the ALMA data there were 538 tokens belonging to one of 181 modifiers (an average of 2.97 tokens per modifier). </w:t>
        </w:r>
      </w:ins>
    </w:p>
    <w:p w:rsidR="00510526" w:rsidRPr="00C42871" w:rsidRDefault="00510526" w:rsidP="001429DD">
      <w:pPr>
        <w:pStyle w:val="Normal2"/>
        <w:rPr>
          <w:ins w:id="1240" w:author="Kathrin Eichler" w:date="2014-12-08T13:11:00Z"/>
          <w:rFonts w:hint="eastAsia"/>
        </w:rPr>
        <w:pPrChange w:id="1241" w:author="Kathrin Eichler" w:date="2014-12-08T13:49: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510526" w:rsidTr="00510526">
        <w:trPr>
          <w:ins w:id="1242" w:author="Kathrin Eichler" w:date="2014-12-08T13:11:00Z"/>
        </w:trPr>
        <w:tc>
          <w:tcPr>
            <w:tcW w:w="806" w:type="dxa"/>
            <w:shd w:val="clear" w:color="auto" w:fill="FFFFFF"/>
            <w:hideMark/>
          </w:tcPr>
          <w:p w:rsidR="00510526" w:rsidRDefault="00510526" w:rsidP="0041759B">
            <w:pPr>
              <w:pStyle w:val="Normal2"/>
              <w:rPr>
                <w:ins w:id="1243" w:author="Kathrin Eichler" w:date="2014-12-08T13:11:00Z"/>
                <w:lang w:val="en-US" w:bidi="hi-IN"/>
              </w:rPr>
              <w:pPrChange w:id="1244" w:author="Kathrin Eichler" w:date="2014-12-08T17:10:00Z">
                <w:pPr>
                  <w:pStyle w:val="TextBody0"/>
                </w:pPr>
              </w:pPrChange>
            </w:pPr>
            <w:ins w:id="1245" w:author="Kathrin Eichler" w:date="2014-12-08T13:11:00Z">
              <w:r>
                <w:rPr>
                  <w:rFonts w:hint="eastAsia"/>
                  <w:lang w:eastAsia="de-DE" w:bidi="he-IL"/>
                </w:rPr>
                <w:t>Frag.</w:t>
              </w:r>
            </w:ins>
          </w:p>
        </w:tc>
        <w:tc>
          <w:tcPr>
            <w:tcW w:w="1672" w:type="dxa"/>
            <w:shd w:val="clear" w:color="auto" w:fill="FFFFFF"/>
            <w:hideMark/>
          </w:tcPr>
          <w:p w:rsidR="00510526" w:rsidRDefault="00510526" w:rsidP="0041759B">
            <w:pPr>
              <w:pStyle w:val="Normal2"/>
              <w:rPr>
                <w:ins w:id="1246" w:author="Kathrin Eichler" w:date="2014-12-08T13:11:00Z"/>
                <w:lang w:val="en-US" w:bidi="hi-IN"/>
              </w:rPr>
              <w:pPrChange w:id="1247" w:author="Kathrin Eichler" w:date="2014-12-08T17:10:00Z">
                <w:pPr>
                  <w:pStyle w:val="TextBody0"/>
                </w:pPr>
              </w:pPrChange>
            </w:pPr>
            <w:ins w:id="1248" w:author="Kathrin Eichler" w:date="2014-12-08T13:11:00Z">
              <w:r>
                <w:rPr>
                  <w:rFonts w:hint="eastAsia"/>
                </w:rPr>
                <w:t>Modifier</w:t>
              </w:r>
            </w:ins>
          </w:p>
        </w:tc>
        <w:tc>
          <w:tcPr>
            <w:tcW w:w="1210" w:type="dxa"/>
            <w:shd w:val="clear" w:color="auto" w:fill="FFFFFF"/>
            <w:hideMark/>
          </w:tcPr>
          <w:p w:rsidR="00510526" w:rsidRDefault="00510526" w:rsidP="0041759B">
            <w:pPr>
              <w:pStyle w:val="Normal2"/>
              <w:rPr>
                <w:ins w:id="1249" w:author="Kathrin Eichler" w:date="2014-12-08T13:11:00Z"/>
                <w:lang w:val="en-US" w:bidi="hi-IN"/>
              </w:rPr>
              <w:pPrChange w:id="1250" w:author="Kathrin Eichler" w:date="2014-12-08T17:10:00Z">
                <w:pPr>
                  <w:pStyle w:val="TextBody0"/>
                </w:pPr>
              </w:pPrChange>
            </w:pPr>
            <w:ins w:id="1251" w:author="Kathrin Eichler" w:date="2014-12-08T13:11:00Z">
              <w:r>
                <w:rPr>
                  <w:rFonts w:hint="eastAsia"/>
                </w:rPr>
                <w:t>R (micro)</w:t>
              </w:r>
            </w:ins>
          </w:p>
        </w:tc>
        <w:tc>
          <w:tcPr>
            <w:tcW w:w="1210" w:type="dxa"/>
            <w:shd w:val="clear" w:color="auto" w:fill="FFFFFF"/>
            <w:hideMark/>
          </w:tcPr>
          <w:p w:rsidR="00510526" w:rsidRDefault="00510526" w:rsidP="0041759B">
            <w:pPr>
              <w:pStyle w:val="Normal2"/>
              <w:rPr>
                <w:ins w:id="1252" w:author="Kathrin Eichler" w:date="2014-12-08T13:11:00Z"/>
                <w:lang w:val="en-US" w:bidi="hi-IN"/>
              </w:rPr>
              <w:pPrChange w:id="1253" w:author="Kathrin Eichler" w:date="2014-12-08T17:10:00Z">
                <w:pPr>
                  <w:pStyle w:val="TextBody0"/>
                </w:pPr>
              </w:pPrChange>
            </w:pPr>
            <w:ins w:id="1254" w:author="Kathrin Eichler" w:date="2014-12-08T13:11:00Z">
              <w:r>
                <w:rPr>
                  <w:rFonts w:hint="eastAsia"/>
                </w:rPr>
                <w:t>P</w:t>
              </w:r>
            </w:ins>
          </w:p>
        </w:tc>
        <w:tc>
          <w:tcPr>
            <w:tcW w:w="1210" w:type="dxa"/>
            <w:shd w:val="clear" w:color="auto" w:fill="FFFFFF"/>
            <w:hideMark/>
          </w:tcPr>
          <w:p w:rsidR="00510526" w:rsidRDefault="00510526" w:rsidP="0041759B">
            <w:pPr>
              <w:pStyle w:val="Normal2"/>
              <w:rPr>
                <w:ins w:id="1255" w:author="Kathrin Eichler" w:date="2014-12-08T13:11:00Z"/>
                <w:lang w:val="en-US" w:bidi="hi-IN"/>
              </w:rPr>
              <w:pPrChange w:id="1256" w:author="Kathrin Eichler" w:date="2014-12-08T17:10:00Z">
                <w:pPr>
                  <w:pStyle w:val="TextBody0"/>
                </w:pPr>
              </w:pPrChange>
            </w:pPr>
            <w:ins w:id="1257" w:author="Kathrin Eichler" w:date="2014-12-08T13:11:00Z">
              <w:r>
                <w:rPr>
                  <w:rFonts w:hint="eastAsia"/>
                </w:rPr>
                <w:t>F</w:t>
              </w:r>
            </w:ins>
          </w:p>
        </w:tc>
      </w:tr>
      <w:tr w:rsidR="00510526" w:rsidTr="00510526">
        <w:trPr>
          <w:ins w:id="1258" w:author="Kathrin Eichler" w:date="2014-12-08T13:11:00Z"/>
        </w:trPr>
        <w:tc>
          <w:tcPr>
            <w:tcW w:w="806" w:type="dxa"/>
            <w:shd w:val="clear" w:color="auto" w:fill="FFFFFF"/>
            <w:hideMark/>
          </w:tcPr>
          <w:p w:rsidR="00510526" w:rsidRDefault="00510526" w:rsidP="0041759B">
            <w:pPr>
              <w:pStyle w:val="Normal2"/>
              <w:rPr>
                <w:ins w:id="1259" w:author="Kathrin Eichler" w:date="2014-12-08T13:11:00Z"/>
                <w:lang w:val="en-US" w:bidi="hi-IN"/>
              </w:rPr>
              <w:pPrChange w:id="1260" w:author="Kathrin Eichler" w:date="2014-12-08T17:10:00Z">
                <w:pPr>
                  <w:pStyle w:val="TextBody0"/>
                </w:pPr>
              </w:pPrChange>
            </w:pPr>
            <w:ins w:id="1261" w:author="Kathrin Eichler" w:date="2014-12-08T13:11:00Z">
              <w:r>
                <w:rPr>
                  <w:rFonts w:hint="eastAsia"/>
                </w:rPr>
                <w:t>Sent.</w:t>
              </w:r>
            </w:ins>
          </w:p>
        </w:tc>
        <w:tc>
          <w:tcPr>
            <w:tcW w:w="1672" w:type="dxa"/>
            <w:shd w:val="clear" w:color="auto" w:fill="FFFFFF"/>
            <w:hideMark/>
          </w:tcPr>
          <w:p w:rsidR="00510526" w:rsidRDefault="0041759B" w:rsidP="0041759B">
            <w:pPr>
              <w:pStyle w:val="Normal2"/>
              <w:rPr>
                <w:ins w:id="1262" w:author="Kathrin Eichler" w:date="2014-12-08T13:11:00Z"/>
                <w:lang w:val="en-US" w:bidi="hi-IN"/>
              </w:rPr>
              <w:pPrChange w:id="1263" w:author="Kathrin Eichler" w:date="2014-12-08T17:10:00Z">
                <w:pPr>
                  <w:pStyle w:val="TextBody0"/>
                </w:pPr>
              </w:pPrChange>
            </w:pPr>
            <w:proofErr w:type="spellStart"/>
            <w:ins w:id="1264"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rsidP="0041759B">
            <w:pPr>
              <w:pStyle w:val="Normal2"/>
              <w:rPr>
                <w:ins w:id="1265" w:author="Kathrin Eichler" w:date="2014-12-08T13:11:00Z"/>
                <w:lang w:val="en-US" w:bidi="hi-IN"/>
              </w:rPr>
              <w:pPrChange w:id="1266" w:author="Kathrin Eichler" w:date="2014-12-08T17:10:00Z">
                <w:pPr>
                  <w:pStyle w:val="TextBody0"/>
                </w:pPr>
              </w:pPrChange>
            </w:pPr>
            <w:ins w:id="1267" w:author="Kathrin Eichler" w:date="2014-12-08T13:11:00Z">
              <w:r>
                <w:rPr>
                  <w:rFonts w:hint="eastAsia"/>
                </w:rPr>
                <w:t>0.0824</w:t>
              </w:r>
            </w:ins>
          </w:p>
        </w:tc>
        <w:tc>
          <w:tcPr>
            <w:tcW w:w="1210" w:type="dxa"/>
            <w:shd w:val="clear" w:color="auto" w:fill="FFFFFF"/>
            <w:hideMark/>
          </w:tcPr>
          <w:p w:rsidR="00510526" w:rsidRDefault="00510526" w:rsidP="0041759B">
            <w:pPr>
              <w:pStyle w:val="Normal2"/>
              <w:rPr>
                <w:ins w:id="1268" w:author="Kathrin Eichler" w:date="2014-12-08T13:11:00Z"/>
                <w:lang w:val="en-US" w:bidi="hi-IN"/>
              </w:rPr>
              <w:pPrChange w:id="1269" w:author="Kathrin Eichler" w:date="2014-12-08T17:10:00Z">
                <w:pPr>
                  <w:pStyle w:val="TextBody0"/>
                </w:pPr>
              </w:pPrChange>
            </w:pPr>
            <w:ins w:id="1270" w:author="Kathrin Eichler" w:date="2014-12-08T13:11:00Z">
              <w:r>
                <w:rPr>
                  <w:rFonts w:hint="eastAsia"/>
                </w:rPr>
                <w:t>0.0418</w:t>
              </w:r>
            </w:ins>
          </w:p>
        </w:tc>
        <w:tc>
          <w:tcPr>
            <w:tcW w:w="1210" w:type="dxa"/>
            <w:shd w:val="clear" w:color="auto" w:fill="FFFFFF"/>
            <w:hideMark/>
          </w:tcPr>
          <w:p w:rsidR="00510526" w:rsidRDefault="00510526" w:rsidP="0041759B">
            <w:pPr>
              <w:pStyle w:val="Normal2"/>
              <w:rPr>
                <w:ins w:id="1271" w:author="Kathrin Eichler" w:date="2014-12-08T13:11:00Z"/>
                <w:lang w:val="en-US" w:bidi="hi-IN"/>
              </w:rPr>
              <w:pPrChange w:id="1272" w:author="Kathrin Eichler" w:date="2014-12-08T17:10:00Z">
                <w:pPr>
                  <w:pStyle w:val="TextBody0"/>
                </w:pPr>
              </w:pPrChange>
            </w:pPr>
            <w:ins w:id="1273" w:author="Kathrin Eichler" w:date="2014-12-08T13:11:00Z">
              <w:r>
                <w:rPr>
                  <w:rFonts w:hint="eastAsia"/>
                </w:rPr>
                <w:t>0.0555</w:t>
              </w:r>
            </w:ins>
          </w:p>
        </w:tc>
      </w:tr>
      <w:tr w:rsidR="00510526" w:rsidTr="00510526">
        <w:trPr>
          <w:ins w:id="1274" w:author="Kathrin Eichler" w:date="2014-12-08T13:11:00Z"/>
        </w:trPr>
        <w:tc>
          <w:tcPr>
            <w:tcW w:w="806" w:type="dxa"/>
            <w:shd w:val="clear" w:color="auto" w:fill="FFFFFF"/>
          </w:tcPr>
          <w:p w:rsidR="00510526" w:rsidRDefault="00510526" w:rsidP="0041759B">
            <w:pPr>
              <w:pStyle w:val="Normal2"/>
              <w:rPr>
                <w:ins w:id="1275" w:author="Kathrin Eichler" w:date="2014-12-08T13:11:00Z"/>
                <w:lang w:val="en-US" w:bidi="hi-IN"/>
              </w:rPr>
              <w:pPrChange w:id="1276"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277" w:author="Kathrin Eichler" w:date="2014-12-08T13:11:00Z"/>
                <w:lang w:val="en-US" w:bidi="hi-IN"/>
              </w:rPr>
              <w:pPrChange w:id="1278" w:author="Kathrin Eichler" w:date="2014-12-08T17:10:00Z">
                <w:pPr>
                  <w:pStyle w:val="TextBody0"/>
                </w:pPr>
              </w:pPrChange>
            </w:pPr>
            <w:proofErr w:type="spellStart"/>
            <w:ins w:id="1279"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rsidP="0041759B">
            <w:pPr>
              <w:pStyle w:val="Normal2"/>
              <w:rPr>
                <w:ins w:id="1280" w:author="Kathrin Eichler" w:date="2014-12-08T13:11:00Z"/>
                <w:lang w:val="en-US" w:bidi="hi-IN"/>
              </w:rPr>
              <w:pPrChange w:id="1281" w:author="Kathrin Eichler" w:date="2014-12-08T17:10:00Z">
                <w:pPr>
                  <w:pStyle w:val="TextBody0"/>
                </w:pPr>
              </w:pPrChange>
            </w:pPr>
            <w:ins w:id="1282" w:author="Kathrin Eichler" w:date="2014-12-08T13:11:00Z">
              <w:r>
                <w:rPr>
                  <w:rFonts w:hint="eastAsia"/>
                </w:rPr>
                <w:t>0.1704</w:t>
              </w:r>
            </w:ins>
          </w:p>
        </w:tc>
        <w:tc>
          <w:tcPr>
            <w:tcW w:w="1210" w:type="dxa"/>
            <w:shd w:val="clear" w:color="auto" w:fill="FFFFFF"/>
            <w:hideMark/>
          </w:tcPr>
          <w:p w:rsidR="00510526" w:rsidRDefault="00510526" w:rsidP="0041759B">
            <w:pPr>
              <w:pStyle w:val="Normal2"/>
              <w:rPr>
                <w:ins w:id="1283" w:author="Kathrin Eichler" w:date="2014-12-08T13:11:00Z"/>
                <w:lang w:val="en-US" w:bidi="hi-IN"/>
              </w:rPr>
              <w:pPrChange w:id="1284" w:author="Kathrin Eichler" w:date="2014-12-08T17:10:00Z">
                <w:pPr>
                  <w:pStyle w:val="TextBody0"/>
                </w:pPr>
              </w:pPrChange>
            </w:pPr>
            <w:ins w:id="1285" w:author="Kathrin Eichler" w:date="2014-12-08T13:11:00Z">
              <w:r>
                <w:rPr>
                  <w:rFonts w:hint="eastAsia"/>
                </w:rPr>
                <w:t>0.0478</w:t>
              </w:r>
            </w:ins>
          </w:p>
        </w:tc>
        <w:tc>
          <w:tcPr>
            <w:tcW w:w="1210" w:type="dxa"/>
            <w:shd w:val="clear" w:color="auto" w:fill="FFFFFF"/>
            <w:hideMark/>
          </w:tcPr>
          <w:p w:rsidR="00510526" w:rsidRDefault="00510526" w:rsidP="0041759B">
            <w:pPr>
              <w:pStyle w:val="Normal2"/>
              <w:rPr>
                <w:ins w:id="1286" w:author="Kathrin Eichler" w:date="2014-12-08T13:11:00Z"/>
                <w:lang w:val="en-US" w:bidi="hi-IN"/>
              </w:rPr>
              <w:pPrChange w:id="1287" w:author="Kathrin Eichler" w:date="2014-12-08T17:10:00Z">
                <w:pPr>
                  <w:pStyle w:val="TextBody0"/>
                </w:pPr>
              </w:pPrChange>
            </w:pPr>
            <w:ins w:id="1288" w:author="Kathrin Eichler" w:date="2014-12-08T13:11:00Z">
              <w:r>
                <w:rPr>
                  <w:rFonts w:hint="eastAsia"/>
                </w:rPr>
                <w:t>0.0747</w:t>
              </w:r>
            </w:ins>
          </w:p>
        </w:tc>
      </w:tr>
      <w:tr w:rsidR="00510526" w:rsidTr="00510526">
        <w:trPr>
          <w:ins w:id="1289" w:author="Kathrin Eichler" w:date="2014-12-08T13:11:00Z"/>
        </w:trPr>
        <w:tc>
          <w:tcPr>
            <w:tcW w:w="806" w:type="dxa"/>
            <w:shd w:val="clear" w:color="auto" w:fill="FFFFFF"/>
          </w:tcPr>
          <w:p w:rsidR="00510526" w:rsidRDefault="00510526" w:rsidP="0041759B">
            <w:pPr>
              <w:pStyle w:val="Normal2"/>
              <w:rPr>
                <w:ins w:id="1290" w:author="Kathrin Eichler" w:date="2014-12-08T13:11:00Z"/>
                <w:lang w:val="en-US" w:bidi="hi-IN"/>
              </w:rPr>
              <w:pPrChange w:id="1291"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292" w:author="Kathrin Eichler" w:date="2014-12-08T13:11:00Z"/>
                <w:lang w:val="en-US" w:bidi="hi-IN"/>
              </w:rPr>
              <w:pPrChange w:id="1293" w:author="Kathrin Eichler" w:date="2014-12-08T17:10:00Z">
                <w:pPr>
                  <w:pStyle w:val="TextBody0"/>
                </w:pPr>
              </w:pPrChange>
            </w:pPr>
            <w:proofErr w:type="spellStart"/>
            <w:ins w:id="1294"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rsidP="0041759B">
            <w:pPr>
              <w:pStyle w:val="Normal2"/>
              <w:rPr>
                <w:ins w:id="1295" w:author="Kathrin Eichler" w:date="2014-12-08T13:11:00Z"/>
                <w:lang w:val="en-US" w:bidi="hi-IN"/>
              </w:rPr>
              <w:pPrChange w:id="1296" w:author="Kathrin Eichler" w:date="2014-12-08T17:10:00Z">
                <w:pPr>
                  <w:pStyle w:val="TextBody0"/>
                </w:pPr>
              </w:pPrChange>
            </w:pPr>
            <w:ins w:id="1297" w:author="Kathrin Eichler" w:date="2014-12-08T13:11:00Z">
              <w:r>
                <w:rPr>
                  <w:rFonts w:hint="eastAsia"/>
                </w:rPr>
                <w:t>0.7266</w:t>
              </w:r>
            </w:ins>
          </w:p>
        </w:tc>
        <w:tc>
          <w:tcPr>
            <w:tcW w:w="1210" w:type="dxa"/>
            <w:shd w:val="clear" w:color="auto" w:fill="FFFFFF"/>
            <w:hideMark/>
          </w:tcPr>
          <w:p w:rsidR="00510526" w:rsidRDefault="00510526" w:rsidP="0041759B">
            <w:pPr>
              <w:pStyle w:val="Normal2"/>
              <w:rPr>
                <w:ins w:id="1298" w:author="Kathrin Eichler" w:date="2014-12-08T13:11:00Z"/>
                <w:lang w:val="en-US" w:bidi="hi-IN"/>
              </w:rPr>
              <w:pPrChange w:id="1299" w:author="Kathrin Eichler" w:date="2014-12-08T17:10:00Z">
                <w:pPr>
                  <w:pStyle w:val="TextBody0"/>
                </w:pPr>
              </w:pPrChange>
            </w:pPr>
            <w:ins w:id="1300" w:author="Kathrin Eichler" w:date="2014-12-08T13:11:00Z">
              <w:r>
                <w:rPr>
                  <w:rFonts w:hint="eastAsia"/>
                </w:rPr>
                <w:t>0.0654</w:t>
              </w:r>
            </w:ins>
          </w:p>
        </w:tc>
        <w:tc>
          <w:tcPr>
            <w:tcW w:w="1210" w:type="dxa"/>
            <w:shd w:val="clear" w:color="auto" w:fill="FFFFFF"/>
            <w:hideMark/>
          </w:tcPr>
          <w:p w:rsidR="00510526" w:rsidRDefault="00510526" w:rsidP="0041759B">
            <w:pPr>
              <w:pStyle w:val="Normal2"/>
              <w:rPr>
                <w:ins w:id="1301" w:author="Kathrin Eichler" w:date="2014-12-08T13:11:00Z"/>
                <w:lang w:val="en-US" w:bidi="hi-IN"/>
              </w:rPr>
              <w:pPrChange w:id="1302" w:author="Kathrin Eichler" w:date="2014-12-08T17:10:00Z">
                <w:pPr>
                  <w:pStyle w:val="TextBody0"/>
                </w:pPr>
              </w:pPrChange>
            </w:pPr>
            <w:ins w:id="1303" w:author="Kathrin Eichler" w:date="2014-12-08T13:11:00Z">
              <w:r>
                <w:rPr>
                  <w:rFonts w:hint="eastAsia"/>
                </w:rPr>
                <w:t>0.12</w:t>
              </w:r>
            </w:ins>
          </w:p>
        </w:tc>
      </w:tr>
      <w:tr w:rsidR="00510526" w:rsidTr="00510526">
        <w:trPr>
          <w:ins w:id="1304" w:author="Kathrin Eichler" w:date="2014-12-08T13:11:00Z"/>
        </w:trPr>
        <w:tc>
          <w:tcPr>
            <w:tcW w:w="806" w:type="dxa"/>
            <w:shd w:val="clear" w:color="auto" w:fill="FFFFFF"/>
          </w:tcPr>
          <w:p w:rsidR="00510526" w:rsidRDefault="00510526" w:rsidP="0041759B">
            <w:pPr>
              <w:pStyle w:val="Normal2"/>
              <w:rPr>
                <w:ins w:id="1305" w:author="Kathrin Eichler" w:date="2014-12-08T13:11:00Z"/>
                <w:lang w:val="en-US" w:bidi="hi-IN"/>
              </w:rPr>
              <w:pPrChange w:id="1306"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307" w:author="Kathrin Eichler" w:date="2014-12-08T13:11:00Z"/>
                <w:lang w:val="en-US" w:bidi="hi-IN"/>
              </w:rPr>
              <w:pPrChange w:id="1308" w:author="Kathrin Eichler" w:date="2014-12-08T17:10:00Z">
                <w:pPr>
                  <w:pStyle w:val="TextBody0"/>
                </w:pPr>
              </w:pPrChange>
            </w:pPr>
            <w:proofErr w:type="spellStart"/>
            <w:ins w:id="1309"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rsidP="0041759B">
            <w:pPr>
              <w:pStyle w:val="Normal2"/>
              <w:rPr>
                <w:ins w:id="1310" w:author="Kathrin Eichler" w:date="2014-12-08T13:11:00Z"/>
                <w:lang w:val="en-US" w:bidi="hi-IN"/>
              </w:rPr>
              <w:pPrChange w:id="1311" w:author="Kathrin Eichler" w:date="2014-12-08T17:10:00Z">
                <w:pPr>
                  <w:pStyle w:val="TextBody0"/>
                </w:pPr>
              </w:pPrChange>
            </w:pPr>
            <w:ins w:id="1312" w:author="Kathrin Eichler" w:date="2014-12-08T13:11:00Z">
              <w:r>
                <w:rPr>
                  <w:rFonts w:hint="eastAsia"/>
                </w:rPr>
                <w:t>0.6891</w:t>
              </w:r>
            </w:ins>
          </w:p>
        </w:tc>
        <w:tc>
          <w:tcPr>
            <w:tcW w:w="1210" w:type="dxa"/>
            <w:shd w:val="clear" w:color="auto" w:fill="FFFFFF"/>
            <w:hideMark/>
          </w:tcPr>
          <w:p w:rsidR="00510526" w:rsidRDefault="00510526" w:rsidP="0041759B">
            <w:pPr>
              <w:pStyle w:val="Normal2"/>
              <w:rPr>
                <w:ins w:id="1313" w:author="Kathrin Eichler" w:date="2014-12-08T13:11:00Z"/>
                <w:lang w:val="en-US" w:bidi="hi-IN"/>
              </w:rPr>
              <w:pPrChange w:id="1314" w:author="Kathrin Eichler" w:date="2014-12-08T17:10:00Z">
                <w:pPr>
                  <w:pStyle w:val="TextBody0"/>
                </w:pPr>
              </w:pPrChange>
            </w:pPr>
            <w:ins w:id="1315" w:author="Kathrin Eichler" w:date="2014-12-08T13:11:00Z">
              <w:r>
                <w:rPr>
                  <w:rFonts w:hint="eastAsia"/>
                </w:rPr>
                <w:t>0.0691</w:t>
              </w:r>
            </w:ins>
          </w:p>
        </w:tc>
        <w:tc>
          <w:tcPr>
            <w:tcW w:w="1210" w:type="dxa"/>
            <w:shd w:val="clear" w:color="auto" w:fill="FFFFFF"/>
            <w:hideMark/>
          </w:tcPr>
          <w:p w:rsidR="00510526" w:rsidRDefault="00510526" w:rsidP="0041759B">
            <w:pPr>
              <w:pStyle w:val="Normal2"/>
              <w:rPr>
                <w:ins w:id="1316" w:author="Kathrin Eichler" w:date="2014-12-08T13:11:00Z"/>
                <w:lang w:val="en-US" w:bidi="hi-IN"/>
              </w:rPr>
              <w:pPrChange w:id="1317" w:author="Kathrin Eichler" w:date="2014-12-08T17:10:00Z">
                <w:pPr>
                  <w:pStyle w:val="TextBody0"/>
                </w:pPr>
              </w:pPrChange>
            </w:pPr>
            <w:ins w:id="1318" w:author="Kathrin Eichler" w:date="2014-12-08T13:11:00Z">
              <w:r>
                <w:rPr>
                  <w:rFonts w:hint="eastAsia"/>
                </w:rPr>
                <w:t>0.1257</w:t>
              </w:r>
            </w:ins>
          </w:p>
        </w:tc>
      </w:tr>
      <w:tr w:rsidR="00510526" w:rsidTr="00510526">
        <w:trPr>
          <w:ins w:id="1319" w:author="Kathrin Eichler" w:date="2014-12-08T13:11:00Z"/>
        </w:trPr>
        <w:tc>
          <w:tcPr>
            <w:tcW w:w="806" w:type="dxa"/>
            <w:shd w:val="clear" w:color="auto" w:fill="FFFFFF"/>
            <w:hideMark/>
          </w:tcPr>
          <w:p w:rsidR="00510526" w:rsidRDefault="00510526" w:rsidP="0041759B">
            <w:pPr>
              <w:pStyle w:val="Normal2"/>
              <w:rPr>
                <w:ins w:id="1320" w:author="Kathrin Eichler" w:date="2014-12-08T13:11:00Z"/>
                <w:lang w:val="en-US" w:bidi="hi-IN"/>
              </w:rPr>
              <w:pPrChange w:id="1321" w:author="Kathrin Eichler" w:date="2014-12-08T17:10:00Z">
                <w:pPr>
                  <w:pStyle w:val="TextBody0"/>
                </w:pPr>
              </w:pPrChange>
            </w:pPr>
            <w:ins w:id="1322" w:author="Kathrin Eichler" w:date="2014-12-08T13:11:00Z">
              <w:r>
                <w:rPr>
                  <w:rFonts w:hint="eastAsia"/>
                </w:rPr>
                <w:t>KBFL 6</w:t>
              </w:r>
            </w:ins>
          </w:p>
        </w:tc>
        <w:tc>
          <w:tcPr>
            <w:tcW w:w="1672" w:type="dxa"/>
            <w:shd w:val="clear" w:color="auto" w:fill="FFFFFF"/>
            <w:hideMark/>
          </w:tcPr>
          <w:p w:rsidR="00510526" w:rsidRDefault="0041759B" w:rsidP="0041759B">
            <w:pPr>
              <w:pStyle w:val="Normal2"/>
              <w:rPr>
                <w:ins w:id="1323" w:author="Kathrin Eichler" w:date="2014-12-08T13:11:00Z"/>
                <w:lang w:val="en-US" w:bidi="hi-IN"/>
              </w:rPr>
              <w:pPrChange w:id="1324" w:author="Kathrin Eichler" w:date="2014-12-08T17:10:00Z">
                <w:pPr>
                  <w:pStyle w:val="TextBody0"/>
                </w:pPr>
              </w:pPrChange>
            </w:pPr>
            <w:proofErr w:type="spellStart"/>
            <w:ins w:id="1325"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rsidP="0041759B">
            <w:pPr>
              <w:pStyle w:val="Normal2"/>
              <w:rPr>
                <w:ins w:id="1326" w:author="Kathrin Eichler" w:date="2014-12-08T13:11:00Z"/>
                <w:lang w:val="en-US" w:bidi="hi-IN"/>
              </w:rPr>
              <w:pPrChange w:id="1327" w:author="Kathrin Eichler" w:date="2014-12-08T17:10:00Z">
                <w:pPr>
                  <w:pStyle w:val="TextBody0"/>
                </w:pPr>
              </w:pPrChange>
            </w:pPr>
            <w:ins w:id="1328" w:author="Kathrin Eichler" w:date="2014-12-08T13:11:00Z">
              <w:r>
                <w:rPr>
                  <w:rFonts w:hint="eastAsia"/>
                </w:rPr>
                <w:t>0.0543</w:t>
              </w:r>
            </w:ins>
          </w:p>
        </w:tc>
        <w:tc>
          <w:tcPr>
            <w:tcW w:w="1210" w:type="dxa"/>
            <w:shd w:val="clear" w:color="auto" w:fill="FFFFFF"/>
            <w:hideMark/>
          </w:tcPr>
          <w:p w:rsidR="00510526" w:rsidRDefault="00510526" w:rsidP="0041759B">
            <w:pPr>
              <w:pStyle w:val="Normal2"/>
              <w:rPr>
                <w:ins w:id="1329" w:author="Kathrin Eichler" w:date="2014-12-08T13:11:00Z"/>
                <w:lang w:val="en-US" w:bidi="hi-IN"/>
              </w:rPr>
              <w:pPrChange w:id="1330" w:author="Kathrin Eichler" w:date="2014-12-08T17:10:00Z">
                <w:pPr>
                  <w:pStyle w:val="TextBody0"/>
                </w:pPr>
              </w:pPrChange>
            </w:pPr>
            <w:ins w:id="1331" w:author="Kathrin Eichler" w:date="2014-12-08T13:11:00Z">
              <w:r>
                <w:rPr>
                  <w:rFonts w:hint="eastAsia"/>
                </w:rPr>
                <w:t>0.1229</w:t>
              </w:r>
            </w:ins>
          </w:p>
        </w:tc>
        <w:tc>
          <w:tcPr>
            <w:tcW w:w="1210" w:type="dxa"/>
            <w:shd w:val="clear" w:color="auto" w:fill="FFFFFF"/>
            <w:hideMark/>
          </w:tcPr>
          <w:p w:rsidR="00510526" w:rsidRDefault="00510526" w:rsidP="0041759B">
            <w:pPr>
              <w:pStyle w:val="Normal2"/>
              <w:rPr>
                <w:ins w:id="1332" w:author="Kathrin Eichler" w:date="2014-12-08T13:11:00Z"/>
                <w:lang w:val="en-US" w:bidi="hi-IN"/>
              </w:rPr>
              <w:pPrChange w:id="1333" w:author="Kathrin Eichler" w:date="2014-12-08T17:10:00Z">
                <w:pPr>
                  <w:pStyle w:val="TextBody0"/>
                </w:pPr>
              </w:pPrChange>
            </w:pPr>
            <w:ins w:id="1334" w:author="Kathrin Eichler" w:date="2014-12-08T13:11:00Z">
              <w:r>
                <w:rPr>
                  <w:rFonts w:hint="eastAsia"/>
                </w:rPr>
                <w:t>0.0753</w:t>
              </w:r>
            </w:ins>
          </w:p>
        </w:tc>
      </w:tr>
      <w:tr w:rsidR="00510526" w:rsidTr="00510526">
        <w:trPr>
          <w:ins w:id="1335" w:author="Kathrin Eichler" w:date="2014-12-08T13:11:00Z"/>
        </w:trPr>
        <w:tc>
          <w:tcPr>
            <w:tcW w:w="806" w:type="dxa"/>
            <w:shd w:val="clear" w:color="auto" w:fill="FFFFFF"/>
          </w:tcPr>
          <w:p w:rsidR="00510526" w:rsidRDefault="00510526" w:rsidP="0041759B">
            <w:pPr>
              <w:pStyle w:val="Normal2"/>
              <w:rPr>
                <w:ins w:id="1336" w:author="Kathrin Eichler" w:date="2014-12-08T13:11:00Z"/>
                <w:lang w:val="en-US" w:bidi="hi-IN"/>
              </w:rPr>
              <w:pPrChange w:id="1337"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338" w:author="Kathrin Eichler" w:date="2014-12-08T13:11:00Z"/>
                <w:lang w:val="en-US" w:bidi="hi-IN"/>
              </w:rPr>
              <w:pPrChange w:id="1339" w:author="Kathrin Eichler" w:date="2014-12-08T17:10:00Z">
                <w:pPr>
                  <w:pStyle w:val="TextBody0"/>
                </w:pPr>
              </w:pPrChange>
            </w:pPr>
            <w:proofErr w:type="spellStart"/>
            <w:ins w:id="1340"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rsidP="0041759B">
            <w:pPr>
              <w:pStyle w:val="Normal2"/>
              <w:rPr>
                <w:ins w:id="1341" w:author="Kathrin Eichler" w:date="2014-12-08T13:11:00Z"/>
                <w:lang w:val="en-US" w:bidi="hi-IN"/>
              </w:rPr>
              <w:pPrChange w:id="1342" w:author="Kathrin Eichler" w:date="2014-12-08T17:10:00Z">
                <w:pPr>
                  <w:pStyle w:val="TextBody0"/>
                </w:pPr>
              </w:pPrChange>
            </w:pPr>
            <w:ins w:id="1343" w:author="Kathrin Eichler" w:date="2014-12-08T13:11:00Z">
              <w:r>
                <w:rPr>
                  <w:rFonts w:hint="eastAsia"/>
                </w:rPr>
                <w:t>0.1217</w:t>
              </w:r>
            </w:ins>
          </w:p>
        </w:tc>
        <w:tc>
          <w:tcPr>
            <w:tcW w:w="1210" w:type="dxa"/>
            <w:shd w:val="clear" w:color="auto" w:fill="FFFFFF"/>
            <w:hideMark/>
          </w:tcPr>
          <w:p w:rsidR="00510526" w:rsidRDefault="00510526" w:rsidP="0041759B">
            <w:pPr>
              <w:pStyle w:val="Normal2"/>
              <w:rPr>
                <w:ins w:id="1344" w:author="Kathrin Eichler" w:date="2014-12-08T13:11:00Z"/>
                <w:lang w:val="en-US" w:bidi="hi-IN"/>
              </w:rPr>
              <w:pPrChange w:id="1345" w:author="Kathrin Eichler" w:date="2014-12-08T17:10:00Z">
                <w:pPr>
                  <w:pStyle w:val="TextBody0"/>
                </w:pPr>
              </w:pPrChange>
            </w:pPr>
            <w:ins w:id="1346" w:author="Kathrin Eichler" w:date="2014-12-08T13:11:00Z">
              <w:r>
                <w:rPr>
                  <w:rFonts w:hint="eastAsia"/>
                </w:rPr>
                <w:t>0.1529</w:t>
              </w:r>
            </w:ins>
          </w:p>
        </w:tc>
        <w:tc>
          <w:tcPr>
            <w:tcW w:w="1210" w:type="dxa"/>
            <w:shd w:val="clear" w:color="auto" w:fill="FFFFFF"/>
            <w:hideMark/>
          </w:tcPr>
          <w:p w:rsidR="00510526" w:rsidRDefault="00510526" w:rsidP="0041759B">
            <w:pPr>
              <w:pStyle w:val="Normal2"/>
              <w:rPr>
                <w:ins w:id="1347" w:author="Kathrin Eichler" w:date="2014-12-08T13:11:00Z"/>
                <w:lang w:val="en-US" w:bidi="hi-IN"/>
              </w:rPr>
              <w:pPrChange w:id="1348" w:author="Kathrin Eichler" w:date="2014-12-08T17:10:00Z">
                <w:pPr>
                  <w:pStyle w:val="TextBody0"/>
                </w:pPr>
              </w:pPrChange>
            </w:pPr>
            <w:ins w:id="1349" w:author="Kathrin Eichler" w:date="2014-12-08T13:11:00Z">
              <w:r>
                <w:rPr>
                  <w:rFonts w:hint="eastAsia"/>
                </w:rPr>
                <w:t>0.1356</w:t>
              </w:r>
            </w:ins>
          </w:p>
        </w:tc>
      </w:tr>
      <w:tr w:rsidR="00510526" w:rsidTr="00510526">
        <w:trPr>
          <w:ins w:id="1350" w:author="Kathrin Eichler" w:date="2014-12-08T13:11:00Z"/>
        </w:trPr>
        <w:tc>
          <w:tcPr>
            <w:tcW w:w="806" w:type="dxa"/>
            <w:shd w:val="clear" w:color="auto" w:fill="FFFFFF"/>
          </w:tcPr>
          <w:p w:rsidR="00510526" w:rsidRDefault="00510526" w:rsidP="0041759B">
            <w:pPr>
              <w:pStyle w:val="Normal2"/>
              <w:rPr>
                <w:ins w:id="1351" w:author="Kathrin Eichler" w:date="2014-12-08T13:11:00Z"/>
                <w:lang w:val="en-US" w:bidi="hi-IN"/>
              </w:rPr>
              <w:pPrChange w:id="1352"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353" w:author="Kathrin Eichler" w:date="2014-12-08T13:11:00Z"/>
                <w:lang w:val="en-US" w:bidi="hi-IN"/>
              </w:rPr>
              <w:pPrChange w:id="1354" w:author="Kathrin Eichler" w:date="2014-12-08T17:10:00Z">
                <w:pPr>
                  <w:pStyle w:val="TextBody0"/>
                </w:pPr>
              </w:pPrChange>
            </w:pPr>
            <w:proofErr w:type="spellStart"/>
            <w:ins w:id="1355"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rsidP="0041759B">
            <w:pPr>
              <w:pStyle w:val="Normal2"/>
              <w:rPr>
                <w:ins w:id="1356" w:author="Kathrin Eichler" w:date="2014-12-08T13:11:00Z"/>
                <w:lang w:val="en-US" w:bidi="hi-IN"/>
              </w:rPr>
              <w:pPrChange w:id="1357" w:author="Kathrin Eichler" w:date="2014-12-08T17:10:00Z">
                <w:pPr>
                  <w:pStyle w:val="TextBody0"/>
                </w:pPr>
              </w:pPrChange>
            </w:pPr>
            <w:ins w:id="1358" w:author="Kathrin Eichler" w:date="2014-12-08T13:11:00Z">
              <w:r>
                <w:rPr>
                  <w:rFonts w:hint="eastAsia"/>
                </w:rPr>
                <w:t>0.5431</w:t>
              </w:r>
            </w:ins>
          </w:p>
        </w:tc>
        <w:tc>
          <w:tcPr>
            <w:tcW w:w="1210" w:type="dxa"/>
            <w:shd w:val="clear" w:color="auto" w:fill="FFFFFF"/>
            <w:hideMark/>
          </w:tcPr>
          <w:p w:rsidR="00510526" w:rsidRDefault="00510526" w:rsidP="0041759B">
            <w:pPr>
              <w:pStyle w:val="Normal2"/>
              <w:rPr>
                <w:ins w:id="1359" w:author="Kathrin Eichler" w:date="2014-12-08T13:11:00Z"/>
                <w:lang w:val="en-US" w:bidi="hi-IN"/>
              </w:rPr>
              <w:pPrChange w:id="1360" w:author="Kathrin Eichler" w:date="2014-12-08T17:10:00Z">
                <w:pPr>
                  <w:pStyle w:val="TextBody0"/>
                </w:pPr>
              </w:pPrChange>
            </w:pPr>
            <w:ins w:id="1361" w:author="Kathrin Eichler" w:date="2014-12-08T13:11:00Z">
              <w:r>
                <w:rPr>
                  <w:rFonts w:hint="eastAsia"/>
                </w:rPr>
                <w:t>0.2542</w:t>
              </w:r>
            </w:ins>
          </w:p>
        </w:tc>
        <w:tc>
          <w:tcPr>
            <w:tcW w:w="1210" w:type="dxa"/>
            <w:shd w:val="clear" w:color="auto" w:fill="FFFFFF"/>
            <w:hideMark/>
          </w:tcPr>
          <w:p w:rsidR="00510526" w:rsidRDefault="00510526" w:rsidP="0041759B">
            <w:pPr>
              <w:pStyle w:val="Normal2"/>
              <w:rPr>
                <w:ins w:id="1362" w:author="Kathrin Eichler" w:date="2014-12-08T13:11:00Z"/>
                <w:lang w:val="en-US" w:bidi="hi-IN"/>
              </w:rPr>
              <w:pPrChange w:id="1363" w:author="Kathrin Eichler" w:date="2014-12-08T17:10:00Z">
                <w:pPr>
                  <w:pStyle w:val="TextBody0"/>
                </w:pPr>
              </w:pPrChange>
            </w:pPr>
            <w:ins w:id="1364" w:author="Kathrin Eichler" w:date="2014-12-08T13:11:00Z">
              <w:r>
                <w:rPr>
                  <w:rFonts w:hint="eastAsia"/>
                </w:rPr>
                <w:t>0.3463</w:t>
              </w:r>
            </w:ins>
          </w:p>
        </w:tc>
      </w:tr>
      <w:tr w:rsidR="00510526" w:rsidTr="00510526">
        <w:trPr>
          <w:ins w:id="1365" w:author="Kathrin Eichler" w:date="2014-12-08T13:11:00Z"/>
        </w:trPr>
        <w:tc>
          <w:tcPr>
            <w:tcW w:w="806" w:type="dxa"/>
            <w:shd w:val="clear" w:color="auto" w:fill="FFFFFF"/>
          </w:tcPr>
          <w:p w:rsidR="00510526" w:rsidRDefault="00510526" w:rsidP="0041759B">
            <w:pPr>
              <w:pStyle w:val="Normal2"/>
              <w:rPr>
                <w:ins w:id="1366" w:author="Kathrin Eichler" w:date="2014-12-08T13:11:00Z"/>
                <w:lang w:val="en-US" w:bidi="hi-IN"/>
              </w:rPr>
              <w:pPrChange w:id="1367"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368" w:author="Kathrin Eichler" w:date="2014-12-08T13:11:00Z"/>
                <w:lang w:val="en-US" w:bidi="hi-IN"/>
              </w:rPr>
              <w:pPrChange w:id="1369" w:author="Kathrin Eichler" w:date="2014-12-08T17:10:00Z">
                <w:pPr>
                  <w:pStyle w:val="TextBody0"/>
                </w:pPr>
              </w:pPrChange>
            </w:pPr>
            <w:proofErr w:type="spellStart"/>
            <w:ins w:id="1370"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rsidP="0041759B">
            <w:pPr>
              <w:pStyle w:val="Normal2"/>
              <w:rPr>
                <w:ins w:id="1371" w:author="Kathrin Eichler" w:date="2014-12-08T13:11:00Z"/>
                <w:lang w:val="en-US" w:bidi="hi-IN"/>
              </w:rPr>
              <w:pPrChange w:id="1372" w:author="Kathrin Eichler" w:date="2014-12-08T17:10:00Z">
                <w:pPr>
                  <w:pStyle w:val="TextBody0"/>
                </w:pPr>
              </w:pPrChange>
            </w:pPr>
            <w:ins w:id="1373" w:author="Kathrin Eichler" w:date="2014-12-08T13:11:00Z">
              <w:r>
                <w:rPr>
                  <w:rFonts w:hint="eastAsia"/>
                </w:rPr>
                <w:t>0.5169</w:t>
              </w:r>
            </w:ins>
          </w:p>
        </w:tc>
        <w:tc>
          <w:tcPr>
            <w:tcW w:w="1210" w:type="dxa"/>
            <w:shd w:val="clear" w:color="auto" w:fill="FFFFFF"/>
            <w:hideMark/>
          </w:tcPr>
          <w:p w:rsidR="00510526" w:rsidRDefault="00510526" w:rsidP="0041759B">
            <w:pPr>
              <w:pStyle w:val="Normal2"/>
              <w:rPr>
                <w:ins w:id="1374" w:author="Kathrin Eichler" w:date="2014-12-08T13:11:00Z"/>
                <w:lang w:val="en-US" w:bidi="hi-IN"/>
              </w:rPr>
              <w:pPrChange w:id="1375" w:author="Kathrin Eichler" w:date="2014-12-08T17:10:00Z">
                <w:pPr>
                  <w:pStyle w:val="TextBody0"/>
                </w:pPr>
              </w:pPrChange>
            </w:pPr>
            <w:ins w:id="1376" w:author="Kathrin Eichler" w:date="2014-12-08T13:11:00Z">
              <w:r>
                <w:rPr>
                  <w:rFonts w:hint="eastAsia"/>
                </w:rPr>
                <w:t>0.2845</w:t>
              </w:r>
            </w:ins>
          </w:p>
        </w:tc>
        <w:tc>
          <w:tcPr>
            <w:tcW w:w="1210" w:type="dxa"/>
            <w:shd w:val="clear" w:color="auto" w:fill="FFFFFF"/>
            <w:hideMark/>
          </w:tcPr>
          <w:p w:rsidR="00510526" w:rsidRDefault="00510526" w:rsidP="0041759B">
            <w:pPr>
              <w:pStyle w:val="Normal2"/>
              <w:rPr>
                <w:ins w:id="1377" w:author="Kathrin Eichler" w:date="2014-12-08T13:11:00Z"/>
                <w:lang w:val="en-US" w:bidi="hi-IN"/>
              </w:rPr>
              <w:pPrChange w:id="1378" w:author="Kathrin Eichler" w:date="2014-12-08T17:10:00Z">
                <w:pPr>
                  <w:pStyle w:val="TextBody0"/>
                </w:pPr>
              </w:pPrChange>
            </w:pPr>
            <w:ins w:id="1379" w:author="Kathrin Eichler" w:date="2014-12-08T13:11:00Z">
              <w:r>
                <w:rPr>
                  <w:rFonts w:hint="eastAsia"/>
                </w:rPr>
                <w:t>0.367</w:t>
              </w:r>
            </w:ins>
          </w:p>
        </w:tc>
      </w:tr>
      <w:tr w:rsidR="00510526" w:rsidTr="00510526">
        <w:trPr>
          <w:ins w:id="1380" w:author="Kathrin Eichler" w:date="2014-12-08T13:11:00Z"/>
        </w:trPr>
        <w:tc>
          <w:tcPr>
            <w:tcW w:w="806" w:type="dxa"/>
            <w:shd w:val="clear" w:color="auto" w:fill="FFFFFF"/>
            <w:hideMark/>
          </w:tcPr>
          <w:p w:rsidR="00510526" w:rsidRDefault="00510526" w:rsidP="0041759B">
            <w:pPr>
              <w:pStyle w:val="Normal2"/>
              <w:rPr>
                <w:ins w:id="1381" w:author="Kathrin Eichler" w:date="2014-12-08T13:11:00Z"/>
                <w:lang w:val="en-US" w:bidi="hi-IN"/>
              </w:rPr>
              <w:pPrChange w:id="1382" w:author="Kathrin Eichler" w:date="2014-12-08T17:10:00Z">
                <w:pPr>
                  <w:pStyle w:val="TextBody0"/>
                </w:pPr>
              </w:pPrChange>
            </w:pPr>
            <w:ins w:id="1383" w:author="Kathrin Eichler" w:date="2014-12-08T13:11:00Z">
              <w:r>
                <w:rPr>
                  <w:rFonts w:hint="eastAsia"/>
                </w:rPr>
                <w:t>GS</w:t>
              </w:r>
            </w:ins>
          </w:p>
        </w:tc>
        <w:tc>
          <w:tcPr>
            <w:tcW w:w="1672" w:type="dxa"/>
            <w:shd w:val="clear" w:color="auto" w:fill="FFFFFF"/>
            <w:hideMark/>
          </w:tcPr>
          <w:p w:rsidR="00510526" w:rsidRDefault="0041759B" w:rsidP="0041759B">
            <w:pPr>
              <w:pStyle w:val="Normal2"/>
              <w:rPr>
                <w:ins w:id="1384" w:author="Kathrin Eichler" w:date="2014-12-08T13:11:00Z"/>
                <w:lang w:val="en-US" w:bidi="hi-IN"/>
              </w:rPr>
              <w:pPrChange w:id="1385" w:author="Kathrin Eichler" w:date="2014-12-08T17:10:00Z">
                <w:pPr>
                  <w:pStyle w:val="TextBody0"/>
                </w:pPr>
              </w:pPrChange>
            </w:pPr>
            <w:proofErr w:type="spellStart"/>
            <w:ins w:id="1386"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rsidP="0041759B">
            <w:pPr>
              <w:pStyle w:val="Normal2"/>
              <w:rPr>
                <w:ins w:id="1387" w:author="Kathrin Eichler" w:date="2014-12-08T13:11:00Z"/>
                <w:lang w:val="en-US" w:bidi="hi-IN"/>
              </w:rPr>
              <w:pPrChange w:id="1388" w:author="Kathrin Eichler" w:date="2014-12-08T17:10:00Z">
                <w:pPr>
                  <w:pStyle w:val="TextBody0"/>
                </w:pPr>
              </w:pPrChange>
            </w:pPr>
            <w:ins w:id="1389" w:author="Kathrin Eichler" w:date="2014-12-08T13:11:00Z">
              <w:r>
                <w:rPr>
                  <w:rFonts w:hint="eastAsia"/>
                </w:rPr>
                <w:t>0.0824</w:t>
              </w:r>
            </w:ins>
          </w:p>
        </w:tc>
        <w:tc>
          <w:tcPr>
            <w:tcW w:w="1210" w:type="dxa"/>
            <w:shd w:val="clear" w:color="auto" w:fill="FFFFFF"/>
            <w:hideMark/>
          </w:tcPr>
          <w:p w:rsidR="00510526" w:rsidRDefault="00510526" w:rsidP="0041759B">
            <w:pPr>
              <w:pStyle w:val="Normal2"/>
              <w:rPr>
                <w:ins w:id="1390" w:author="Kathrin Eichler" w:date="2014-12-08T13:11:00Z"/>
                <w:lang w:val="en-US" w:bidi="hi-IN"/>
              </w:rPr>
              <w:pPrChange w:id="1391" w:author="Kathrin Eichler" w:date="2014-12-08T17:10:00Z">
                <w:pPr>
                  <w:pStyle w:val="TextBody0"/>
                </w:pPr>
              </w:pPrChange>
            </w:pPr>
            <w:ins w:id="1392" w:author="Kathrin Eichler" w:date="2014-12-08T13:11:00Z">
              <w:r>
                <w:rPr>
                  <w:rFonts w:hint="eastAsia"/>
                </w:rPr>
                <w:t>0.2234</w:t>
              </w:r>
            </w:ins>
          </w:p>
        </w:tc>
        <w:tc>
          <w:tcPr>
            <w:tcW w:w="1210" w:type="dxa"/>
            <w:shd w:val="clear" w:color="auto" w:fill="FFFFFF"/>
            <w:hideMark/>
          </w:tcPr>
          <w:p w:rsidR="00510526" w:rsidRDefault="00510526" w:rsidP="0041759B">
            <w:pPr>
              <w:pStyle w:val="Normal2"/>
              <w:rPr>
                <w:ins w:id="1393" w:author="Kathrin Eichler" w:date="2014-12-08T13:11:00Z"/>
                <w:lang w:val="en-US" w:bidi="hi-IN"/>
              </w:rPr>
              <w:pPrChange w:id="1394" w:author="Kathrin Eichler" w:date="2014-12-08T17:10:00Z">
                <w:pPr>
                  <w:pStyle w:val="TextBody0"/>
                </w:pPr>
              </w:pPrChange>
            </w:pPr>
            <w:ins w:id="1395" w:author="Kathrin Eichler" w:date="2014-12-08T13:11:00Z">
              <w:r>
                <w:rPr>
                  <w:rFonts w:hint="eastAsia"/>
                </w:rPr>
                <w:t>0.1204</w:t>
              </w:r>
            </w:ins>
          </w:p>
        </w:tc>
      </w:tr>
      <w:tr w:rsidR="00510526" w:rsidTr="00510526">
        <w:trPr>
          <w:ins w:id="1396" w:author="Kathrin Eichler" w:date="2014-12-08T13:11:00Z"/>
        </w:trPr>
        <w:tc>
          <w:tcPr>
            <w:tcW w:w="806" w:type="dxa"/>
            <w:shd w:val="clear" w:color="auto" w:fill="FFFFFF"/>
          </w:tcPr>
          <w:p w:rsidR="00510526" w:rsidRDefault="00510526" w:rsidP="0041759B">
            <w:pPr>
              <w:pStyle w:val="Normal2"/>
              <w:rPr>
                <w:ins w:id="1397" w:author="Kathrin Eichler" w:date="2014-12-08T13:11:00Z"/>
                <w:lang w:val="en-US" w:bidi="hi-IN"/>
              </w:rPr>
              <w:pPrChange w:id="1398"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399" w:author="Kathrin Eichler" w:date="2014-12-08T13:11:00Z"/>
                <w:lang w:val="en-US" w:bidi="hi-IN"/>
              </w:rPr>
              <w:pPrChange w:id="1400" w:author="Kathrin Eichler" w:date="2014-12-08T17:10:00Z">
                <w:pPr>
                  <w:pStyle w:val="TextBody0"/>
                </w:pPr>
              </w:pPrChange>
            </w:pPr>
            <w:proofErr w:type="spellStart"/>
            <w:ins w:id="1401"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rsidP="0041759B">
            <w:pPr>
              <w:pStyle w:val="Normal2"/>
              <w:rPr>
                <w:ins w:id="1402" w:author="Kathrin Eichler" w:date="2014-12-08T13:11:00Z"/>
                <w:lang w:val="en-US" w:bidi="hi-IN"/>
              </w:rPr>
              <w:pPrChange w:id="1403" w:author="Kathrin Eichler" w:date="2014-12-08T17:10:00Z">
                <w:pPr>
                  <w:pStyle w:val="TextBody0"/>
                </w:pPr>
              </w:pPrChange>
            </w:pPr>
            <w:ins w:id="1404" w:author="Kathrin Eichler" w:date="2014-12-08T13:11:00Z">
              <w:r>
                <w:rPr>
                  <w:rFonts w:hint="eastAsia"/>
                </w:rPr>
                <w:t>0.1704</w:t>
              </w:r>
            </w:ins>
          </w:p>
        </w:tc>
        <w:tc>
          <w:tcPr>
            <w:tcW w:w="1210" w:type="dxa"/>
            <w:shd w:val="clear" w:color="auto" w:fill="FFFFFF"/>
            <w:hideMark/>
          </w:tcPr>
          <w:p w:rsidR="00510526" w:rsidRDefault="00510526" w:rsidP="0041759B">
            <w:pPr>
              <w:pStyle w:val="Normal2"/>
              <w:rPr>
                <w:ins w:id="1405" w:author="Kathrin Eichler" w:date="2014-12-08T13:11:00Z"/>
                <w:lang w:val="en-US" w:bidi="hi-IN"/>
              </w:rPr>
              <w:pPrChange w:id="1406" w:author="Kathrin Eichler" w:date="2014-12-08T17:10:00Z">
                <w:pPr>
                  <w:pStyle w:val="TextBody0"/>
                </w:pPr>
              </w:pPrChange>
            </w:pPr>
            <w:ins w:id="1407" w:author="Kathrin Eichler" w:date="2014-12-08T13:11:00Z">
              <w:r>
                <w:rPr>
                  <w:rFonts w:hint="eastAsia"/>
                </w:rPr>
                <w:t>0.2571</w:t>
              </w:r>
            </w:ins>
          </w:p>
        </w:tc>
        <w:tc>
          <w:tcPr>
            <w:tcW w:w="1210" w:type="dxa"/>
            <w:shd w:val="clear" w:color="auto" w:fill="FFFFFF"/>
            <w:hideMark/>
          </w:tcPr>
          <w:p w:rsidR="00510526" w:rsidRDefault="00510526" w:rsidP="0041759B">
            <w:pPr>
              <w:pStyle w:val="Normal2"/>
              <w:rPr>
                <w:ins w:id="1408" w:author="Kathrin Eichler" w:date="2014-12-08T13:11:00Z"/>
                <w:lang w:val="en-US" w:bidi="hi-IN"/>
              </w:rPr>
              <w:pPrChange w:id="1409" w:author="Kathrin Eichler" w:date="2014-12-08T17:10:00Z">
                <w:pPr>
                  <w:pStyle w:val="TextBody0"/>
                </w:pPr>
              </w:pPrChange>
            </w:pPr>
            <w:ins w:id="1410" w:author="Kathrin Eichler" w:date="2014-12-08T13:11:00Z">
              <w:r>
                <w:rPr>
                  <w:rFonts w:hint="eastAsia"/>
                </w:rPr>
                <w:t>0.205</w:t>
              </w:r>
            </w:ins>
          </w:p>
        </w:tc>
      </w:tr>
      <w:tr w:rsidR="00510526" w:rsidTr="00510526">
        <w:trPr>
          <w:ins w:id="1411" w:author="Kathrin Eichler" w:date="2014-12-08T13:11:00Z"/>
        </w:trPr>
        <w:tc>
          <w:tcPr>
            <w:tcW w:w="806" w:type="dxa"/>
            <w:shd w:val="clear" w:color="auto" w:fill="FFFFFF"/>
          </w:tcPr>
          <w:p w:rsidR="00510526" w:rsidRDefault="00510526" w:rsidP="0041759B">
            <w:pPr>
              <w:pStyle w:val="Normal2"/>
              <w:rPr>
                <w:ins w:id="1412" w:author="Kathrin Eichler" w:date="2014-12-08T13:11:00Z"/>
                <w:lang w:val="en-US" w:bidi="hi-IN"/>
              </w:rPr>
              <w:pPrChange w:id="1413"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414" w:author="Kathrin Eichler" w:date="2014-12-08T13:11:00Z"/>
                <w:lang w:val="en-US" w:bidi="hi-IN"/>
              </w:rPr>
              <w:pPrChange w:id="1415" w:author="Kathrin Eichler" w:date="2014-12-08T17:10:00Z">
                <w:pPr>
                  <w:pStyle w:val="TextBody0"/>
                </w:pPr>
              </w:pPrChange>
            </w:pPr>
            <w:proofErr w:type="spellStart"/>
            <w:ins w:id="1416"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rsidP="0041759B">
            <w:pPr>
              <w:pStyle w:val="Normal2"/>
              <w:rPr>
                <w:ins w:id="1417" w:author="Kathrin Eichler" w:date="2014-12-08T13:11:00Z"/>
                <w:lang w:val="en-US" w:bidi="hi-IN"/>
              </w:rPr>
              <w:pPrChange w:id="1418" w:author="Kathrin Eichler" w:date="2014-12-08T17:10:00Z">
                <w:pPr>
                  <w:pStyle w:val="TextBody0"/>
                </w:pPr>
              </w:pPrChange>
            </w:pPr>
            <w:ins w:id="1419" w:author="Kathrin Eichler" w:date="2014-12-08T13:11:00Z">
              <w:r>
                <w:rPr>
                  <w:rFonts w:hint="eastAsia"/>
                </w:rPr>
                <w:t>0.7228</w:t>
              </w:r>
            </w:ins>
          </w:p>
        </w:tc>
        <w:tc>
          <w:tcPr>
            <w:tcW w:w="1210" w:type="dxa"/>
            <w:shd w:val="clear" w:color="auto" w:fill="FFFFFF"/>
            <w:hideMark/>
          </w:tcPr>
          <w:p w:rsidR="00510526" w:rsidRDefault="00510526" w:rsidP="0041759B">
            <w:pPr>
              <w:pStyle w:val="Normal2"/>
              <w:rPr>
                <w:ins w:id="1420" w:author="Kathrin Eichler" w:date="2014-12-08T13:11:00Z"/>
                <w:lang w:val="en-US" w:bidi="hi-IN"/>
              </w:rPr>
              <w:pPrChange w:id="1421" w:author="Kathrin Eichler" w:date="2014-12-08T17:10:00Z">
                <w:pPr>
                  <w:pStyle w:val="TextBody0"/>
                </w:pPr>
              </w:pPrChange>
            </w:pPr>
            <w:ins w:id="1422" w:author="Kathrin Eichler" w:date="2014-12-08T13:11:00Z">
              <w:r>
                <w:rPr>
                  <w:rFonts w:hint="eastAsia"/>
                </w:rPr>
                <w:t>0.3655</w:t>
              </w:r>
            </w:ins>
          </w:p>
        </w:tc>
        <w:tc>
          <w:tcPr>
            <w:tcW w:w="1210" w:type="dxa"/>
            <w:shd w:val="clear" w:color="auto" w:fill="FFFFFF"/>
            <w:hideMark/>
          </w:tcPr>
          <w:p w:rsidR="00510526" w:rsidRDefault="00510526" w:rsidP="0041759B">
            <w:pPr>
              <w:pStyle w:val="Normal2"/>
              <w:rPr>
                <w:ins w:id="1423" w:author="Kathrin Eichler" w:date="2014-12-08T13:11:00Z"/>
                <w:lang w:val="en-US" w:bidi="hi-IN"/>
              </w:rPr>
              <w:pPrChange w:id="1424" w:author="Kathrin Eichler" w:date="2014-12-08T17:10:00Z">
                <w:pPr>
                  <w:pStyle w:val="TextBody0"/>
                </w:pPr>
              </w:pPrChange>
            </w:pPr>
            <w:ins w:id="1425" w:author="Kathrin Eichler" w:date="2014-12-08T13:11:00Z">
              <w:r>
                <w:rPr>
                  <w:rFonts w:hint="eastAsia"/>
                </w:rPr>
                <w:t>0.4855</w:t>
              </w:r>
            </w:ins>
          </w:p>
        </w:tc>
      </w:tr>
      <w:tr w:rsidR="00510526" w:rsidTr="00510526">
        <w:trPr>
          <w:ins w:id="1426" w:author="Kathrin Eichler" w:date="2014-12-08T13:11:00Z"/>
        </w:trPr>
        <w:tc>
          <w:tcPr>
            <w:tcW w:w="806" w:type="dxa"/>
            <w:shd w:val="clear" w:color="auto" w:fill="FFFFFF"/>
          </w:tcPr>
          <w:p w:rsidR="00510526" w:rsidRDefault="00510526" w:rsidP="0041759B">
            <w:pPr>
              <w:pStyle w:val="Normal2"/>
              <w:rPr>
                <w:ins w:id="1427" w:author="Kathrin Eichler" w:date="2014-12-08T13:11:00Z"/>
                <w:lang w:val="en-US" w:bidi="hi-IN"/>
              </w:rPr>
              <w:pPrChange w:id="1428" w:author="Kathrin Eichler" w:date="2014-12-08T17:10:00Z">
                <w:pPr>
                  <w:pStyle w:val="TextBody0"/>
                </w:pPr>
              </w:pPrChange>
            </w:pPr>
          </w:p>
        </w:tc>
        <w:tc>
          <w:tcPr>
            <w:tcW w:w="1672" w:type="dxa"/>
            <w:shd w:val="clear" w:color="auto" w:fill="FFFFFF"/>
            <w:hideMark/>
          </w:tcPr>
          <w:p w:rsidR="00510526" w:rsidRDefault="00510526" w:rsidP="0041759B">
            <w:pPr>
              <w:pStyle w:val="Normal2"/>
              <w:rPr>
                <w:ins w:id="1429" w:author="Kathrin Eichler" w:date="2014-12-08T13:11:00Z"/>
                <w:lang w:val="en-US" w:bidi="hi-IN"/>
              </w:rPr>
              <w:pPrChange w:id="1430" w:author="Kathrin Eichler" w:date="2014-12-08T17:10:00Z">
                <w:pPr>
                  <w:pStyle w:val="TextBody0"/>
                </w:pPr>
              </w:pPrChange>
            </w:pPr>
            <w:proofErr w:type="spellStart"/>
            <w:ins w:id="1431"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rsidP="0041759B">
            <w:pPr>
              <w:pStyle w:val="Normal2"/>
              <w:rPr>
                <w:ins w:id="1432" w:author="Kathrin Eichler" w:date="2014-12-08T13:11:00Z"/>
                <w:lang w:val="en-US" w:bidi="hi-IN"/>
              </w:rPr>
              <w:pPrChange w:id="1433" w:author="Kathrin Eichler" w:date="2014-12-08T17:10:00Z">
                <w:pPr>
                  <w:pStyle w:val="TextBody0"/>
                </w:pPr>
              </w:pPrChange>
            </w:pPr>
            <w:ins w:id="1434" w:author="Kathrin Eichler" w:date="2014-12-08T13:11:00Z">
              <w:r>
                <w:rPr>
                  <w:rFonts w:hint="eastAsia"/>
                </w:rPr>
                <w:t>0.6798</w:t>
              </w:r>
            </w:ins>
          </w:p>
        </w:tc>
        <w:tc>
          <w:tcPr>
            <w:tcW w:w="1210" w:type="dxa"/>
            <w:shd w:val="clear" w:color="auto" w:fill="FFFFFF"/>
            <w:hideMark/>
          </w:tcPr>
          <w:p w:rsidR="00510526" w:rsidRDefault="00510526" w:rsidP="0041759B">
            <w:pPr>
              <w:pStyle w:val="Normal2"/>
              <w:rPr>
                <w:ins w:id="1435" w:author="Kathrin Eichler" w:date="2014-12-08T13:11:00Z"/>
                <w:lang w:val="en-US" w:bidi="hi-IN"/>
              </w:rPr>
              <w:pPrChange w:id="1436" w:author="Kathrin Eichler" w:date="2014-12-08T17:10:00Z">
                <w:pPr>
                  <w:pStyle w:val="TextBody0"/>
                </w:pPr>
              </w:pPrChange>
            </w:pPr>
            <w:ins w:id="1437" w:author="Kathrin Eichler" w:date="2014-12-08T13:11:00Z">
              <w:r>
                <w:rPr>
                  <w:rFonts w:hint="eastAsia"/>
                </w:rPr>
                <w:t>0.4002</w:t>
              </w:r>
            </w:ins>
          </w:p>
        </w:tc>
        <w:tc>
          <w:tcPr>
            <w:tcW w:w="1210" w:type="dxa"/>
            <w:shd w:val="clear" w:color="auto" w:fill="FFFFFF"/>
            <w:hideMark/>
          </w:tcPr>
          <w:p w:rsidR="00510526" w:rsidRDefault="00510526" w:rsidP="0041759B">
            <w:pPr>
              <w:pStyle w:val="Normal2"/>
              <w:rPr>
                <w:ins w:id="1438" w:author="Kathrin Eichler" w:date="2014-12-08T13:11:00Z"/>
                <w:lang w:val="en-US" w:bidi="hi-IN"/>
              </w:rPr>
              <w:pPrChange w:id="1439" w:author="Kathrin Eichler" w:date="2014-12-08T17:10:00Z">
                <w:pPr>
                  <w:pStyle w:val="TextBody0"/>
                </w:pPr>
              </w:pPrChange>
            </w:pPr>
            <w:ins w:id="1440" w:author="Kathrin Eichler" w:date="2014-12-08T13:11:00Z">
              <w:r>
                <w:rPr>
                  <w:rFonts w:hint="eastAsia"/>
                </w:rPr>
                <w:t>0.5038</w:t>
              </w:r>
            </w:ins>
          </w:p>
        </w:tc>
      </w:tr>
    </w:tbl>
    <w:p w:rsidR="00510526" w:rsidRDefault="00510526" w:rsidP="00510526">
      <w:pPr>
        <w:pStyle w:val="TextBody0"/>
        <w:rPr>
          <w:ins w:id="1441" w:author="Kathrin Eichler" w:date="2014-12-08T13:11:00Z"/>
          <w:rFonts w:hint="eastAsia"/>
        </w:rPr>
      </w:pPr>
    </w:p>
    <w:p w:rsidR="00510526" w:rsidRDefault="00510526" w:rsidP="001429DD">
      <w:pPr>
        <w:pStyle w:val="Normal2"/>
        <w:rPr>
          <w:ins w:id="1442" w:author="Kathrin Eichler" w:date="2014-12-08T13:49:00Z"/>
          <w:lang w:eastAsia="de-DE" w:bidi="he-IL"/>
        </w:rPr>
        <w:pPrChange w:id="1443" w:author="Kathrin Eichler" w:date="2014-12-08T13:49:00Z">
          <w:pPr>
            <w:pStyle w:val="TextBody0"/>
          </w:pPr>
        </w:pPrChange>
      </w:pPr>
      <w:ins w:id="1444" w:author="Kathrin Eichler" w:date="2014-12-08T13:11:00Z">
        <w:r w:rsidRPr="00C42871">
          <w:rPr>
            <w:rFonts w:hint="eastAsia"/>
            <w:lang w:eastAsia="de-DE" w:bidi="he-IL"/>
          </w:rPr>
          <w:t>For NICE there were 586 tokens belonging to one of 239 modifiers (an average of 2.45 t</w:t>
        </w:r>
        <w:r w:rsidRPr="00C42871">
          <w:rPr>
            <w:rFonts w:hint="eastAsia"/>
            <w:lang w:eastAsia="de-DE" w:bidi="he-IL"/>
          </w:rPr>
          <w:t>o</w:t>
        </w:r>
        <w:r w:rsidRPr="00C42871">
          <w:rPr>
            <w:rFonts w:hint="eastAsia"/>
            <w:lang w:eastAsia="de-DE" w:bidi="he-IL"/>
          </w:rPr>
          <w:t>kens per modifier).</w:t>
        </w:r>
      </w:ins>
    </w:p>
    <w:p w:rsidR="001429DD" w:rsidRDefault="001429DD" w:rsidP="001429DD">
      <w:pPr>
        <w:pStyle w:val="Normal2"/>
        <w:rPr>
          <w:ins w:id="1445" w:author="Kathrin Eichler" w:date="2014-12-08T13:11:00Z"/>
          <w:rFonts w:hint="eastAsia"/>
        </w:rPr>
        <w:pPrChange w:id="1446" w:author="Kathrin Eichler" w:date="2014-12-08T13:49:00Z">
          <w:pPr>
            <w:pStyle w:val="TextBody0"/>
          </w:pPr>
        </w:pPrChange>
      </w:pPr>
    </w:p>
    <w:tbl>
      <w:tblPr>
        <w:tblW w:w="0" w:type="auto"/>
        <w:tblInd w:w="-30" w:type="dxa"/>
        <w:tblCellMar>
          <w:left w:w="0" w:type="dxa"/>
          <w:right w:w="0" w:type="dxa"/>
        </w:tblCellMar>
        <w:tblLook w:val="04A0" w:firstRow="1" w:lastRow="0" w:firstColumn="1" w:lastColumn="0" w:noHBand="0" w:noVBand="1"/>
        <w:tblPrChange w:id="1447" w:author="Kathrin Eichler" w:date="2014-12-08T17:10:00Z">
          <w:tblPr>
            <w:tblW w:w="0" w:type="auto"/>
            <w:tblInd w:w="-30" w:type="dxa"/>
            <w:tblCellMar>
              <w:left w:w="0" w:type="dxa"/>
              <w:right w:w="0" w:type="dxa"/>
            </w:tblCellMar>
            <w:tblLook w:val="04A0" w:firstRow="1" w:lastRow="0" w:firstColumn="1" w:lastColumn="0" w:noHBand="0" w:noVBand="1"/>
          </w:tblPr>
        </w:tblPrChange>
      </w:tblPr>
      <w:tblGrid>
        <w:gridCol w:w="806"/>
        <w:gridCol w:w="1672"/>
        <w:gridCol w:w="1210"/>
        <w:gridCol w:w="1210"/>
        <w:gridCol w:w="1210"/>
        <w:tblGridChange w:id="1448">
          <w:tblGrid>
            <w:gridCol w:w="806"/>
            <w:gridCol w:w="1672"/>
            <w:gridCol w:w="1210"/>
            <w:gridCol w:w="1210"/>
            <w:gridCol w:w="1210"/>
          </w:tblGrid>
        </w:tblGridChange>
      </w:tblGrid>
      <w:tr w:rsidR="00510526" w:rsidTr="0041759B">
        <w:trPr>
          <w:ins w:id="1449" w:author="Kathrin Eichler" w:date="2014-12-08T13:11:00Z"/>
        </w:trPr>
        <w:tc>
          <w:tcPr>
            <w:tcW w:w="806" w:type="dxa"/>
            <w:shd w:val="clear" w:color="auto" w:fill="FFFFFF"/>
            <w:hideMark/>
            <w:tcPrChange w:id="1450" w:author="Kathrin Eichler" w:date="2014-12-08T17:10:00Z">
              <w:tcPr>
                <w:tcW w:w="806" w:type="dxa"/>
                <w:shd w:val="clear" w:color="auto" w:fill="FFFFFF"/>
                <w:hideMark/>
              </w:tcPr>
            </w:tcPrChange>
          </w:tcPr>
          <w:p w:rsidR="00510526" w:rsidRDefault="00510526" w:rsidP="0041759B">
            <w:pPr>
              <w:pStyle w:val="Normal2"/>
              <w:rPr>
                <w:ins w:id="1451" w:author="Kathrin Eichler" w:date="2014-12-08T13:11:00Z"/>
                <w:lang w:val="en-US" w:bidi="hi-IN"/>
              </w:rPr>
              <w:pPrChange w:id="1452" w:author="Kathrin Eichler" w:date="2014-12-08T17:10:00Z">
                <w:pPr>
                  <w:pStyle w:val="TextBody0"/>
                </w:pPr>
              </w:pPrChange>
            </w:pPr>
            <w:ins w:id="1453" w:author="Kathrin Eichler" w:date="2014-12-08T13:11:00Z">
              <w:r>
                <w:rPr>
                  <w:rFonts w:hint="eastAsia"/>
                  <w:lang w:eastAsia="de-DE" w:bidi="he-IL"/>
                </w:rPr>
                <w:t>Frag.</w:t>
              </w:r>
            </w:ins>
          </w:p>
        </w:tc>
        <w:tc>
          <w:tcPr>
            <w:tcW w:w="1672" w:type="dxa"/>
            <w:shd w:val="clear" w:color="auto" w:fill="FFFFFF"/>
            <w:hideMark/>
            <w:tcPrChange w:id="1454" w:author="Kathrin Eichler" w:date="2014-12-08T17:10:00Z">
              <w:tcPr>
                <w:tcW w:w="1672" w:type="dxa"/>
                <w:shd w:val="clear" w:color="auto" w:fill="FFFFFF"/>
                <w:hideMark/>
              </w:tcPr>
            </w:tcPrChange>
          </w:tcPr>
          <w:p w:rsidR="00510526" w:rsidRDefault="00510526" w:rsidP="0041759B">
            <w:pPr>
              <w:pStyle w:val="Normal2"/>
              <w:rPr>
                <w:ins w:id="1455" w:author="Kathrin Eichler" w:date="2014-12-08T13:11:00Z"/>
                <w:lang w:val="en-US" w:bidi="hi-IN"/>
              </w:rPr>
              <w:pPrChange w:id="1456" w:author="Kathrin Eichler" w:date="2014-12-08T17:10:00Z">
                <w:pPr>
                  <w:pStyle w:val="TextBody0"/>
                </w:pPr>
              </w:pPrChange>
            </w:pPr>
            <w:ins w:id="1457" w:author="Kathrin Eichler" w:date="2014-12-08T13:11:00Z">
              <w:r>
                <w:rPr>
                  <w:rFonts w:hint="eastAsia"/>
                </w:rPr>
                <w:t>Modifier</w:t>
              </w:r>
            </w:ins>
          </w:p>
        </w:tc>
        <w:tc>
          <w:tcPr>
            <w:tcW w:w="1210" w:type="dxa"/>
            <w:shd w:val="clear" w:color="auto" w:fill="FFFFFF"/>
            <w:hideMark/>
            <w:tcPrChange w:id="1458" w:author="Kathrin Eichler" w:date="2014-12-08T17:10:00Z">
              <w:tcPr>
                <w:tcW w:w="1210" w:type="dxa"/>
                <w:shd w:val="clear" w:color="auto" w:fill="FFFFFF"/>
                <w:hideMark/>
              </w:tcPr>
            </w:tcPrChange>
          </w:tcPr>
          <w:p w:rsidR="00510526" w:rsidRDefault="00510526" w:rsidP="0041759B">
            <w:pPr>
              <w:pStyle w:val="Normal2"/>
              <w:rPr>
                <w:ins w:id="1459" w:author="Kathrin Eichler" w:date="2014-12-08T13:11:00Z"/>
                <w:lang w:val="en-US" w:bidi="hi-IN"/>
              </w:rPr>
              <w:pPrChange w:id="1460" w:author="Kathrin Eichler" w:date="2014-12-08T17:10:00Z">
                <w:pPr>
                  <w:pStyle w:val="TextBody0"/>
                </w:pPr>
              </w:pPrChange>
            </w:pPr>
            <w:ins w:id="1461" w:author="Kathrin Eichler" w:date="2014-12-08T13:11:00Z">
              <w:r>
                <w:rPr>
                  <w:rFonts w:hint="eastAsia"/>
                </w:rPr>
                <w:t>R (micro)</w:t>
              </w:r>
            </w:ins>
          </w:p>
        </w:tc>
        <w:tc>
          <w:tcPr>
            <w:tcW w:w="1210" w:type="dxa"/>
            <w:shd w:val="clear" w:color="auto" w:fill="FFFFFF"/>
            <w:hideMark/>
            <w:tcPrChange w:id="1462" w:author="Kathrin Eichler" w:date="2014-12-08T17:10:00Z">
              <w:tcPr>
                <w:tcW w:w="1210" w:type="dxa"/>
                <w:shd w:val="clear" w:color="auto" w:fill="FFFFFF"/>
                <w:hideMark/>
              </w:tcPr>
            </w:tcPrChange>
          </w:tcPr>
          <w:p w:rsidR="00510526" w:rsidRDefault="00510526" w:rsidP="0041759B">
            <w:pPr>
              <w:pStyle w:val="Normal2"/>
              <w:rPr>
                <w:ins w:id="1463" w:author="Kathrin Eichler" w:date="2014-12-08T13:11:00Z"/>
                <w:lang w:val="en-US" w:bidi="hi-IN"/>
              </w:rPr>
              <w:pPrChange w:id="1464" w:author="Kathrin Eichler" w:date="2014-12-08T17:10:00Z">
                <w:pPr>
                  <w:pStyle w:val="TextBody0"/>
                </w:pPr>
              </w:pPrChange>
            </w:pPr>
            <w:ins w:id="1465" w:author="Kathrin Eichler" w:date="2014-12-08T13:11:00Z">
              <w:r>
                <w:rPr>
                  <w:rFonts w:hint="eastAsia"/>
                </w:rPr>
                <w:t>P</w:t>
              </w:r>
            </w:ins>
          </w:p>
        </w:tc>
        <w:tc>
          <w:tcPr>
            <w:tcW w:w="1210" w:type="dxa"/>
            <w:shd w:val="clear" w:color="auto" w:fill="FFFFFF"/>
            <w:hideMark/>
            <w:tcPrChange w:id="1466" w:author="Kathrin Eichler" w:date="2014-12-08T17:10:00Z">
              <w:tcPr>
                <w:tcW w:w="1210" w:type="dxa"/>
                <w:shd w:val="clear" w:color="auto" w:fill="FFFFFF"/>
                <w:hideMark/>
              </w:tcPr>
            </w:tcPrChange>
          </w:tcPr>
          <w:p w:rsidR="00510526" w:rsidRDefault="00510526" w:rsidP="0041759B">
            <w:pPr>
              <w:pStyle w:val="Normal2"/>
              <w:rPr>
                <w:ins w:id="1467" w:author="Kathrin Eichler" w:date="2014-12-08T13:11:00Z"/>
                <w:lang w:val="en-US" w:bidi="hi-IN"/>
              </w:rPr>
              <w:pPrChange w:id="1468" w:author="Kathrin Eichler" w:date="2014-12-08T17:10:00Z">
                <w:pPr>
                  <w:pStyle w:val="TextBody0"/>
                </w:pPr>
              </w:pPrChange>
            </w:pPr>
            <w:ins w:id="1469" w:author="Kathrin Eichler" w:date="2014-12-08T13:11:00Z">
              <w:r>
                <w:rPr>
                  <w:rFonts w:hint="eastAsia"/>
                </w:rPr>
                <w:t>F</w:t>
              </w:r>
            </w:ins>
          </w:p>
        </w:tc>
      </w:tr>
      <w:tr w:rsidR="00510526" w:rsidTr="0041759B">
        <w:trPr>
          <w:ins w:id="1470" w:author="Kathrin Eichler" w:date="2014-12-08T13:11:00Z"/>
        </w:trPr>
        <w:tc>
          <w:tcPr>
            <w:tcW w:w="806" w:type="dxa"/>
            <w:shd w:val="clear" w:color="auto" w:fill="FFFFFF"/>
            <w:hideMark/>
            <w:tcPrChange w:id="1471" w:author="Kathrin Eichler" w:date="2014-12-08T17:10:00Z">
              <w:tcPr>
                <w:tcW w:w="806" w:type="dxa"/>
                <w:shd w:val="clear" w:color="auto" w:fill="FFFFFF"/>
                <w:hideMark/>
              </w:tcPr>
            </w:tcPrChange>
          </w:tcPr>
          <w:p w:rsidR="00510526" w:rsidRDefault="00510526" w:rsidP="0041759B">
            <w:pPr>
              <w:pStyle w:val="Normal2"/>
              <w:rPr>
                <w:ins w:id="1472" w:author="Kathrin Eichler" w:date="2014-12-08T13:11:00Z"/>
                <w:lang w:val="en-US" w:bidi="hi-IN"/>
              </w:rPr>
              <w:pPrChange w:id="1473" w:author="Kathrin Eichler" w:date="2014-12-08T17:10:00Z">
                <w:pPr>
                  <w:pStyle w:val="TextBody0"/>
                </w:pPr>
              </w:pPrChange>
            </w:pPr>
            <w:ins w:id="1474" w:author="Kathrin Eichler" w:date="2014-12-08T13:11:00Z">
              <w:r>
                <w:rPr>
                  <w:rFonts w:hint="eastAsia"/>
                </w:rPr>
                <w:t>Sent.</w:t>
              </w:r>
            </w:ins>
          </w:p>
        </w:tc>
        <w:tc>
          <w:tcPr>
            <w:tcW w:w="1672" w:type="dxa"/>
            <w:shd w:val="clear" w:color="auto" w:fill="FFFFFF"/>
            <w:hideMark/>
            <w:tcPrChange w:id="1475" w:author="Kathrin Eichler" w:date="2014-12-08T17:10:00Z">
              <w:tcPr>
                <w:tcW w:w="1672" w:type="dxa"/>
                <w:shd w:val="clear" w:color="auto" w:fill="FFFFFF"/>
                <w:hideMark/>
              </w:tcPr>
            </w:tcPrChange>
          </w:tcPr>
          <w:p w:rsidR="00510526" w:rsidRDefault="00510526" w:rsidP="0041759B">
            <w:pPr>
              <w:pStyle w:val="Normal2"/>
              <w:rPr>
                <w:ins w:id="1476" w:author="Kathrin Eichler" w:date="2014-12-08T13:11:00Z"/>
                <w:lang w:val="en-US" w:bidi="hi-IN"/>
              </w:rPr>
              <w:pPrChange w:id="1477" w:author="Kathrin Eichler" w:date="2014-12-08T17:10:00Z">
                <w:pPr>
                  <w:pStyle w:val="TextBody0"/>
                </w:pPr>
              </w:pPrChange>
            </w:pPr>
            <w:proofErr w:type="spellStart"/>
            <w:ins w:id="1478" w:author="Kathrin Eichler" w:date="2014-12-08T13:11:00Z">
              <w:r>
                <w:rPr>
                  <w:rFonts w:hint="eastAsia"/>
                </w:rPr>
                <w:t>adv</w:t>
              </w:r>
              <w:proofErr w:type="spellEnd"/>
            </w:ins>
          </w:p>
        </w:tc>
        <w:tc>
          <w:tcPr>
            <w:tcW w:w="1210" w:type="dxa"/>
            <w:shd w:val="clear" w:color="auto" w:fill="FFFFFF"/>
            <w:hideMark/>
            <w:tcPrChange w:id="1479" w:author="Kathrin Eichler" w:date="2014-12-08T17:10:00Z">
              <w:tcPr>
                <w:tcW w:w="1210" w:type="dxa"/>
                <w:shd w:val="clear" w:color="auto" w:fill="FFFFFF"/>
                <w:hideMark/>
              </w:tcPr>
            </w:tcPrChange>
          </w:tcPr>
          <w:p w:rsidR="00510526" w:rsidRDefault="00510526" w:rsidP="0041759B">
            <w:pPr>
              <w:pStyle w:val="Normal2"/>
              <w:rPr>
                <w:ins w:id="1480" w:author="Kathrin Eichler" w:date="2014-12-08T13:11:00Z"/>
                <w:lang w:val="en-US" w:bidi="hi-IN"/>
              </w:rPr>
              <w:pPrChange w:id="1481" w:author="Kathrin Eichler" w:date="2014-12-08T17:10:00Z">
                <w:pPr>
                  <w:pStyle w:val="TextBody0"/>
                </w:pPr>
              </w:pPrChange>
            </w:pPr>
            <w:ins w:id="1482" w:author="Kathrin Eichler" w:date="2014-12-08T13:11:00Z">
              <w:r>
                <w:rPr>
                  <w:rFonts w:hint="eastAsia"/>
                </w:rPr>
                <w:t>0.1343</w:t>
              </w:r>
            </w:ins>
          </w:p>
        </w:tc>
        <w:tc>
          <w:tcPr>
            <w:tcW w:w="1210" w:type="dxa"/>
            <w:shd w:val="clear" w:color="auto" w:fill="FFFFFF"/>
            <w:hideMark/>
            <w:tcPrChange w:id="1483" w:author="Kathrin Eichler" w:date="2014-12-08T17:10:00Z">
              <w:tcPr>
                <w:tcW w:w="1210" w:type="dxa"/>
                <w:shd w:val="clear" w:color="auto" w:fill="FFFFFF"/>
                <w:hideMark/>
              </w:tcPr>
            </w:tcPrChange>
          </w:tcPr>
          <w:p w:rsidR="00510526" w:rsidRDefault="00510526" w:rsidP="0041759B">
            <w:pPr>
              <w:pStyle w:val="Normal2"/>
              <w:rPr>
                <w:ins w:id="1484" w:author="Kathrin Eichler" w:date="2014-12-08T13:11:00Z"/>
                <w:lang w:val="en-US" w:bidi="hi-IN"/>
              </w:rPr>
              <w:pPrChange w:id="1485" w:author="Kathrin Eichler" w:date="2014-12-08T17:10:00Z">
                <w:pPr>
                  <w:pStyle w:val="TextBody0"/>
                </w:pPr>
              </w:pPrChange>
            </w:pPr>
            <w:ins w:id="1486" w:author="Kathrin Eichler" w:date="2014-12-08T13:11:00Z">
              <w:r>
                <w:rPr>
                  <w:rFonts w:hint="eastAsia"/>
                </w:rPr>
                <w:t>0.0894</w:t>
              </w:r>
            </w:ins>
          </w:p>
        </w:tc>
        <w:tc>
          <w:tcPr>
            <w:tcW w:w="1210" w:type="dxa"/>
            <w:shd w:val="clear" w:color="auto" w:fill="FFFFFF"/>
            <w:hideMark/>
            <w:tcPrChange w:id="1487" w:author="Kathrin Eichler" w:date="2014-12-08T17:10:00Z">
              <w:tcPr>
                <w:tcW w:w="1210" w:type="dxa"/>
                <w:shd w:val="clear" w:color="auto" w:fill="FFFFFF"/>
                <w:hideMark/>
              </w:tcPr>
            </w:tcPrChange>
          </w:tcPr>
          <w:p w:rsidR="00510526" w:rsidRDefault="00510526" w:rsidP="0041759B">
            <w:pPr>
              <w:pStyle w:val="Normal2"/>
              <w:rPr>
                <w:ins w:id="1488" w:author="Kathrin Eichler" w:date="2014-12-08T13:11:00Z"/>
                <w:lang w:val="en-US" w:bidi="hi-IN"/>
              </w:rPr>
              <w:pPrChange w:id="1489" w:author="Kathrin Eichler" w:date="2014-12-08T17:10:00Z">
                <w:pPr>
                  <w:pStyle w:val="TextBody0"/>
                </w:pPr>
              </w:pPrChange>
            </w:pPr>
            <w:ins w:id="1490" w:author="Kathrin Eichler" w:date="2014-12-08T13:11:00Z">
              <w:r>
                <w:rPr>
                  <w:rFonts w:hint="eastAsia"/>
                </w:rPr>
                <w:t>0.1074</w:t>
              </w:r>
            </w:ins>
          </w:p>
        </w:tc>
      </w:tr>
      <w:tr w:rsidR="00510526" w:rsidTr="0041759B">
        <w:trPr>
          <w:ins w:id="1491" w:author="Kathrin Eichler" w:date="2014-12-08T13:11:00Z"/>
        </w:trPr>
        <w:tc>
          <w:tcPr>
            <w:tcW w:w="806" w:type="dxa"/>
            <w:shd w:val="clear" w:color="auto" w:fill="FFFFFF"/>
            <w:tcPrChange w:id="1492" w:author="Kathrin Eichler" w:date="2014-12-08T17:10:00Z">
              <w:tcPr>
                <w:tcW w:w="806" w:type="dxa"/>
                <w:shd w:val="clear" w:color="auto" w:fill="FFFFFF"/>
              </w:tcPr>
            </w:tcPrChange>
          </w:tcPr>
          <w:p w:rsidR="00510526" w:rsidRDefault="00510526" w:rsidP="0041759B">
            <w:pPr>
              <w:pStyle w:val="Normal2"/>
              <w:rPr>
                <w:ins w:id="1493" w:author="Kathrin Eichler" w:date="2014-12-08T13:11:00Z"/>
                <w:lang w:val="en-US" w:bidi="hi-IN"/>
              </w:rPr>
              <w:pPrChange w:id="1494" w:author="Kathrin Eichler" w:date="2014-12-08T17:10:00Z">
                <w:pPr>
                  <w:pStyle w:val="TextBody0"/>
                </w:pPr>
              </w:pPrChange>
            </w:pPr>
          </w:p>
        </w:tc>
        <w:tc>
          <w:tcPr>
            <w:tcW w:w="1672" w:type="dxa"/>
            <w:shd w:val="clear" w:color="auto" w:fill="FFFFFF"/>
            <w:hideMark/>
            <w:tcPrChange w:id="1495" w:author="Kathrin Eichler" w:date="2014-12-08T17:10:00Z">
              <w:tcPr>
                <w:tcW w:w="1672" w:type="dxa"/>
                <w:shd w:val="clear" w:color="auto" w:fill="FFFFFF"/>
                <w:hideMark/>
              </w:tcPr>
            </w:tcPrChange>
          </w:tcPr>
          <w:p w:rsidR="00510526" w:rsidRDefault="00510526" w:rsidP="0041759B">
            <w:pPr>
              <w:pStyle w:val="Normal2"/>
              <w:rPr>
                <w:ins w:id="1496" w:author="Kathrin Eichler" w:date="2014-12-08T13:11:00Z"/>
                <w:lang w:val="en-US" w:bidi="hi-IN"/>
              </w:rPr>
              <w:pPrChange w:id="1497" w:author="Kathrin Eichler" w:date="2014-12-08T17:10:00Z">
                <w:pPr>
                  <w:pStyle w:val="TextBody0"/>
                </w:pPr>
              </w:pPrChange>
            </w:pPr>
            <w:proofErr w:type="spellStart"/>
            <w:ins w:id="1498"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1499" w:author="Kathrin Eichler" w:date="2014-12-08T17:10:00Z">
              <w:tcPr>
                <w:tcW w:w="1210" w:type="dxa"/>
                <w:shd w:val="clear" w:color="auto" w:fill="FFFFFF"/>
                <w:hideMark/>
              </w:tcPr>
            </w:tcPrChange>
          </w:tcPr>
          <w:p w:rsidR="00510526" w:rsidRDefault="00510526" w:rsidP="0041759B">
            <w:pPr>
              <w:pStyle w:val="Normal2"/>
              <w:rPr>
                <w:ins w:id="1500" w:author="Kathrin Eichler" w:date="2014-12-08T13:11:00Z"/>
                <w:lang w:val="en-US" w:bidi="hi-IN"/>
              </w:rPr>
              <w:pPrChange w:id="1501" w:author="Kathrin Eichler" w:date="2014-12-08T17:10:00Z">
                <w:pPr>
                  <w:pStyle w:val="TextBody0"/>
                </w:pPr>
              </w:pPrChange>
            </w:pPr>
            <w:ins w:id="1502" w:author="Kathrin Eichler" w:date="2014-12-08T13:11:00Z">
              <w:r>
                <w:rPr>
                  <w:rFonts w:hint="eastAsia"/>
                </w:rPr>
                <w:t>0.2186</w:t>
              </w:r>
            </w:ins>
          </w:p>
        </w:tc>
        <w:tc>
          <w:tcPr>
            <w:tcW w:w="1210" w:type="dxa"/>
            <w:shd w:val="clear" w:color="auto" w:fill="FFFFFF"/>
            <w:hideMark/>
            <w:tcPrChange w:id="1503" w:author="Kathrin Eichler" w:date="2014-12-08T17:10:00Z">
              <w:tcPr>
                <w:tcW w:w="1210" w:type="dxa"/>
                <w:shd w:val="clear" w:color="auto" w:fill="FFFFFF"/>
                <w:hideMark/>
              </w:tcPr>
            </w:tcPrChange>
          </w:tcPr>
          <w:p w:rsidR="00510526" w:rsidRDefault="00510526" w:rsidP="0041759B">
            <w:pPr>
              <w:pStyle w:val="Normal2"/>
              <w:rPr>
                <w:ins w:id="1504" w:author="Kathrin Eichler" w:date="2014-12-08T13:11:00Z"/>
                <w:lang w:val="en-US" w:bidi="hi-IN"/>
              </w:rPr>
              <w:pPrChange w:id="1505" w:author="Kathrin Eichler" w:date="2014-12-08T17:10:00Z">
                <w:pPr>
                  <w:pStyle w:val="TextBody0"/>
                </w:pPr>
              </w:pPrChange>
            </w:pPr>
            <w:ins w:id="1506" w:author="Kathrin Eichler" w:date="2014-12-08T13:11:00Z">
              <w:r>
                <w:rPr>
                  <w:rFonts w:hint="eastAsia"/>
                </w:rPr>
                <w:t>0.0595</w:t>
              </w:r>
            </w:ins>
          </w:p>
        </w:tc>
        <w:tc>
          <w:tcPr>
            <w:tcW w:w="1210" w:type="dxa"/>
            <w:shd w:val="clear" w:color="auto" w:fill="FFFFFF"/>
            <w:hideMark/>
            <w:tcPrChange w:id="1507" w:author="Kathrin Eichler" w:date="2014-12-08T17:10:00Z">
              <w:tcPr>
                <w:tcW w:w="1210" w:type="dxa"/>
                <w:shd w:val="clear" w:color="auto" w:fill="FFFFFF"/>
                <w:hideMark/>
              </w:tcPr>
            </w:tcPrChange>
          </w:tcPr>
          <w:p w:rsidR="00510526" w:rsidRDefault="00510526" w:rsidP="0041759B">
            <w:pPr>
              <w:pStyle w:val="Normal2"/>
              <w:rPr>
                <w:ins w:id="1508" w:author="Kathrin Eichler" w:date="2014-12-08T13:11:00Z"/>
                <w:lang w:val="en-US" w:bidi="hi-IN"/>
              </w:rPr>
              <w:pPrChange w:id="1509" w:author="Kathrin Eichler" w:date="2014-12-08T17:10:00Z">
                <w:pPr>
                  <w:pStyle w:val="TextBody0"/>
                </w:pPr>
              </w:pPrChange>
            </w:pPr>
            <w:ins w:id="1510" w:author="Kathrin Eichler" w:date="2014-12-08T13:11:00Z">
              <w:r>
                <w:rPr>
                  <w:rFonts w:hint="eastAsia"/>
                </w:rPr>
                <w:t>0.0936</w:t>
              </w:r>
            </w:ins>
          </w:p>
        </w:tc>
      </w:tr>
      <w:tr w:rsidR="00510526" w:rsidTr="0041759B">
        <w:trPr>
          <w:ins w:id="1511" w:author="Kathrin Eichler" w:date="2014-12-08T13:11:00Z"/>
        </w:trPr>
        <w:tc>
          <w:tcPr>
            <w:tcW w:w="806" w:type="dxa"/>
            <w:shd w:val="clear" w:color="auto" w:fill="FFFFFF"/>
            <w:tcPrChange w:id="1512" w:author="Kathrin Eichler" w:date="2014-12-08T17:10:00Z">
              <w:tcPr>
                <w:tcW w:w="806" w:type="dxa"/>
                <w:shd w:val="clear" w:color="auto" w:fill="FFFFFF"/>
              </w:tcPr>
            </w:tcPrChange>
          </w:tcPr>
          <w:p w:rsidR="00510526" w:rsidRDefault="00510526" w:rsidP="0041759B">
            <w:pPr>
              <w:pStyle w:val="Normal2"/>
              <w:rPr>
                <w:ins w:id="1513" w:author="Kathrin Eichler" w:date="2014-12-08T13:11:00Z"/>
                <w:lang w:val="en-US" w:bidi="hi-IN"/>
              </w:rPr>
              <w:pPrChange w:id="1514" w:author="Kathrin Eichler" w:date="2014-12-08T17:10:00Z">
                <w:pPr>
                  <w:pStyle w:val="TextBody0"/>
                </w:pPr>
              </w:pPrChange>
            </w:pPr>
          </w:p>
        </w:tc>
        <w:tc>
          <w:tcPr>
            <w:tcW w:w="1672" w:type="dxa"/>
            <w:shd w:val="clear" w:color="auto" w:fill="FFFFFF"/>
            <w:hideMark/>
            <w:tcPrChange w:id="1515" w:author="Kathrin Eichler" w:date="2014-12-08T17:10:00Z">
              <w:tcPr>
                <w:tcW w:w="1672" w:type="dxa"/>
                <w:shd w:val="clear" w:color="auto" w:fill="FFFFFF"/>
                <w:hideMark/>
              </w:tcPr>
            </w:tcPrChange>
          </w:tcPr>
          <w:p w:rsidR="00510526" w:rsidRDefault="00510526" w:rsidP="0041759B">
            <w:pPr>
              <w:pStyle w:val="Normal2"/>
              <w:rPr>
                <w:ins w:id="1516" w:author="Kathrin Eichler" w:date="2014-12-08T13:11:00Z"/>
                <w:lang w:val="en-US" w:bidi="hi-IN"/>
              </w:rPr>
              <w:pPrChange w:id="1517" w:author="Kathrin Eichler" w:date="2014-12-08T17:10:00Z">
                <w:pPr>
                  <w:pStyle w:val="TextBody0"/>
                </w:pPr>
              </w:pPrChange>
            </w:pPr>
            <w:proofErr w:type="spellStart"/>
            <w:ins w:id="1518"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1519" w:author="Kathrin Eichler" w:date="2014-12-08T17:10:00Z">
              <w:tcPr>
                <w:tcW w:w="1210" w:type="dxa"/>
                <w:shd w:val="clear" w:color="auto" w:fill="FFFFFF"/>
                <w:hideMark/>
              </w:tcPr>
            </w:tcPrChange>
          </w:tcPr>
          <w:p w:rsidR="00510526" w:rsidRDefault="00510526" w:rsidP="0041759B">
            <w:pPr>
              <w:pStyle w:val="Normal2"/>
              <w:rPr>
                <w:ins w:id="1520" w:author="Kathrin Eichler" w:date="2014-12-08T13:11:00Z"/>
                <w:lang w:val="en-US" w:bidi="hi-IN"/>
              </w:rPr>
              <w:pPrChange w:id="1521" w:author="Kathrin Eichler" w:date="2014-12-08T17:10:00Z">
                <w:pPr>
                  <w:pStyle w:val="TextBody0"/>
                </w:pPr>
              </w:pPrChange>
            </w:pPr>
            <w:ins w:id="1522" w:author="Kathrin Eichler" w:date="2014-12-08T13:11:00Z">
              <w:r>
                <w:rPr>
                  <w:rFonts w:hint="eastAsia"/>
                </w:rPr>
                <w:t>0.7952</w:t>
              </w:r>
            </w:ins>
          </w:p>
        </w:tc>
        <w:tc>
          <w:tcPr>
            <w:tcW w:w="1210" w:type="dxa"/>
            <w:shd w:val="clear" w:color="auto" w:fill="FFFFFF"/>
            <w:hideMark/>
            <w:tcPrChange w:id="1523" w:author="Kathrin Eichler" w:date="2014-12-08T17:10:00Z">
              <w:tcPr>
                <w:tcW w:w="1210" w:type="dxa"/>
                <w:shd w:val="clear" w:color="auto" w:fill="FFFFFF"/>
                <w:hideMark/>
              </w:tcPr>
            </w:tcPrChange>
          </w:tcPr>
          <w:p w:rsidR="00510526" w:rsidRDefault="00510526" w:rsidP="0041759B">
            <w:pPr>
              <w:pStyle w:val="Normal2"/>
              <w:rPr>
                <w:ins w:id="1524" w:author="Kathrin Eichler" w:date="2014-12-08T13:11:00Z"/>
                <w:lang w:val="en-US" w:bidi="hi-IN"/>
              </w:rPr>
              <w:pPrChange w:id="1525" w:author="Kathrin Eichler" w:date="2014-12-08T17:10:00Z">
                <w:pPr>
                  <w:pStyle w:val="TextBody0"/>
                </w:pPr>
              </w:pPrChange>
            </w:pPr>
            <w:ins w:id="1526" w:author="Kathrin Eichler" w:date="2014-12-08T13:11:00Z">
              <w:r>
                <w:rPr>
                  <w:rFonts w:hint="eastAsia"/>
                </w:rPr>
                <w:t>0.1004</w:t>
              </w:r>
            </w:ins>
          </w:p>
        </w:tc>
        <w:tc>
          <w:tcPr>
            <w:tcW w:w="1210" w:type="dxa"/>
            <w:shd w:val="clear" w:color="auto" w:fill="FFFFFF"/>
            <w:hideMark/>
            <w:tcPrChange w:id="1527" w:author="Kathrin Eichler" w:date="2014-12-08T17:10:00Z">
              <w:tcPr>
                <w:tcW w:w="1210" w:type="dxa"/>
                <w:shd w:val="clear" w:color="auto" w:fill="FFFFFF"/>
                <w:hideMark/>
              </w:tcPr>
            </w:tcPrChange>
          </w:tcPr>
          <w:p w:rsidR="00510526" w:rsidRDefault="00510526" w:rsidP="0041759B">
            <w:pPr>
              <w:pStyle w:val="Normal2"/>
              <w:rPr>
                <w:ins w:id="1528" w:author="Kathrin Eichler" w:date="2014-12-08T13:11:00Z"/>
                <w:lang w:val="en-US" w:bidi="hi-IN"/>
              </w:rPr>
              <w:pPrChange w:id="1529" w:author="Kathrin Eichler" w:date="2014-12-08T17:10:00Z">
                <w:pPr>
                  <w:pStyle w:val="TextBody0"/>
                </w:pPr>
              </w:pPrChange>
            </w:pPr>
            <w:ins w:id="1530" w:author="Kathrin Eichler" w:date="2014-12-08T13:11:00Z">
              <w:r>
                <w:rPr>
                  <w:rFonts w:hint="eastAsia"/>
                </w:rPr>
                <w:t>0.1782</w:t>
              </w:r>
            </w:ins>
          </w:p>
        </w:tc>
      </w:tr>
      <w:tr w:rsidR="00510526" w:rsidTr="0041759B">
        <w:trPr>
          <w:ins w:id="1531" w:author="Kathrin Eichler" w:date="2014-12-08T13:11:00Z"/>
        </w:trPr>
        <w:tc>
          <w:tcPr>
            <w:tcW w:w="806" w:type="dxa"/>
            <w:shd w:val="clear" w:color="auto" w:fill="FFFFFF"/>
            <w:tcPrChange w:id="1532" w:author="Kathrin Eichler" w:date="2014-12-08T17:10:00Z">
              <w:tcPr>
                <w:tcW w:w="806" w:type="dxa"/>
                <w:shd w:val="clear" w:color="auto" w:fill="FFFFFF"/>
              </w:tcPr>
            </w:tcPrChange>
          </w:tcPr>
          <w:p w:rsidR="00510526" w:rsidRDefault="00510526" w:rsidP="0041759B">
            <w:pPr>
              <w:pStyle w:val="Normal2"/>
              <w:rPr>
                <w:ins w:id="1533" w:author="Kathrin Eichler" w:date="2014-12-08T13:11:00Z"/>
                <w:lang w:val="en-US" w:bidi="hi-IN"/>
              </w:rPr>
              <w:pPrChange w:id="1534" w:author="Kathrin Eichler" w:date="2014-12-08T17:10:00Z">
                <w:pPr>
                  <w:pStyle w:val="TextBody0"/>
                </w:pPr>
              </w:pPrChange>
            </w:pPr>
          </w:p>
        </w:tc>
        <w:tc>
          <w:tcPr>
            <w:tcW w:w="1672" w:type="dxa"/>
            <w:shd w:val="clear" w:color="auto" w:fill="FFFFFF"/>
            <w:hideMark/>
            <w:tcPrChange w:id="1535" w:author="Kathrin Eichler" w:date="2014-12-08T17:10:00Z">
              <w:tcPr>
                <w:tcW w:w="1672" w:type="dxa"/>
                <w:shd w:val="clear" w:color="auto" w:fill="FFFFFF"/>
                <w:hideMark/>
              </w:tcPr>
            </w:tcPrChange>
          </w:tcPr>
          <w:p w:rsidR="00510526" w:rsidRDefault="00510526" w:rsidP="0041759B">
            <w:pPr>
              <w:pStyle w:val="Normal2"/>
              <w:rPr>
                <w:ins w:id="1536" w:author="Kathrin Eichler" w:date="2014-12-08T13:11:00Z"/>
                <w:lang w:val="en-US" w:bidi="hi-IN"/>
              </w:rPr>
              <w:pPrChange w:id="1537" w:author="Kathrin Eichler" w:date="2014-12-08T17:10:00Z">
                <w:pPr>
                  <w:pStyle w:val="TextBody0"/>
                </w:pPr>
              </w:pPrChange>
            </w:pPr>
            <w:proofErr w:type="spellStart"/>
            <w:ins w:id="1538"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1539" w:author="Kathrin Eichler" w:date="2014-12-08T17:10:00Z">
              <w:tcPr>
                <w:tcW w:w="1210" w:type="dxa"/>
                <w:shd w:val="clear" w:color="auto" w:fill="FFFFFF"/>
                <w:hideMark/>
              </w:tcPr>
            </w:tcPrChange>
          </w:tcPr>
          <w:p w:rsidR="00510526" w:rsidRDefault="00510526" w:rsidP="0041759B">
            <w:pPr>
              <w:pStyle w:val="Normal2"/>
              <w:rPr>
                <w:ins w:id="1540" w:author="Kathrin Eichler" w:date="2014-12-08T13:11:00Z"/>
                <w:lang w:val="en-US" w:bidi="hi-IN"/>
              </w:rPr>
              <w:pPrChange w:id="1541" w:author="Kathrin Eichler" w:date="2014-12-08T17:10:00Z">
                <w:pPr>
                  <w:pStyle w:val="TextBody0"/>
                </w:pPr>
              </w:pPrChange>
            </w:pPr>
            <w:ins w:id="1542" w:author="Kathrin Eichler" w:date="2014-12-08T13:11:00Z">
              <w:r>
                <w:rPr>
                  <w:rFonts w:hint="eastAsia"/>
                </w:rPr>
                <w:t>0.7642</w:t>
              </w:r>
            </w:ins>
          </w:p>
        </w:tc>
        <w:tc>
          <w:tcPr>
            <w:tcW w:w="1210" w:type="dxa"/>
            <w:shd w:val="clear" w:color="auto" w:fill="FFFFFF"/>
            <w:hideMark/>
            <w:tcPrChange w:id="1543" w:author="Kathrin Eichler" w:date="2014-12-08T17:10:00Z">
              <w:tcPr>
                <w:tcW w:w="1210" w:type="dxa"/>
                <w:shd w:val="clear" w:color="auto" w:fill="FFFFFF"/>
                <w:hideMark/>
              </w:tcPr>
            </w:tcPrChange>
          </w:tcPr>
          <w:p w:rsidR="00510526" w:rsidRDefault="00510526" w:rsidP="0041759B">
            <w:pPr>
              <w:pStyle w:val="Normal2"/>
              <w:rPr>
                <w:ins w:id="1544" w:author="Kathrin Eichler" w:date="2014-12-08T13:11:00Z"/>
                <w:lang w:val="en-US" w:bidi="hi-IN"/>
              </w:rPr>
              <w:pPrChange w:id="1545" w:author="Kathrin Eichler" w:date="2014-12-08T17:10:00Z">
                <w:pPr>
                  <w:pStyle w:val="TextBody0"/>
                </w:pPr>
              </w:pPrChange>
            </w:pPr>
            <w:ins w:id="1546" w:author="Kathrin Eichler" w:date="2014-12-08T13:11:00Z">
              <w:r>
                <w:rPr>
                  <w:rFonts w:hint="eastAsia"/>
                </w:rPr>
                <w:t>0.1012</w:t>
              </w:r>
            </w:ins>
          </w:p>
        </w:tc>
        <w:tc>
          <w:tcPr>
            <w:tcW w:w="1210" w:type="dxa"/>
            <w:shd w:val="clear" w:color="auto" w:fill="FFFFFF"/>
            <w:hideMark/>
            <w:tcPrChange w:id="1547" w:author="Kathrin Eichler" w:date="2014-12-08T17:10:00Z">
              <w:tcPr>
                <w:tcW w:w="1210" w:type="dxa"/>
                <w:shd w:val="clear" w:color="auto" w:fill="FFFFFF"/>
                <w:hideMark/>
              </w:tcPr>
            </w:tcPrChange>
          </w:tcPr>
          <w:p w:rsidR="00510526" w:rsidRDefault="00510526" w:rsidP="0041759B">
            <w:pPr>
              <w:pStyle w:val="Normal2"/>
              <w:rPr>
                <w:ins w:id="1548" w:author="Kathrin Eichler" w:date="2014-12-08T13:11:00Z"/>
                <w:lang w:val="en-US" w:bidi="hi-IN"/>
              </w:rPr>
              <w:pPrChange w:id="1549" w:author="Kathrin Eichler" w:date="2014-12-08T17:10:00Z">
                <w:pPr>
                  <w:pStyle w:val="TextBody0"/>
                </w:pPr>
              </w:pPrChange>
            </w:pPr>
            <w:ins w:id="1550" w:author="Kathrin Eichler" w:date="2014-12-08T13:11:00Z">
              <w:r>
                <w:rPr>
                  <w:rFonts w:hint="eastAsia"/>
                </w:rPr>
                <w:t>0.1787</w:t>
              </w:r>
            </w:ins>
          </w:p>
        </w:tc>
      </w:tr>
      <w:tr w:rsidR="00510526" w:rsidTr="0041759B">
        <w:trPr>
          <w:ins w:id="1551" w:author="Kathrin Eichler" w:date="2014-12-08T13:11:00Z"/>
        </w:trPr>
        <w:tc>
          <w:tcPr>
            <w:tcW w:w="806" w:type="dxa"/>
            <w:shd w:val="clear" w:color="auto" w:fill="FFFFFF"/>
            <w:hideMark/>
            <w:tcPrChange w:id="1552" w:author="Kathrin Eichler" w:date="2014-12-08T17:10:00Z">
              <w:tcPr>
                <w:tcW w:w="806" w:type="dxa"/>
                <w:shd w:val="clear" w:color="auto" w:fill="FFFFFF"/>
                <w:hideMark/>
              </w:tcPr>
            </w:tcPrChange>
          </w:tcPr>
          <w:p w:rsidR="00510526" w:rsidRDefault="00510526" w:rsidP="0041759B">
            <w:pPr>
              <w:pStyle w:val="Normal2"/>
              <w:rPr>
                <w:ins w:id="1553" w:author="Kathrin Eichler" w:date="2014-12-08T13:11:00Z"/>
                <w:lang w:val="en-US" w:bidi="hi-IN"/>
              </w:rPr>
              <w:pPrChange w:id="1554" w:author="Kathrin Eichler" w:date="2014-12-08T17:10:00Z">
                <w:pPr>
                  <w:pStyle w:val="TextBody0"/>
                </w:pPr>
              </w:pPrChange>
            </w:pPr>
            <w:ins w:id="1555" w:author="Kathrin Eichler" w:date="2014-12-08T13:11:00Z">
              <w:r>
                <w:rPr>
                  <w:rFonts w:hint="eastAsia"/>
                </w:rPr>
                <w:t>KBFL 6</w:t>
              </w:r>
            </w:ins>
          </w:p>
        </w:tc>
        <w:tc>
          <w:tcPr>
            <w:tcW w:w="1672" w:type="dxa"/>
            <w:shd w:val="clear" w:color="auto" w:fill="FFFFFF"/>
            <w:hideMark/>
            <w:tcPrChange w:id="1556" w:author="Kathrin Eichler" w:date="2014-12-08T17:10:00Z">
              <w:tcPr>
                <w:tcW w:w="1672" w:type="dxa"/>
                <w:shd w:val="clear" w:color="auto" w:fill="FFFFFF"/>
                <w:hideMark/>
              </w:tcPr>
            </w:tcPrChange>
          </w:tcPr>
          <w:p w:rsidR="00510526" w:rsidRDefault="00510526" w:rsidP="0041759B">
            <w:pPr>
              <w:pStyle w:val="Normal2"/>
              <w:rPr>
                <w:ins w:id="1557" w:author="Kathrin Eichler" w:date="2014-12-08T13:11:00Z"/>
                <w:lang w:val="en-US" w:bidi="hi-IN"/>
              </w:rPr>
              <w:pPrChange w:id="1558" w:author="Kathrin Eichler" w:date="2014-12-08T17:10:00Z">
                <w:pPr>
                  <w:pStyle w:val="TextBody0"/>
                </w:pPr>
              </w:pPrChange>
            </w:pPr>
            <w:proofErr w:type="spellStart"/>
            <w:ins w:id="1559" w:author="Kathrin Eichler" w:date="2014-12-08T13:11:00Z">
              <w:r>
                <w:rPr>
                  <w:rFonts w:hint="eastAsia"/>
                </w:rPr>
                <w:t>adv</w:t>
              </w:r>
              <w:proofErr w:type="spellEnd"/>
            </w:ins>
          </w:p>
        </w:tc>
        <w:tc>
          <w:tcPr>
            <w:tcW w:w="1210" w:type="dxa"/>
            <w:shd w:val="clear" w:color="auto" w:fill="FFFFFF"/>
            <w:hideMark/>
            <w:tcPrChange w:id="1560" w:author="Kathrin Eichler" w:date="2014-12-08T17:10:00Z">
              <w:tcPr>
                <w:tcW w:w="1210" w:type="dxa"/>
                <w:shd w:val="clear" w:color="auto" w:fill="FFFFFF"/>
                <w:hideMark/>
              </w:tcPr>
            </w:tcPrChange>
          </w:tcPr>
          <w:p w:rsidR="00510526" w:rsidRDefault="00510526" w:rsidP="0041759B">
            <w:pPr>
              <w:pStyle w:val="Normal2"/>
              <w:rPr>
                <w:ins w:id="1561" w:author="Kathrin Eichler" w:date="2014-12-08T13:11:00Z"/>
                <w:lang w:val="en-US" w:bidi="hi-IN"/>
              </w:rPr>
              <w:pPrChange w:id="1562" w:author="Kathrin Eichler" w:date="2014-12-08T17:10:00Z">
                <w:pPr>
                  <w:pStyle w:val="TextBody0"/>
                </w:pPr>
              </w:pPrChange>
            </w:pPr>
            <w:ins w:id="1563" w:author="Kathrin Eichler" w:date="2014-12-08T13:11:00Z">
              <w:r>
                <w:rPr>
                  <w:rFonts w:hint="eastAsia"/>
                </w:rPr>
                <w:t>0.1205</w:t>
              </w:r>
            </w:ins>
          </w:p>
        </w:tc>
        <w:tc>
          <w:tcPr>
            <w:tcW w:w="1210" w:type="dxa"/>
            <w:shd w:val="clear" w:color="auto" w:fill="FFFFFF"/>
            <w:hideMark/>
            <w:tcPrChange w:id="1564" w:author="Kathrin Eichler" w:date="2014-12-08T17:10:00Z">
              <w:tcPr>
                <w:tcW w:w="1210" w:type="dxa"/>
                <w:shd w:val="clear" w:color="auto" w:fill="FFFFFF"/>
                <w:hideMark/>
              </w:tcPr>
            </w:tcPrChange>
          </w:tcPr>
          <w:p w:rsidR="00510526" w:rsidRDefault="00510526" w:rsidP="0041759B">
            <w:pPr>
              <w:pStyle w:val="Normal2"/>
              <w:rPr>
                <w:ins w:id="1565" w:author="Kathrin Eichler" w:date="2014-12-08T13:11:00Z"/>
                <w:lang w:val="en-US" w:bidi="hi-IN"/>
              </w:rPr>
              <w:pPrChange w:id="1566" w:author="Kathrin Eichler" w:date="2014-12-08T17:10:00Z">
                <w:pPr>
                  <w:pStyle w:val="TextBody0"/>
                </w:pPr>
              </w:pPrChange>
            </w:pPr>
            <w:ins w:id="1567" w:author="Kathrin Eichler" w:date="2014-12-08T13:11:00Z">
              <w:r>
                <w:rPr>
                  <w:rFonts w:hint="eastAsia"/>
                </w:rPr>
                <w:t>0.2593</w:t>
              </w:r>
            </w:ins>
          </w:p>
        </w:tc>
        <w:tc>
          <w:tcPr>
            <w:tcW w:w="1210" w:type="dxa"/>
            <w:shd w:val="clear" w:color="auto" w:fill="FFFFFF"/>
            <w:hideMark/>
            <w:tcPrChange w:id="1568" w:author="Kathrin Eichler" w:date="2014-12-08T17:10:00Z">
              <w:tcPr>
                <w:tcW w:w="1210" w:type="dxa"/>
                <w:shd w:val="clear" w:color="auto" w:fill="FFFFFF"/>
                <w:hideMark/>
              </w:tcPr>
            </w:tcPrChange>
          </w:tcPr>
          <w:p w:rsidR="00510526" w:rsidRDefault="00510526" w:rsidP="0041759B">
            <w:pPr>
              <w:pStyle w:val="Normal2"/>
              <w:rPr>
                <w:ins w:id="1569" w:author="Kathrin Eichler" w:date="2014-12-08T13:11:00Z"/>
                <w:lang w:val="en-US" w:bidi="hi-IN"/>
              </w:rPr>
              <w:pPrChange w:id="1570" w:author="Kathrin Eichler" w:date="2014-12-08T17:10:00Z">
                <w:pPr>
                  <w:pStyle w:val="TextBody0"/>
                </w:pPr>
              </w:pPrChange>
            </w:pPr>
            <w:ins w:id="1571" w:author="Kathrin Eichler" w:date="2014-12-08T13:11:00Z">
              <w:r>
                <w:rPr>
                  <w:rFonts w:hint="eastAsia"/>
                </w:rPr>
                <w:t>0.1645</w:t>
              </w:r>
            </w:ins>
          </w:p>
        </w:tc>
      </w:tr>
      <w:tr w:rsidR="00510526" w:rsidTr="0041759B">
        <w:trPr>
          <w:ins w:id="1572" w:author="Kathrin Eichler" w:date="2014-12-08T13:11:00Z"/>
        </w:trPr>
        <w:tc>
          <w:tcPr>
            <w:tcW w:w="806" w:type="dxa"/>
            <w:shd w:val="clear" w:color="auto" w:fill="FFFFFF"/>
            <w:tcPrChange w:id="1573" w:author="Kathrin Eichler" w:date="2014-12-08T17:10:00Z">
              <w:tcPr>
                <w:tcW w:w="806" w:type="dxa"/>
                <w:shd w:val="clear" w:color="auto" w:fill="FFFFFF"/>
              </w:tcPr>
            </w:tcPrChange>
          </w:tcPr>
          <w:p w:rsidR="00510526" w:rsidRDefault="00510526" w:rsidP="0041759B">
            <w:pPr>
              <w:pStyle w:val="Normal2"/>
              <w:rPr>
                <w:ins w:id="1574" w:author="Kathrin Eichler" w:date="2014-12-08T13:11:00Z"/>
                <w:lang w:val="en-US" w:bidi="hi-IN"/>
              </w:rPr>
              <w:pPrChange w:id="1575" w:author="Kathrin Eichler" w:date="2014-12-08T17:10:00Z">
                <w:pPr>
                  <w:pStyle w:val="TextBody0"/>
                </w:pPr>
              </w:pPrChange>
            </w:pPr>
          </w:p>
        </w:tc>
        <w:tc>
          <w:tcPr>
            <w:tcW w:w="1672" w:type="dxa"/>
            <w:shd w:val="clear" w:color="auto" w:fill="FFFFFF"/>
            <w:hideMark/>
            <w:tcPrChange w:id="1576" w:author="Kathrin Eichler" w:date="2014-12-08T17:10:00Z">
              <w:tcPr>
                <w:tcW w:w="1672" w:type="dxa"/>
                <w:shd w:val="clear" w:color="auto" w:fill="FFFFFF"/>
                <w:hideMark/>
              </w:tcPr>
            </w:tcPrChange>
          </w:tcPr>
          <w:p w:rsidR="00510526" w:rsidRDefault="00510526" w:rsidP="0041759B">
            <w:pPr>
              <w:pStyle w:val="Normal2"/>
              <w:rPr>
                <w:ins w:id="1577" w:author="Kathrin Eichler" w:date="2014-12-08T13:11:00Z"/>
                <w:lang w:val="en-US" w:bidi="hi-IN"/>
              </w:rPr>
              <w:pPrChange w:id="1578" w:author="Kathrin Eichler" w:date="2014-12-08T17:10:00Z">
                <w:pPr>
                  <w:pStyle w:val="TextBody0"/>
                </w:pPr>
              </w:pPrChange>
            </w:pPr>
            <w:proofErr w:type="spellStart"/>
            <w:ins w:id="1579"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1580" w:author="Kathrin Eichler" w:date="2014-12-08T17:10:00Z">
              <w:tcPr>
                <w:tcW w:w="1210" w:type="dxa"/>
                <w:shd w:val="clear" w:color="auto" w:fill="FFFFFF"/>
                <w:hideMark/>
              </w:tcPr>
            </w:tcPrChange>
          </w:tcPr>
          <w:p w:rsidR="00510526" w:rsidRDefault="00510526" w:rsidP="0041759B">
            <w:pPr>
              <w:pStyle w:val="Normal2"/>
              <w:rPr>
                <w:ins w:id="1581" w:author="Kathrin Eichler" w:date="2014-12-08T13:11:00Z"/>
                <w:lang w:val="en-US" w:bidi="hi-IN"/>
              </w:rPr>
              <w:pPrChange w:id="1582" w:author="Kathrin Eichler" w:date="2014-12-08T17:10:00Z">
                <w:pPr>
                  <w:pStyle w:val="TextBody0"/>
                </w:pPr>
              </w:pPrChange>
            </w:pPr>
            <w:ins w:id="1583" w:author="Kathrin Eichler" w:date="2014-12-08T13:11:00Z">
              <w:r>
                <w:rPr>
                  <w:rFonts w:hint="eastAsia"/>
                </w:rPr>
                <w:t>0.1910</w:t>
              </w:r>
            </w:ins>
          </w:p>
        </w:tc>
        <w:tc>
          <w:tcPr>
            <w:tcW w:w="1210" w:type="dxa"/>
            <w:shd w:val="clear" w:color="auto" w:fill="FFFFFF"/>
            <w:hideMark/>
            <w:tcPrChange w:id="1584" w:author="Kathrin Eichler" w:date="2014-12-08T17:10:00Z">
              <w:tcPr>
                <w:tcW w:w="1210" w:type="dxa"/>
                <w:shd w:val="clear" w:color="auto" w:fill="FFFFFF"/>
                <w:hideMark/>
              </w:tcPr>
            </w:tcPrChange>
          </w:tcPr>
          <w:p w:rsidR="00510526" w:rsidRDefault="00510526" w:rsidP="0041759B">
            <w:pPr>
              <w:pStyle w:val="Normal2"/>
              <w:rPr>
                <w:ins w:id="1585" w:author="Kathrin Eichler" w:date="2014-12-08T13:11:00Z"/>
                <w:lang w:val="en-US" w:bidi="hi-IN"/>
              </w:rPr>
              <w:pPrChange w:id="1586" w:author="Kathrin Eichler" w:date="2014-12-08T17:10:00Z">
                <w:pPr>
                  <w:pStyle w:val="TextBody0"/>
                </w:pPr>
              </w:pPrChange>
            </w:pPr>
            <w:ins w:id="1587" w:author="Kathrin Eichler" w:date="2014-12-08T13:11:00Z">
              <w:r>
                <w:rPr>
                  <w:rFonts w:hint="eastAsia"/>
                </w:rPr>
                <w:t>0.1537</w:t>
              </w:r>
            </w:ins>
          </w:p>
        </w:tc>
        <w:tc>
          <w:tcPr>
            <w:tcW w:w="1210" w:type="dxa"/>
            <w:shd w:val="clear" w:color="auto" w:fill="FFFFFF"/>
            <w:hideMark/>
            <w:tcPrChange w:id="1588" w:author="Kathrin Eichler" w:date="2014-12-08T17:10:00Z">
              <w:tcPr>
                <w:tcW w:w="1210" w:type="dxa"/>
                <w:shd w:val="clear" w:color="auto" w:fill="FFFFFF"/>
                <w:hideMark/>
              </w:tcPr>
            </w:tcPrChange>
          </w:tcPr>
          <w:p w:rsidR="00510526" w:rsidRDefault="00510526" w:rsidP="0041759B">
            <w:pPr>
              <w:pStyle w:val="Normal2"/>
              <w:rPr>
                <w:ins w:id="1589" w:author="Kathrin Eichler" w:date="2014-12-08T13:11:00Z"/>
                <w:lang w:val="en-US" w:bidi="hi-IN"/>
              </w:rPr>
              <w:pPrChange w:id="1590" w:author="Kathrin Eichler" w:date="2014-12-08T17:10:00Z">
                <w:pPr>
                  <w:pStyle w:val="TextBody0"/>
                </w:pPr>
              </w:pPrChange>
            </w:pPr>
            <w:ins w:id="1591" w:author="Kathrin Eichler" w:date="2014-12-08T13:11:00Z">
              <w:r>
                <w:rPr>
                  <w:rFonts w:hint="eastAsia"/>
                </w:rPr>
                <w:t>0.1704</w:t>
              </w:r>
            </w:ins>
          </w:p>
        </w:tc>
      </w:tr>
      <w:tr w:rsidR="00510526" w:rsidTr="0041759B">
        <w:trPr>
          <w:ins w:id="1592" w:author="Kathrin Eichler" w:date="2014-12-08T13:11:00Z"/>
        </w:trPr>
        <w:tc>
          <w:tcPr>
            <w:tcW w:w="806" w:type="dxa"/>
            <w:shd w:val="clear" w:color="auto" w:fill="FFFFFF"/>
            <w:tcPrChange w:id="1593" w:author="Kathrin Eichler" w:date="2014-12-08T17:10:00Z">
              <w:tcPr>
                <w:tcW w:w="806" w:type="dxa"/>
                <w:shd w:val="clear" w:color="auto" w:fill="FFFFFF"/>
              </w:tcPr>
            </w:tcPrChange>
          </w:tcPr>
          <w:p w:rsidR="00510526" w:rsidRDefault="00510526" w:rsidP="0041759B">
            <w:pPr>
              <w:pStyle w:val="Normal2"/>
              <w:rPr>
                <w:ins w:id="1594" w:author="Kathrin Eichler" w:date="2014-12-08T13:11:00Z"/>
                <w:lang w:val="en-US" w:bidi="hi-IN"/>
              </w:rPr>
              <w:pPrChange w:id="1595" w:author="Kathrin Eichler" w:date="2014-12-08T17:10:00Z">
                <w:pPr>
                  <w:pStyle w:val="TextBody0"/>
                </w:pPr>
              </w:pPrChange>
            </w:pPr>
          </w:p>
        </w:tc>
        <w:tc>
          <w:tcPr>
            <w:tcW w:w="1672" w:type="dxa"/>
            <w:shd w:val="clear" w:color="auto" w:fill="FFFFFF"/>
            <w:hideMark/>
            <w:tcPrChange w:id="1596" w:author="Kathrin Eichler" w:date="2014-12-08T17:10:00Z">
              <w:tcPr>
                <w:tcW w:w="1672" w:type="dxa"/>
                <w:shd w:val="clear" w:color="auto" w:fill="FFFFFF"/>
                <w:hideMark/>
              </w:tcPr>
            </w:tcPrChange>
          </w:tcPr>
          <w:p w:rsidR="00510526" w:rsidRDefault="00510526" w:rsidP="0041759B">
            <w:pPr>
              <w:pStyle w:val="Normal2"/>
              <w:rPr>
                <w:ins w:id="1597" w:author="Kathrin Eichler" w:date="2014-12-08T13:11:00Z"/>
                <w:lang w:val="en-US" w:bidi="hi-IN"/>
              </w:rPr>
              <w:pPrChange w:id="1598" w:author="Kathrin Eichler" w:date="2014-12-08T17:10:00Z">
                <w:pPr>
                  <w:pStyle w:val="TextBody0"/>
                </w:pPr>
              </w:pPrChange>
            </w:pPr>
            <w:proofErr w:type="spellStart"/>
            <w:ins w:id="1599"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1600" w:author="Kathrin Eichler" w:date="2014-12-08T17:10:00Z">
              <w:tcPr>
                <w:tcW w:w="1210" w:type="dxa"/>
                <w:shd w:val="clear" w:color="auto" w:fill="FFFFFF"/>
                <w:hideMark/>
              </w:tcPr>
            </w:tcPrChange>
          </w:tcPr>
          <w:p w:rsidR="00510526" w:rsidRDefault="00510526" w:rsidP="0041759B">
            <w:pPr>
              <w:pStyle w:val="Normal2"/>
              <w:rPr>
                <w:ins w:id="1601" w:author="Kathrin Eichler" w:date="2014-12-08T13:11:00Z"/>
                <w:lang w:val="en-US" w:bidi="hi-IN"/>
              </w:rPr>
              <w:pPrChange w:id="1602" w:author="Kathrin Eichler" w:date="2014-12-08T17:10:00Z">
                <w:pPr>
                  <w:pStyle w:val="TextBody0"/>
                </w:pPr>
              </w:pPrChange>
            </w:pPr>
            <w:ins w:id="1603" w:author="Kathrin Eichler" w:date="2014-12-08T13:11:00Z">
              <w:r>
                <w:rPr>
                  <w:rFonts w:hint="eastAsia"/>
                </w:rPr>
                <w:t>0.6747</w:t>
              </w:r>
            </w:ins>
          </w:p>
        </w:tc>
        <w:tc>
          <w:tcPr>
            <w:tcW w:w="1210" w:type="dxa"/>
            <w:shd w:val="clear" w:color="auto" w:fill="FFFFFF"/>
            <w:hideMark/>
            <w:tcPrChange w:id="1604" w:author="Kathrin Eichler" w:date="2014-12-08T17:10:00Z">
              <w:tcPr>
                <w:tcW w:w="1210" w:type="dxa"/>
                <w:shd w:val="clear" w:color="auto" w:fill="FFFFFF"/>
                <w:hideMark/>
              </w:tcPr>
            </w:tcPrChange>
          </w:tcPr>
          <w:p w:rsidR="00510526" w:rsidRDefault="00510526" w:rsidP="0041759B">
            <w:pPr>
              <w:pStyle w:val="Normal2"/>
              <w:rPr>
                <w:ins w:id="1605" w:author="Kathrin Eichler" w:date="2014-12-08T13:11:00Z"/>
                <w:lang w:val="en-US" w:bidi="hi-IN"/>
              </w:rPr>
              <w:pPrChange w:id="1606" w:author="Kathrin Eichler" w:date="2014-12-08T17:10:00Z">
                <w:pPr>
                  <w:pStyle w:val="TextBody0"/>
                </w:pPr>
              </w:pPrChange>
            </w:pPr>
            <w:ins w:id="1607" w:author="Kathrin Eichler" w:date="2014-12-08T13:11:00Z">
              <w:r>
                <w:rPr>
                  <w:rFonts w:hint="eastAsia"/>
                </w:rPr>
                <w:t>0.2776</w:t>
              </w:r>
            </w:ins>
          </w:p>
        </w:tc>
        <w:tc>
          <w:tcPr>
            <w:tcW w:w="1210" w:type="dxa"/>
            <w:shd w:val="clear" w:color="auto" w:fill="FFFFFF"/>
            <w:hideMark/>
            <w:tcPrChange w:id="1608" w:author="Kathrin Eichler" w:date="2014-12-08T17:10:00Z">
              <w:tcPr>
                <w:tcW w:w="1210" w:type="dxa"/>
                <w:shd w:val="clear" w:color="auto" w:fill="FFFFFF"/>
                <w:hideMark/>
              </w:tcPr>
            </w:tcPrChange>
          </w:tcPr>
          <w:p w:rsidR="00510526" w:rsidRDefault="00510526" w:rsidP="0041759B">
            <w:pPr>
              <w:pStyle w:val="Normal2"/>
              <w:rPr>
                <w:ins w:id="1609" w:author="Kathrin Eichler" w:date="2014-12-08T13:11:00Z"/>
                <w:lang w:val="en-US" w:bidi="hi-IN"/>
              </w:rPr>
              <w:pPrChange w:id="1610" w:author="Kathrin Eichler" w:date="2014-12-08T17:10:00Z">
                <w:pPr>
                  <w:pStyle w:val="TextBody0"/>
                </w:pPr>
              </w:pPrChange>
            </w:pPr>
            <w:ins w:id="1611" w:author="Kathrin Eichler" w:date="2014-12-08T13:11:00Z">
              <w:r>
                <w:rPr>
                  <w:rFonts w:hint="eastAsia"/>
                </w:rPr>
                <w:t>0.3934</w:t>
              </w:r>
            </w:ins>
          </w:p>
        </w:tc>
      </w:tr>
      <w:tr w:rsidR="00510526" w:rsidTr="0041759B">
        <w:trPr>
          <w:ins w:id="1612" w:author="Kathrin Eichler" w:date="2014-12-08T13:11:00Z"/>
        </w:trPr>
        <w:tc>
          <w:tcPr>
            <w:tcW w:w="806" w:type="dxa"/>
            <w:shd w:val="clear" w:color="auto" w:fill="FFFFFF"/>
            <w:tcPrChange w:id="1613" w:author="Kathrin Eichler" w:date="2014-12-08T17:10:00Z">
              <w:tcPr>
                <w:tcW w:w="806" w:type="dxa"/>
                <w:shd w:val="clear" w:color="auto" w:fill="FFFFFF"/>
              </w:tcPr>
            </w:tcPrChange>
          </w:tcPr>
          <w:p w:rsidR="00510526" w:rsidRDefault="00510526" w:rsidP="0041759B">
            <w:pPr>
              <w:pStyle w:val="Normal2"/>
              <w:rPr>
                <w:ins w:id="1614" w:author="Kathrin Eichler" w:date="2014-12-08T13:11:00Z"/>
                <w:lang w:val="en-US" w:bidi="hi-IN"/>
              </w:rPr>
              <w:pPrChange w:id="1615" w:author="Kathrin Eichler" w:date="2014-12-08T17:10:00Z">
                <w:pPr>
                  <w:pStyle w:val="TextBody0"/>
                </w:pPr>
              </w:pPrChange>
            </w:pPr>
          </w:p>
        </w:tc>
        <w:tc>
          <w:tcPr>
            <w:tcW w:w="1672" w:type="dxa"/>
            <w:shd w:val="clear" w:color="auto" w:fill="FFFFFF"/>
            <w:hideMark/>
            <w:tcPrChange w:id="1616" w:author="Kathrin Eichler" w:date="2014-12-08T17:10:00Z">
              <w:tcPr>
                <w:tcW w:w="1672" w:type="dxa"/>
                <w:shd w:val="clear" w:color="auto" w:fill="FFFFFF"/>
                <w:hideMark/>
              </w:tcPr>
            </w:tcPrChange>
          </w:tcPr>
          <w:p w:rsidR="00510526" w:rsidRDefault="00510526" w:rsidP="0041759B">
            <w:pPr>
              <w:pStyle w:val="Normal2"/>
              <w:rPr>
                <w:ins w:id="1617" w:author="Kathrin Eichler" w:date="2014-12-08T13:11:00Z"/>
                <w:lang w:val="en-US" w:bidi="hi-IN"/>
              </w:rPr>
              <w:pPrChange w:id="1618" w:author="Kathrin Eichler" w:date="2014-12-08T17:10:00Z">
                <w:pPr>
                  <w:pStyle w:val="TextBody0"/>
                </w:pPr>
              </w:pPrChange>
            </w:pPr>
            <w:proofErr w:type="spellStart"/>
            <w:ins w:id="1619"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1620" w:author="Kathrin Eichler" w:date="2014-12-08T17:10:00Z">
              <w:tcPr>
                <w:tcW w:w="1210" w:type="dxa"/>
                <w:shd w:val="clear" w:color="auto" w:fill="FFFFFF"/>
                <w:hideMark/>
              </w:tcPr>
            </w:tcPrChange>
          </w:tcPr>
          <w:p w:rsidR="00510526" w:rsidRDefault="00510526" w:rsidP="0041759B">
            <w:pPr>
              <w:pStyle w:val="Normal2"/>
              <w:rPr>
                <w:ins w:id="1621" w:author="Kathrin Eichler" w:date="2014-12-08T13:11:00Z"/>
                <w:lang w:val="en-US" w:bidi="hi-IN"/>
              </w:rPr>
              <w:pPrChange w:id="1622" w:author="Kathrin Eichler" w:date="2014-12-08T17:10:00Z">
                <w:pPr>
                  <w:pStyle w:val="TextBody0"/>
                </w:pPr>
              </w:pPrChange>
            </w:pPr>
            <w:ins w:id="1623" w:author="Kathrin Eichler" w:date="2014-12-08T13:11:00Z">
              <w:r>
                <w:rPr>
                  <w:rFonts w:hint="eastAsia"/>
                </w:rPr>
                <w:t>0.6540</w:t>
              </w:r>
            </w:ins>
          </w:p>
        </w:tc>
        <w:tc>
          <w:tcPr>
            <w:tcW w:w="1210" w:type="dxa"/>
            <w:shd w:val="clear" w:color="auto" w:fill="FFFFFF"/>
            <w:hideMark/>
            <w:tcPrChange w:id="1624" w:author="Kathrin Eichler" w:date="2014-12-08T17:10:00Z">
              <w:tcPr>
                <w:tcW w:w="1210" w:type="dxa"/>
                <w:shd w:val="clear" w:color="auto" w:fill="FFFFFF"/>
                <w:hideMark/>
              </w:tcPr>
            </w:tcPrChange>
          </w:tcPr>
          <w:p w:rsidR="00510526" w:rsidRDefault="00510526" w:rsidP="0041759B">
            <w:pPr>
              <w:pStyle w:val="Normal2"/>
              <w:rPr>
                <w:ins w:id="1625" w:author="Kathrin Eichler" w:date="2014-12-08T13:11:00Z"/>
                <w:lang w:val="en-US" w:bidi="hi-IN"/>
              </w:rPr>
              <w:pPrChange w:id="1626" w:author="Kathrin Eichler" w:date="2014-12-08T17:10:00Z">
                <w:pPr>
                  <w:pStyle w:val="TextBody0"/>
                </w:pPr>
              </w:pPrChange>
            </w:pPr>
            <w:ins w:id="1627" w:author="Kathrin Eichler" w:date="2014-12-08T13:11:00Z">
              <w:r>
                <w:rPr>
                  <w:rFonts w:hint="eastAsia"/>
                </w:rPr>
                <w:t>0.2846</w:t>
              </w:r>
            </w:ins>
          </w:p>
        </w:tc>
        <w:tc>
          <w:tcPr>
            <w:tcW w:w="1210" w:type="dxa"/>
            <w:shd w:val="clear" w:color="auto" w:fill="FFFFFF"/>
            <w:hideMark/>
            <w:tcPrChange w:id="1628" w:author="Kathrin Eichler" w:date="2014-12-08T17:10:00Z">
              <w:tcPr>
                <w:tcW w:w="1210" w:type="dxa"/>
                <w:shd w:val="clear" w:color="auto" w:fill="FFFFFF"/>
                <w:hideMark/>
              </w:tcPr>
            </w:tcPrChange>
          </w:tcPr>
          <w:p w:rsidR="00510526" w:rsidRDefault="00510526" w:rsidP="0041759B">
            <w:pPr>
              <w:pStyle w:val="Normal2"/>
              <w:rPr>
                <w:ins w:id="1629" w:author="Kathrin Eichler" w:date="2014-12-08T13:11:00Z"/>
                <w:lang w:val="en-US" w:bidi="hi-IN"/>
              </w:rPr>
              <w:pPrChange w:id="1630" w:author="Kathrin Eichler" w:date="2014-12-08T17:10:00Z">
                <w:pPr>
                  <w:pStyle w:val="TextBody0"/>
                </w:pPr>
              </w:pPrChange>
            </w:pPr>
            <w:ins w:id="1631" w:author="Kathrin Eichler" w:date="2014-12-08T13:11:00Z">
              <w:r>
                <w:rPr>
                  <w:rFonts w:hint="eastAsia"/>
                </w:rPr>
                <w:t>0.3967</w:t>
              </w:r>
            </w:ins>
          </w:p>
        </w:tc>
      </w:tr>
      <w:tr w:rsidR="00510526" w:rsidTr="0041759B">
        <w:trPr>
          <w:ins w:id="1632" w:author="Kathrin Eichler" w:date="2014-12-08T13:11:00Z"/>
        </w:trPr>
        <w:tc>
          <w:tcPr>
            <w:tcW w:w="806" w:type="dxa"/>
            <w:shd w:val="clear" w:color="auto" w:fill="FFFFFF"/>
            <w:hideMark/>
            <w:tcPrChange w:id="1633" w:author="Kathrin Eichler" w:date="2014-12-08T17:10:00Z">
              <w:tcPr>
                <w:tcW w:w="806" w:type="dxa"/>
                <w:shd w:val="clear" w:color="auto" w:fill="FFFFFF"/>
                <w:hideMark/>
              </w:tcPr>
            </w:tcPrChange>
          </w:tcPr>
          <w:p w:rsidR="00510526" w:rsidRDefault="00510526" w:rsidP="0041759B">
            <w:pPr>
              <w:pStyle w:val="Normal2"/>
              <w:rPr>
                <w:ins w:id="1634" w:author="Kathrin Eichler" w:date="2014-12-08T13:11:00Z"/>
                <w:lang w:val="en-US" w:bidi="hi-IN"/>
              </w:rPr>
              <w:pPrChange w:id="1635" w:author="Kathrin Eichler" w:date="2014-12-08T17:10:00Z">
                <w:pPr>
                  <w:pStyle w:val="TextBody0"/>
                </w:pPr>
              </w:pPrChange>
            </w:pPr>
            <w:ins w:id="1636" w:author="Kathrin Eichler" w:date="2014-12-08T13:11:00Z">
              <w:r>
                <w:rPr>
                  <w:rFonts w:hint="eastAsia"/>
                </w:rPr>
                <w:t>GS</w:t>
              </w:r>
            </w:ins>
          </w:p>
        </w:tc>
        <w:tc>
          <w:tcPr>
            <w:tcW w:w="1672" w:type="dxa"/>
            <w:shd w:val="clear" w:color="auto" w:fill="FFFFFF"/>
            <w:hideMark/>
            <w:tcPrChange w:id="1637" w:author="Kathrin Eichler" w:date="2014-12-08T17:10:00Z">
              <w:tcPr>
                <w:tcW w:w="1672" w:type="dxa"/>
                <w:shd w:val="clear" w:color="auto" w:fill="FFFFFF"/>
                <w:hideMark/>
              </w:tcPr>
            </w:tcPrChange>
          </w:tcPr>
          <w:p w:rsidR="00510526" w:rsidRDefault="00510526" w:rsidP="0041759B">
            <w:pPr>
              <w:pStyle w:val="Normal2"/>
              <w:rPr>
                <w:ins w:id="1638" w:author="Kathrin Eichler" w:date="2014-12-08T13:11:00Z"/>
                <w:lang w:val="en-US" w:bidi="hi-IN"/>
              </w:rPr>
              <w:pPrChange w:id="1639" w:author="Kathrin Eichler" w:date="2014-12-08T17:10:00Z">
                <w:pPr>
                  <w:pStyle w:val="TextBody0"/>
                </w:pPr>
              </w:pPrChange>
            </w:pPr>
            <w:proofErr w:type="spellStart"/>
            <w:ins w:id="1640" w:author="Kathrin Eichler" w:date="2014-12-08T13:11:00Z">
              <w:r>
                <w:rPr>
                  <w:rFonts w:hint="eastAsia"/>
                </w:rPr>
                <w:t>adv</w:t>
              </w:r>
              <w:proofErr w:type="spellEnd"/>
            </w:ins>
          </w:p>
        </w:tc>
        <w:tc>
          <w:tcPr>
            <w:tcW w:w="1210" w:type="dxa"/>
            <w:shd w:val="clear" w:color="auto" w:fill="FFFFFF"/>
            <w:hideMark/>
            <w:tcPrChange w:id="1641" w:author="Kathrin Eichler" w:date="2014-12-08T17:10:00Z">
              <w:tcPr>
                <w:tcW w:w="1210" w:type="dxa"/>
                <w:shd w:val="clear" w:color="auto" w:fill="FFFFFF"/>
                <w:hideMark/>
              </w:tcPr>
            </w:tcPrChange>
          </w:tcPr>
          <w:p w:rsidR="00510526" w:rsidRDefault="00510526" w:rsidP="0041759B">
            <w:pPr>
              <w:pStyle w:val="Normal2"/>
              <w:rPr>
                <w:ins w:id="1642" w:author="Kathrin Eichler" w:date="2014-12-08T13:11:00Z"/>
                <w:lang w:val="en-US" w:bidi="hi-IN"/>
              </w:rPr>
              <w:pPrChange w:id="1643" w:author="Kathrin Eichler" w:date="2014-12-08T17:10:00Z">
                <w:pPr>
                  <w:pStyle w:val="TextBody0"/>
                </w:pPr>
              </w:pPrChange>
            </w:pPr>
            <w:ins w:id="1644" w:author="Kathrin Eichler" w:date="2014-12-08T13:11:00Z">
              <w:r>
                <w:rPr>
                  <w:rFonts w:hint="eastAsia"/>
                </w:rPr>
                <w:t>0.1343</w:t>
              </w:r>
            </w:ins>
          </w:p>
        </w:tc>
        <w:tc>
          <w:tcPr>
            <w:tcW w:w="1210" w:type="dxa"/>
            <w:shd w:val="clear" w:color="auto" w:fill="FFFFFF"/>
            <w:hideMark/>
            <w:tcPrChange w:id="1645" w:author="Kathrin Eichler" w:date="2014-12-08T17:10:00Z">
              <w:tcPr>
                <w:tcW w:w="1210" w:type="dxa"/>
                <w:shd w:val="clear" w:color="auto" w:fill="FFFFFF"/>
                <w:hideMark/>
              </w:tcPr>
            </w:tcPrChange>
          </w:tcPr>
          <w:p w:rsidR="00510526" w:rsidRDefault="00510526" w:rsidP="0041759B">
            <w:pPr>
              <w:pStyle w:val="Normal2"/>
              <w:rPr>
                <w:ins w:id="1646" w:author="Kathrin Eichler" w:date="2014-12-08T13:11:00Z"/>
                <w:lang w:val="en-US" w:bidi="hi-IN"/>
              </w:rPr>
              <w:pPrChange w:id="1647" w:author="Kathrin Eichler" w:date="2014-12-08T17:10:00Z">
                <w:pPr>
                  <w:pStyle w:val="TextBody0"/>
                </w:pPr>
              </w:pPrChange>
            </w:pPr>
            <w:ins w:id="1648" w:author="Kathrin Eichler" w:date="2014-12-08T13:11:00Z">
              <w:r>
                <w:rPr>
                  <w:rFonts w:hint="eastAsia"/>
                </w:rPr>
                <w:t>0.3362</w:t>
              </w:r>
            </w:ins>
          </w:p>
        </w:tc>
        <w:tc>
          <w:tcPr>
            <w:tcW w:w="1210" w:type="dxa"/>
            <w:shd w:val="clear" w:color="auto" w:fill="FFFFFF"/>
            <w:hideMark/>
            <w:tcPrChange w:id="1649" w:author="Kathrin Eichler" w:date="2014-12-08T17:10:00Z">
              <w:tcPr>
                <w:tcW w:w="1210" w:type="dxa"/>
                <w:shd w:val="clear" w:color="auto" w:fill="FFFFFF"/>
                <w:hideMark/>
              </w:tcPr>
            </w:tcPrChange>
          </w:tcPr>
          <w:p w:rsidR="00510526" w:rsidRDefault="00510526" w:rsidP="0041759B">
            <w:pPr>
              <w:pStyle w:val="Normal2"/>
              <w:rPr>
                <w:ins w:id="1650" w:author="Kathrin Eichler" w:date="2014-12-08T13:11:00Z"/>
                <w:lang w:val="en-US" w:bidi="hi-IN"/>
              </w:rPr>
              <w:pPrChange w:id="1651" w:author="Kathrin Eichler" w:date="2014-12-08T17:10:00Z">
                <w:pPr>
                  <w:pStyle w:val="TextBody0"/>
                </w:pPr>
              </w:pPrChange>
            </w:pPr>
            <w:ins w:id="1652" w:author="Kathrin Eichler" w:date="2014-12-08T13:11:00Z">
              <w:r>
                <w:rPr>
                  <w:rFonts w:hint="eastAsia"/>
                </w:rPr>
                <w:t>0.1919</w:t>
              </w:r>
            </w:ins>
          </w:p>
        </w:tc>
      </w:tr>
      <w:tr w:rsidR="00510526" w:rsidTr="0041759B">
        <w:trPr>
          <w:ins w:id="1653" w:author="Kathrin Eichler" w:date="2014-12-08T13:11:00Z"/>
        </w:trPr>
        <w:tc>
          <w:tcPr>
            <w:tcW w:w="806" w:type="dxa"/>
            <w:shd w:val="clear" w:color="auto" w:fill="FFFFFF"/>
            <w:tcPrChange w:id="1654" w:author="Kathrin Eichler" w:date="2014-12-08T17:10:00Z">
              <w:tcPr>
                <w:tcW w:w="806" w:type="dxa"/>
                <w:shd w:val="clear" w:color="auto" w:fill="FFFFFF"/>
              </w:tcPr>
            </w:tcPrChange>
          </w:tcPr>
          <w:p w:rsidR="00510526" w:rsidRDefault="00510526" w:rsidP="0041759B">
            <w:pPr>
              <w:pStyle w:val="Normal2"/>
              <w:rPr>
                <w:ins w:id="1655" w:author="Kathrin Eichler" w:date="2014-12-08T13:11:00Z"/>
                <w:lang w:val="en-US" w:bidi="hi-IN"/>
              </w:rPr>
              <w:pPrChange w:id="1656" w:author="Kathrin Eichler" w:date="2014-12-08T17:10:00Z">
                <w:pPr>
                  <w:pStyle w:val="TextBody0"/>
                </w:pPr>
              </w:pPrChange>
            </w:pPr>
          </w:p>
        </w:tc>
        <w:tc>
          <w:tcPr>
            <w:tcW w:w="1672" w:type="dxa"/>
            <w:shd w:val="clear" w:color="auto" w:fill="FFFFFF"/>
            <w:hideMark/>
            <w:tcPrChange w:id="1657" w:author="Kathrin Eichler" w:date="2014-12-08T17:10:00Z">
              <w:tcPr>
                <w:tcW w:w="1672" w:type="dxa"/>
                <w:shd w:val="clear" w:color="auto" w:fill="FFFFFF"/>
                <w:hideMark/>
              </w:tcPr>
            </w:tcPrChange>
          </w:tcPr>
          <w:p w:rsidR="00510526" w:rsidRDefault="00510526" w:rsidP="0041759B">
            <w:pPr>
              <w:pStyle w:val="Normal2"/>
              <w:rPr>
                <w:ins w:id="1658" w:author="Kathrin Eichler" w:date="2014-12-08T13:11:00Z"/>
                <w:lang w:val="en-US" w:bidi="hi-IN"/>
              </w:rPr>
              <w:pPrChange w:id="1659" w:author="Kathrin Eichler" w:date="2014-12-08T17:10:00Z">
                <w:pPr>
                  <w:pStyle w:val="TextBody0"/>
                </w:pPr>
              </w:pPrChange>
            </w:pPr>
            <w:proofErr w:type="spellStart"/>
            <w:ins w:id="1660"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1661" w:author="Kathrin Eichler" w:date="2014-12-08T17:10:00Z">
              <w:tcPr>
                <w:tcW w:w="1210" w:type="dxa"/>
                <w:shd w:val="clear" w:color="auto" w:fill="FFFFFF"/>
                <w:hideMark/>
              </w:tcPr>
            </w:tcPrChange>
          </w:tcPr>
          <w:p w:rsidR="00510526" w:rsidRDefault="00510526" w:rsidP="0041759B">
            <w:pPr>
              <w:pStyle w:val="Normal2"/>
              <w:rPr>
                <w:ins w:id="1662" w:author="Kathrin Eichler" w:date="2014-12-08T13:11:00Z"/>
                <w:lang w:val="en-US" w:bidi="hi-IN"/>
              </w:rPr>
              <w:pPrChange w:id="1663" w:author="Kathrin Eichler" w:date="2014-12-08T17:10:00Z">
                <w:pPr>
                  <w:pStyle w:val="TextBody0"/>
                </w:pPr>
              </w:pPrChange>
            </w:pPr>
            <w:ins w:id="1664" w:author="Kathrin Eichler" w:date="2014-12-08T13:11:00Z">
              <w:r>
                <w:rPr>
                  <w:rFonts w:hint="eastAsia"/>
                </w:rPr>
                <w:t>0.2186</w:t>
              </w:r>
            </w:ins>
          </w:p>
        </w:tc>
        <w:tc>
          <w:tcPr>
            <w:tcW w:w="1210" w:type="dxa"/>
            <w:shd w:val="clear" w:color="auto" w:fill="FFFFFF"/>
            <w:hideMark/>
            <w:tcPrChange w:id="1665" w:author="Kathrin Eichler" w:date="2014-12-08T17:10:00Z">
              <w:tcPr>
                <w:tcW w:w="1210" w:type="dxa"/>
                <w:shd w:val="clear" w:color="auto" w:fill="FFFFFF"/>
                <w:hideMark/>
              </w:tcPr>
            </w:tcPrChange>
          </w:tcPr>
          <w:p w:rsidR="00510526" w:rsidRDefault="00510526" w:rsidP="0041759B">
            <w:pPr>
              <w:pStyle w:val="Normal2"/>
              <w:rPr>
                <w:ins w:id="1666" w:author="Kathrin Eichler" w:date="2014-12-08T13:11:00Z"/>
                <w:lang w:val="en-US" w:bidi="hi-IN"/>
              </w:rPr>
              <w:pPrChange w:id="1667" w:author="Kathrin Eichler" w:date="2014-12-08T17:10:00Z">
                <w:pPr>
                  <w:pStyle w:val="TextBody0"/>
                </w:pPr>
              </w:pPrChange>
            </w:pPr>
            <w:ins w:id="1668" w:author="Kathrin Eichler" w:date="2014-12-08T13:11:00Z">
              <w:r>
                <w:rPr>
                  <w:rFonts w:hint="eastAsia"/>
                </w:rPr>
                <w:t>0.2022</w:t>
              </w:r>
            </w:ins>
          </w:p>
        </w:tc>
        <w:tc>
          <w:tcPr>
            <w:tcW w:w="1210" w:type="dxa"/>
            <w:shd w:val="clear" w:color="auto" w:fill="FFFFFF"/>
            <w:hideMark/>
            <w:tcPrChange w:id="1669" w:author="Kathrin Eichler" w:date="2014-12-08T17:10:00Z">
              <w:tcPr>
                <w:tcW w:w="1210" w:type="dxa"/>
                <w:shd w:val="clear" w:color="auto" w:fill="FFFFFF"/>
                <w:hideMark/>
              </w:tcPr>
            </w:tcPrChange>
          </w:tcPr>
          <w:p w:rsidR="00510526" w:rsidRDefault="00510526" w:rsidP="0041759B">
            <w:pPr>
              <w:pStyle w:val="Normal2"/>
              <w:rPr>
                <w:ins w:id="1670" w:author="Kathrin Eichler" w:date="2014-12-08T13:11:00Z"/>
                <w:lang w:val="en-US" w:bidi="hi-IN"/>
              </w:rPr>
              <w:pPrChange w:id="1671" w:author="Kathrin Eichler" w:date="2014-12-08T17:10:00Z">
                <w:pPr>
                  <w:pStyle w:val="TextBody0"/>
                </w:pPr>
              </w:pPrChange>
            </w:pPr>
            <w:ins w:id="1672" w:author="Kathrin Eichler" w:date="2014-12-08T13:11:00Z">
              <w:r>
                <w:rPr>
                  <w:rFonts w:hint="eastAsia"/>
                </w:rPr>
                <w:t>0.2101</w:t>
              </w:r>
            </w:ins>
          </w:p>
        </w:tc>
      </w:tr>
      <w:tr w:rsidR="00510526" w:rsidTr="0041759B">
        <w:trPr>
          <w:ins w:id="1673" w:author="Kathrin Eichler" w:date="2014-12-08T13:11:00Z"/>
        </w:trPr>
        <w:tc>
          <w:tcPr>
            <w:tcW w:w="806" w:type="dxa"/>
            <w:shd w:val="clear" w:color="auto" w:fill="FFFFFF"/>
            <w:tcPrChange w:id="1674" w:author="Kathrin Eichler" w:date="2014-12-08T17:10:00Z">
              <w:tcPr>
                <w:tcW w:w="806" w:type="dxa"/>
                <w:shd w:val="clear" w:color="auto" w:fill="FFFFFF"/>
              </w:tcPr>
            </w:tcPrChange>
          </w:tcPr>
          <w:p w:rsidR="00510526" w:rsidRDefault="00510526" w:rsidP="0041759B">
            <w:pPr>
              <w:pStyle w:val="Normal2"/>
              <w:rPr>
                <w:ins w:id="1675" w:author="Kathrin Eichler" w:date="2014-12-08T13:11:00Z"/>
                <w:lang w:val="en-US" w:bidi="hi-IN"/>
              </w:rPr>
              <w:pPrChange w:id="1676" w:author="Kathrin Eichler" w:date="2014-12-08T17:10:00Z">
                <w:pPr>
                  <w:pStyle w:val="TextBody0"/>
                </w:pPr>
              </w:pPrChange>
            </w:pPr>
          </w:p>
        </w:tc>
        <w:tc>
          <w:tcPr>
            <w:tcW w:w="1672" w:type="dxa"/>
            <w:shd w:val="clear" w:color="auto" w:fill="FFFFFF"/>
            <w:hideMark/>
            <w:tcPrChange w:id="1677" w:author="Kathrin Eichler" w:date="2014-12-08T17:10:00Z">
              <w:tcPr>
                <w:tcW w:w="1672" w:type="dxa"/>
                <w:shd w:val="clear" w:color="auto" w:fill="FFFFFF"/>
                <w:hideMark/>
              </w:tcPr>
            </w:tcPrChange>
          </w:tcPr>
          <w:p w:rsidR="00510526" w:rsidRDefault="00510526" w:rsidP="0041759B">
            <w:pPr>
              <w:pStyle w:val="Normal2"/>
              <w:rPr>
                <w:ins w:id="1678" w:author="Kathrin Eichler" w:date="2014-12-08T13:11:00Z"/>
                <w:lang w:val="en-US" w:bidi="hi-IN"/>
              </w:rPr>
              <w:pPrChange w:id="1679" w:author="Kathrin Eichler" w:date="2014-12-08T17:10:00Z">
                <w:pPr>
                  <w:pStyle w:val="TextBody0"/>
                </w:pPr>
              </w:pPrChange>
            </w:pPr>
            <w:proofErr w:type="spellStart"/>
            <w:ins w:id="1680"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1681" w:author="Kathrin Eichler" w:date="2014-12-08T17:10:00Z">
              <w:tcPr>
                <w:tcW w:w="1210" w:type="dxa"/>
                <w:shd w:val="clear" w:color="auto" w:fill="FFFFFF"/>
                <w:hideMark/>
              </w:tcPr>
            </w:tcPrChange>
          </w:tcPr>
          <w:p w:rsidR="00510526" w:rsidRDefault="00510526" w:rsidP="0041759B">
            <w:pPr>
              <w:pStyle w:val="Normal2"/>
              <w:rPr>
                <w:ins w:id="1682" w:author="Kathrin Eichler" w:date="2014-12-08T13:11:00Z"/>
                <w:lang w:val="en-US" w:bidi="hi-IN"/>
              </w:rPr>
              <w:pPrChange w:id="1683" w:author="Kathrin Eichler" w:date="2014-12-08T17:10:00Z">
                <w:pPr>
                  <w:pStyle w:val="TextBody0"/>
                </w:pPr>
              </w:pPrChange>
            </w:pPr>
            <w:ins w:id="1684" w:author="Kathrin Eichler" w:date="2014-12-08T13:11:00Z">
              <w:r>
                <w:rPr>
                  <w:rFonts w:hint="eastAsia"/>
                </w:rPr>
                <w:t>0.7848</w:t>
              </w:r>
            </w:ins>
          </w:p>
        </w:tc>
        <w:tc>
          <w:tcPr>
            <w:tcW w:w="1210" w:type="dxa"/>
            <w:shd w:val="clear" w:color="auto" w:fill="FFFFFF"/>
            <w:hideMark/>
            <w:tcPrChange w:id="1685" w:author="Kathrin Eichler" w:date="2014-12-08T17:10:00Z">
              <w:tcPr>
                <w:tcW w:w="1210" w:type="dxa"/>
                <w:shd w:val="clear" w:color="auto" w:fill="FFFFFF"/>
                <w:hideMark/>
              </w:tcPr>
            </w:tcPrChange>
          </w:tcPr>
          <w:p w:rsidR="00510526" w:rsidRDefault="00510526" w:rsidP="0041759B">
            <w:pPr>
              <w:pStyle w:val="Normal2"/>
              <w:rPr>
                <w:ins w:id="1686" w:author="Kathrin Eichler" w:date="2014-12-08T13:11:00Z"/>
                <w:lang w:val="en-US" w:bidi="hi-IN"/>
              </w:rPr>
              <w:pPrChange w:id="1687" w:author="Kathrin Eichler" w:date="2014-12-08T17:10:00Z">
                <w:pPr>
                  <w:pStyle w:val="TextBody0"/>
                </w:pPr>
              </w:pPrChange>
            </w:pPr>
            <w:ins w:id="1688" w:author="Kathrin Eichler" w:date="2014-12-08T13:11:00Z">
              <w:r>
                <w:rPr>
                  <w:rFonts w:hint="eastAsia"/>
                </w:rPr>
                <w:t>0.3483</w:t>
              </w:r>
            </w:ins>
          </w:p>
        </w:tc>
        <w:tc>
          <w:tcPr>
            <w:tcW w:w="1210" w:type="dxa"/>
            <w:shd w:val="clear" w:color="auto" w:fill="FFFFFF"/>
            <w:hideMark/>
            <w:tcPrChange w:id="1689" w:author="Kathrin Eichler" w:date="2014-12-08T17:10:00Z">
              <w:tcPr>
                <w:tcW w:w="1210" w:type="dxa"/>
                <w:shd w:val="clear" w:color="auto" w:fill="FFFFFF"/>
                <w:hideMark/>
              </w:tcPr>
            </w:tcPrChange>
          </w:tcPr>
          <w:p w:rsidR="00510526" w:rsidRDefault="00510526" w:rsidP="0041759B">
            <w:pPr>
              <w:pStyle w:val="Normal2"/>
              <w:rPr>
                <w:ins w:id="1690" w:author="Kathrin Eichler" w:date="2014-12-08T13:11:00Z"/>
                <w:lang w:val="en-US" w:bidi="hi-IN"/>
              </w:rPr>
              <w:pPrChange w:id="1691" w:author="Kathrin Eichler" w:date="2014-12-08T17:10:00Z">
                <w:pPr>
                  <w:pStyle w:val="TextBody0"/>
                </w:pPr>
              </w:pPrChange>
            </w:pPr>
            <w:ins w:id="1692" w:author="Kathrin Eichler" w:date="2014-12-08T13:11:00Z">
              <w:r>
                <w:rPr>
                  <w:rFonts w:hint="eastAsia"/>
                </w:rPr>
                <w:t>0.4825</w:t>
              </w:r>
            </w:ins>
          </w:p>
        </w:tc>
      </w:tr>
      <w:tr w:rsidR="00510526" w:rsidTr="0041759B">
        <w:trPr>
          <w:ins w:id="1693" w:author="Kathrin Eichler" w:date="2014-12-08T13:11:00Z"/>
        </w:trPr>
        <w:tc>
          <w:tcPr>
            <w:tcW w:w="806" w:type="dxa"/>
            <w:shd w:val="clear" w:color="auto" w:fill="FFFFFF"/>
            <w:tcPrChange w:id="1694" w:author="Kathrin Eichler" w:date="2014-12-08T17:10:00Z">
              <w:tcPr>
                <w:tcW w:w="806" w:type="dxa"/>
                <w:shd w:val="clear" w:color="auto" w:fill="FFFFFF"/>
              </w:tcPr>
            </w:tcPrChange>
          </w:tcPr>
          <w:p w:rsidR="00510526" w:rsidRDefault="00510526" w:rsidP="0041759B">
            <w:pPr>
              <w:pStyle w:val="Normal2"/>
              <w:rPr>
                <w:ins w:id="1695" w:author="Kathrin Eichler" w:date="2014-12-08T13:11:00Z"/>
                <w:lang w:val="en-US" w:bidi="hi-IN"/>
              </w:rPr>
              <w:pPrChange w:id="1696" w:author="Kathrin Eichler" w:date="2014-12-08T17:10:00Z">
                <w:pPr>
                  <w:pStyle w:val="TextBody0"/>
                </w:pPr>
              </w:pPrChange>
            </w:pPr>
          </w:p>
        </w:tc>
        <w:tc>
          <w:tcPr>
            <w:tcW w:w="1672" w:type="dxa"/>
            <w:shd w:val="clear" w:color="auto" w:fill="FFFFFF"/>
            <w:hideMark/>
            <w:tcPrChange w:id="1697" w:author="Kathrin Eichler" w:date="2014-12-08T17:10:00Z">
              <w:tcPr>
                <w:tcW w:w="1672" w:type="dxa"/>
                <w:shd w:val="clear" w:color="auto" w:fill="FFFFFF"/>
                <w:hideMark/>
              </w:tcPr>
            </w:tcPrChange>
          </w:tcPr>
          <w:p w:rsidR="00510526" w:rsidRDefault="00510526" w:rsidP="0041759B">
            <w:pPr>
              <w:pStyle w:val="Normal2"/>
              <w:rPr>
                <w:ins w:id="1698" w:author="Kathrin Eichler" w:date="2014-12-08T13:11:00Z"/>
                <w:lang w:val="en-US" w:bidi="hi-IN"/>
              </w:rPr>
              <w:pPrChange w:id="1699" w:author="Kathrin Eichler" w:date="2014-12-08T17:10:00Z">
                <w:pPr>
                  <w:pStyle w:val="TextBody0"/>
                </w:pPr>
              </w:pPrChange>
            </w:pPr>
            <w:proofErr w:type="spellStart"/>
            <w:ins w:id="1700"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1701" w:author="Kathrin Eichler" w:date="2014-12-08T17:10:00Z">
              <w:tcPr>
                <w:tcW w:w="1210" w:type="dxa"/>
                <w:shd w:val="clear" w:color="auto" w:fill="FFFFFF"/>
                <w:hideMark/>
              </w:tcPr>
            </w:tcPrChange>
          </w:tcPr>
          <w:p w:rsidR="00510526" w:rsidRDefault="00510526" w:rsidP="0041759B">
            <w:pPr>
              <w:pStyle w:val="Normal2"/>
              <w:rPr>
                <w:ins w:id="1702" w:author="Kathrin Eichler" w:date="2014-12-08T13:11:00Z"/>
                <w:lang w:val="en-US" w:bidi="hi-IN"/>
              </w:rPr>
              <w:pPrChange w:id="1703" w:author="Kathrin Eichler" w:date="2014-12-08T17:10:00Z">
                <w:pPr>
                  <w:pStyle w:val="TextBody0"/>
                </w:pPr>
              </w:pPrChange>
            </w:pPr>
            <w:ins w:id="1704" w:author="Kathrin Eichler" w:date="2014-12-08T13:11:00Z">
              <w:r>
                <w:rPr>
                  <w:rFonts w:hint="eastAsia"/>
                </w:rPr>
                <w:t>0.7659</w:t>
              </w:r>
            </w:ins>
          </w:p>
        </w:tc>
        <w:tc>
          <w:tcPr>
            <w:tcW w:w="1210" w:type="dxa"/>
            <w:shd w:val="clear" w:color="auto" w:fill="FFFFFF"/>
            <w:hideMark/>
            <w:tcPrChange w:id="1705" w:author="Kathrin Eichler" w:date="2014-12-08T17:10:00Z">
              <w:tcPr>
                <w:tcW w:w="1210" w:type="dxa"/>
                <w:shd w:val="clear" w:color="auto" w:fill="FFFFFF"/>
                <w:hideMark/>
              </w:tcPr>
            </w:tcPrChange>
          </w:tcPr>
          <w:p w:rsidR="00510526" w:rsidRDefault="00510526" w:rsidP="0041759B">
            <w:pPr>
              <w:pStyle w:val="Normal2"/>
              <w:rPr>
                <w:ins w:id="1706" w:author="Kathrin Eichler" w:date="2014-12-08T13:11:00Z"/>
                <w:lang w:val="en-US" w:bidi="hi-IN"/>
              </w:rPr>
              <w:pPrChange w:id="1707" w:author="Kathrin Eichler" w:date="2014-12-08T17:10:00Z">
                <w:pPr>
                  <w:pStyle w:val="TextBody0"/>
                </w:pPr>
              </w:pPrChange>
            </w:pPr>
            <w:ins w:id="1708" w:author="Kathrin Eichler" w:date="2014-12-08T13:11:00Z">
              <w:r>
                <w:rPr>
                  <w:rFonts w:hint="eastAsia"/>
                </w:rPr>
                <w:t>0.3571</w:t>
              </w:r>
            </w:ins>
          </w:p>
        </w:tc>
        <w:tc>
          <w:tcPr>
            <w:tcW w:w="1210" w:type="dxa"/>
            <w:shd w:val="clear" w:color="auto" w:fill="FFFFFF"/>
            <w:hideMark/>
            <w:tcPrChange w:id="1709" w:author="Kathrin Eichler" w:date="2014-12-08T17:10:00Z">
              <w:tcPr>
                <w:tcW w:w="1210" w:type="dxa"/>
                <w:shd w:val="clear" w:color="auto" w:fill="FFFFFF"/>
                <w:hideMark/>
              </w:tcPr>
            </w:tcPrChange>
          </w:tcPr>
          <w:p w:rsidR="00510526" w:rsidRDefault="00510526" w:rsidP="0041759B">
            <w:pPr>
              <w:pStyle w:val="Normal2"/>
              <w:rPr>
                <w:ins w:id="1710" w:author="Kathrin Eichler" w:date="2014-12-08T13:11:00Z"/>
                <w:lang w:val="en-US" w:bidi="hi-IN"/>
              </w:rPr>
              <w:pPrChange w:id="1711" w:author="Kathrin Eichler" w:date="2014-12-08T17:10:00Z">
                <w:pPr>
                  <w:pStyle w:val="TextBody0"/>
                </w:pPr>
              </w:pPrChange>
            </w:pPr>
            <w:ins w:id="1712" w:author="Kathrin Eichler" w:date="2014-12-08T13:11:00Z">
              <w:r>
                <w:rPr>
                  <w:rFonts w:hint="eastAsia"/>
                </w:rPr>
                <w:t>0.4871</w:t>
              </w:r>
            </w:ins>
          </w:p>
        </w:tc>
      </w:tr>
    </w:tbl>
    <w:p w:rsidR="00510526" w:rsidRDefault="00510526" w:rsidP="00510526">
      <w:pPr>
        <w:pStyle w:val="TextBody0"/>
        <w:rPr>
          <w:ins w:id="1713" w:author="Kathrin Eichler" w:date="2014-12-08T13:11:00Z"/>
          <w:rFonts w:hint="eastAsia"/>
        </w:rPr>
      </w:pPr>
    </w:p>
    <w:p w:rsidR="00510526" w:rsidRDefault="00510526" w:rsidP="001429DD">
      <w:pPr>
        <w:pStyle w:val="Normal2"/>
        <w:rPr>
          <w:ins w:id="1714" w:author="Kathrin Eichler" w:date="2014-12-08T13:11:00Z"/>
          <w:rFonts w:hint="eastAsia"/>
        </w:rPr>
        <w:pPrChange w:id="1715" w:author="Kathrin Eichler" w:date="2014-12-08T13:49:00Z">
          <w:pPr>
            <w:pStyle w:val="TextBody0"/>
          </w:pPr>
        </w:pPrChange>
      </w:pPr>
      <w:ins w:id="1716" w:author="Kathrin Eichler" w:date="2014-12-08T13:11:00Z">
        <w:r>
          <w:rPr>
            <w:rFonts w:hint="eastAsia"/>
          </w:rPr>
          <w:t xml:space="preserve">As expected, adding new types of potential modifiers (adverbs, adjectives, </w:t>
        </w:r>
        <w:proofErr w:type="gramStart"/>
        <w:r>
          <w:rPr>
            <w:rFonts w:hint="eastAsia"/>
          </w:rPr>
          <w:t>then</w:t>
        </w:r>
        <w:proofErr w:type="gramEnd"/>
        <w:r>
          <w:rPr>
            <w:rFonts w:hint="eastAsia"/>
          </w:rPr>
          <w:t xml:space="preserve"> prepositional phrases) leads to increases in recall. The highest increase in recall is obtained for both En</w:t>
        </w:r>
        <w:r>
          <w:rPr>
            <w:rFonts w:hint="eastAsia"/>
          </w:rPr>
          <w:t>g</w:t>
        </w:r>
        <w:r>
          <w:rPr>
            <w:rFonts w:hint="eastAsia"/>
          </w:rPr>
          <w:t xml:space="preserve">lish and Italian data when adding prepositional phrases, indicating that a large part of the modifiers are indeed such phrases.  Missed modifier tokens are caused by part-of-speech tagger errors for adverbs and adjectives, dependency parser errors, which </w:t>
        </w:r>
        <w:proofErr w:type="gramStart"/>
        <w:r>
          <w:rPr>
            <w:rFonts w:hint="eastAsia"/>
          </w:rPr>
          <w:t>causes</w:t>
        </w:r>
        <w:proofErr w:type="gramEnd"/>
        <w:r>
          <w:rPr>
            <w:rFonts w:hint="eastAsia"/>
          </w:rPr>
          <w:t xml:space="preserve"> us to create incomplete or partly erroneous prepositional phrases, and nominal modifiers which we did not attempt as yet to add.</w:t>
        </w:r>
      </w:ins>
    </w:p>
    <w:p w:rsidR="00510526" w:rsidRDefault="00510526" w:rsidP="001429DD">
      <w:pPr>
        <w:pStyle w:val="Normal2"/>
        <w:rPr>
          <w:ins w:id="1717" w:author="Kathrin Eichler" w:date="2014-12-08T13:11:00Z"/>
          <w:rFonts w:hint="eastAsia"/>
        </w:rPr>
        <w:pPrChange w:id="1718" w:author="Kathrin Eichler" w:date="2014-12-08T13:49:00Z">
          <w:pPr>
            <w:pStyle w:val="TextBody0"/>
          </w:pPr>
        </w:pPrChange>
      </w:pPr>
      <w:ins w:id="1719" w:author="Kathrin Eichler" w:date="2014-12-08T13:11:00Z">
        <w:r>
          <w:rPr>
            <w:rFonts w:hint="eastAsia"/>
          </w:rPr>
          <w:t>The low precision scores throughout suggest that only a part of the adverbs, adjectives and prepositional phrases annotated as modifiers can be removed without losing the gist of the fragment. An interesting phenomenon can be observed for English, where adding adjectives leads to a drop in precision, compared to having only adverbs as modifiers. Inspection of the data shows that numerous adjectives are in fact the core of the base statement, as they spec</w:t>
        </w:r>
        <w:r>
          <w:rPr>
            <w:rFonts w:hint="eastAsia"/>
          </w:rPr>
          <w:t>i</w:t>
        </w:r>
        <w:r>
          <w:rPr>
            <w:rFonts w:hint="eastAsia"/>
          </w:rPr>
          <w:t xml:space="preserve">fy the problem, e.g. </w:t>
        </w:r>
        <w:r>
          <w:rPr>
            <w:rFonts w:hint="eastAsia"/>
            <w:i/>
            <w:iCs/>
          </w:rPr>
          <w:t xml:space="preserve">small </w:t>
        </w:r>
        <w:r>
          <w:rPr>
            <w:rFonts w:hint="eastAsia"/>
          </w:rPr>
          <w:t xml:space="preserve">in the statement </w:t>
        </w:r>
        <w:r>
          <w:rPr>
            <w:rFonts w:hint="eastAsia"/>
            <w:i/>
            <w:iCs/>
          </w:rPr>
          <w:t>“</w:t>
        </w:r>
        <w:r>
          <w:rPr>
            <w:rFonts w:hint="eastAsia"/>
            <w:i/>
            <w:iCs/>
          </w:rPr>
          <w:t>small legroom</w:t>
        </w:r>
        <w:r>
          <w:rPr>
            <w:rFonts w:hint="eastAsia"/>
            <w:i/>
            <w:iCs/>
          </w:rPr>
          <w:t>”</w:t>
        </w:r>
        <w:r>
          <w:rPr>
            <w:rFonts w:hint="eastAsia"/>
          </w:rPr>
          <w:t xml:space="preserve"> (adjectives in predicative pos</w:t>
        </w:r>
        <w:r>
          <w:rPr>
            <w:rFonts w:hint="eastAsia"/>
          </w:rPr>
          <w:t>i</w:t>
        </w:r>
        <w:r>
          <w:rPr>
            <w:rFonts w:hint="eastAsia"/>
          </w:rPr>
          <w:t xml:space="preserve">tion </w:t>
        </w:r>
        <w:r>
          <w:rPr>
            <w:rFonts w:hint="eastAsia"/>
          </w:rPr>
          <w:t>–</w:t>
        </w:r>
        <w:r>
          <w:rPr>
            <w:rFonts w:hint="eastAsia"/>
          </w:rPr>
          <w:t xml:space="preserve"> </w:t>
        </w:r>
        <w:r>
          <w:rPr>
            <w:rFonts w:hint="eastAsia"/>
            <w:i/>
            <w:iCs/>
          </w:rPr>
          <w:t>legroom is small</w:t>
        </w:r>
        <w:r>
          <w:rPr>
            <w:rFonts w:hint="eastAsia"/>
          </w:rPr>
          <w:t xml:space="preserve"> </w:t>
        </w:r>
        <w:r>
          <w:rPr>
            <w:rFonts w:hint="eastAsia"/>
          </w:rPr>
          <w:t>–</w:t>
        </w:r>
        <w:r>
          <w:rPr>
            <w:rFonts w:hint="eastAsia"/>
          </w:rPr>
          <w:t xml:space="preserve"> are not marked as modifiers).</w:t>
        </w:r>
      </w:ins>
    </w:p>
    <w:p w:rsidR="003A09E9" w:rsidDel="00510526" w:rsidRDefault="003A09E9" w:rsidP="0071249C">
      <w:pPr>
        <w:pStyle w:val="Normal2"/>
        <w:rPr>
          <w:del w:id="1720" w:author="Kathrin Eichler" w:date="2014-12-08T13:12:00Z"/>
        </w:rPr>
      </w:pPr>
      <w:del w:id="1721" w:author="Kathrin Eichler" w:date="2014-12-08T13:12:00Z">
        <w:r w:rsidDel="00510526">
          <w:rPr>
            <w:lang w:eastAsia="de-DE" w:bidi="he-IL"/>
          </w:rPr>
          <w:lastRenderedPageBreak/>
          <w:delText xml:space="preserve">Within the ALMA data there were 919 tokens belonging to one of 295 modifiers (an average of 3.1 tokens per modifier). </w:delText>
        </w:r>
        <w:bookmarkStart w:id="1722" w:name="_Toc405810010"/>
        <w:bookmarkEnd w:id="1722"/>
      </w:del>
    </w:p>
    <w:p w:rsidR="003A09E9" w:rsidDel="00510526" w:rsidRDefault="003A09E9" w:rsidP="0071249C">
      <w:pPr>
        <w:pStyle w:val="Normal2"/>
        <w:rPr>
          <w:del w:id="1723" w:author="Kathrin Eichler" w:date="2014-12-08T13:12:00Z"/>
        </w:rPr>
      </w:pPr>
      <w:bookmarkStart w:id="1724" w:name="_Toc405810011"/>
      <w:bookmarkEnd w:id="1724"/>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Del="00510526" w:rsidTr="005F28BE">
        <w:trPr>
          <w:del w:id="1725" w:author="Kathrin Eichler" w:date="2014-12-08T13:12:00Z"/>
        </w:trPr>
        <w:tc>
          <w:tcPr>
            <w:tcW w:w="806" w:type="dxa"/>
            <w:shd w:val="clear" w:color="auto" w:fill="auto"/>
          </w:tcPr>
          <w:p w:rsidR="003A09E9" w:rsidDel="00510526" w:rsidRDefault="003A09E9" w:rsidP="0071249C">
            <w:pPr>
              <w:pStyle w:val="Normal2"/>
              <w:rPr>
                <w:del w:id="1726" w:author="Kathrin Eichler" w:date="2014-12-08T13:12:00Z"/>
              </w:rPr>
            </w:pPr>
            <w:del w:id="1727" w:author="Kathrin Eichler" w:date="2014-12-08T13:12:00Z">
              <w:r w:rsidDel="00510526">
                <w:rPr>
                  <w:lang w:eastAsia="de-DE" w:bidi="he-IL"/>
                </w:rPr>
                <w:delText>Frag.</w:delText>
              </w:r>
              <w:bookmarkStart w:id="1728" w:name="_Toc405810012"/>
              <w:bookmarkEnd w:id="1728"/>
            </w:del>
          </w:p>
        </w:tc>
        <w:tc>
          <w:tcPr>
            <w:tcW w:w="1672" w:type="dxa"/>
            <w:shd w:val="clear" w:color="auto" w:fill="auto"/>
          </w:tcPr>
          <w:p w:rsidR="003A09E9" w:rsidDel="00510526" w:rsidRDefault="003A09E9" w:rsidP="0071249C">
            <w:pPr>
              <w:pStyle w:val="Normal2"/>
              <w:rPr>
                <w:del w:id="1729" w:author="Kathrin Eichler" w:date="2014-12-08T13:12:00Z"/>
              </w:rPr>
            </w:pPr>
            <w:del w:id="1730" w:author="Kathrin Eichler" w:date="2014-12-08T13:12:00Z">
              <w:r w:rsidDel="00510526">
                <w:delText>Modifier</w:delText>
              </w:r>
              <w:bookmarkStart w:id="1731" w:name="_Toc405810013"/>
              <w:bookmarkEnd w:id="1731"/>
            </w:del>
          </w:p>
        </w:tc>
        <w:tc>
          <w:tcPr>
            <w:tcW w:w="1210" w:type="dxa"/>
            <w:shd w:val="clear" w:color="auto" w:fill="auto"/>
          </w:tcPr>
          <w:p w:rsidR="003A09E9" w:rsidDel="00510526" w:rsidRDefault="003A09E9" w:rsidP="0071249C">
            <w:pPr>
              <w:pStyle w:val="Normal2"/>
              <w:rPr>
                <w:del w:id="1732" w:author="Kathrin Eichler" w:date="2014-12-08T13:12:00Z"/>
              </w:rPr>
            </w:pPr>
            <w:del w:id="1733" w:author="Kathrin Eichler" w:date="2014-12-08T13:12:00Z">
              <w:r w:rsidDel="00510526">
                <w:delText>R (micro)</w:delText>
              </w:r>
              <w:bookmarkStart w:id="1734" w:name="_Toc405810014"/>
              <w:bookmarkEnd w:id="1734"/>
            </w:del>
          </w:p>
        </w:tc>
        <w:tc>
          <w:tcPr>
            <w:tcW w:w="1210" w:type="dxa"/>
            <w:shd w:val="clear" w:color="auto" w:fill="auto"/>
          </w:tcPr>
          <w:p w:rsidR="003A09E9" w:rsidDel="00510526" w:rsidRDefault="003A09E9" w:rsidP="0071249C">
            <w:pPr>
              <w:pStyle w:val="Normal2"/>
              <w:rPr>
                <w:del w:id="1735" w:author="Kathrin Eichler" w:date="2014-12-08T13:12:00Z"/>
              </w:rPr>
            </w:pPr>
            <w:del w:id="1736" w:author="Kathrin Eichler" w:date="2014-12-08T13:12:00Z">
              <w:r w:rsidDel="00510526">
                <w:delText>P</w:delText>
              </w:r>
              <w:bookmarkStart w:id="1737" w:name="_Toc405810015"/>
              <w:bookmarkEnd w:id="1737"/>
            </w:del>
          </w:p>
        </w:tc>
        <w:tc>
          <w:tcPr>
            <w:tcW w:w="1210" w:type="dxa"/>
            <w:shd w:val="clear" w:color="auto" w:fill="auto"/>
          </w:tcPr>
          <w:p w:rsidR="003A09E9" w:rsidDel="00510526" w:rsidRDefault="003A09E9" w:rsidP="0071249C">
            <w:pPr>
              <w:pStyle w:val="Normal2"/>
              <w:rPr>
                <w:del w:id="1738" w:author="Kathrin Eichler" w:date="2014-12-08T13:12:00Z"/>
              </w:rPr>
            </w:pPr>
            <w:del w:id="1739" w:author="Kathrin Eichler" w:date="2014-12-08T13:12:00Z">
              <w:r w:rsidDel="00510526">
                <w:delText>F</w:delText>
              </w:r>
              <w:bookmarkStart w:id="1740" w:name="_Toc405810016"/>
              <w:bookmarkEnd w:id="1740"/>
            </w:del>
          </w:p>
        </w:tc>
        <w:bookmarkStart w:id="1741" w:name="_Toc405810017"/>
        <w:bookmarkEnd w:id="1741"/>
      </w:tr>
      <w:tr w:rsidR="003A09E9" w:rsidDel="00510526" w:rsidTr="005F28BE">
        <w:trPr>
          <w:del w:id="1742" w:author="Kathrin Eichler" w:date="2014-12-08T13:12:00Z"/>
        </w:trPr>
        <w:tc>
          <w:tcPr>
            <w:tcW w:w="806" w:type="dxa"/>
            <w:shd w:val="clear" w:color="auto" w:fill="auto"/>
          </w:tcPr>
          <w:p w:rsidR="003A09E9" w:rsidDel="00510526" w:rsidRDefault="003A09E9" w:rsidP="0071249C">
            <w:pPr>
              <w:pStyle w:val="Normal2"/>
              <w:rPr>
                <w:del w:id="1743" w:author="Kathrin Eichler" w:date="2014-12-08T13:12:00Z"/>
              </w:rPr>
            </w:pPr>
            <w:del w:id="1744" w:author="Kathrin Eichler" w:date="2014-12-08T13:12:00Z">
              <w:r w:rsidDel="00510526">
                <w:delText>Sent.</w:delText>
              </w:r>
              <w:bookmarkStart w:id="1745" w:name="_Toc405810018"/>
              <w:bookmarkEnd w:id="1745"/>
            </w:del>
          </w:p>
        </w:tc>
        <w:tc>
          <w:tcPr>
            <w:tcW w:w="1672" w:type="dxa"/>
            <w:shd w:val="clear" w:color="auto" w:fill="auto"/>
          </w:tcPr>
          <w:p w:rsidR="003A09E9" w:rsidDel="00510526" w:rsidRDefault="009C20B3" w:rsidP="0071249C">
            <w:pPr>
              <w:pStyle w:val="Normal2"/>
              <w:rPr>
                <w:del w:id="1746" w:author="Kathrin Eichler" w:date="2014-12-08T13:12:00Z"/>
              </w:rPr>
            </w:pPr>
            <w:del w:id="1747" w:author="Kathrin Eichler" w:date="2014-12-08T13:12:00Z">
              <w:r w:rsidDel="00510526">
                <w:delText>A</w:delText>
              </w:r>
              <w:r w:rsidR="003A09E9" w:rsidDel="00510526">
                <w:delText>dv</w:delText>
              </w:r>
              <w:bookmarkStart w:id="1748" w:name="_Toc405810019"/>
              <w:bookmarkEnd w:id="1748"/>
            </w:del>
          </w:p>
        </w:tc>
        <w:tc>
          <w:tcPr>
            <w:tcW w:w="1210" w:type="dxa"/>
            <w:shd w:val="clear" w:color="auto" w:fill="auto"/>
          </w:tcPr>
          <w:p w:rsidR="003A09E9" w:rsidDel="00510526" w:rsidRDefault="003A09E9" w:rsidP="0071249C">
            <w:pPr>
              <w:pStyle w:val="Normal2"/>
              <w:rPr>
                <w:del w:id="1749" w:author="Kathrin Eichler" w:date="2014-12-08T13:12:00Z"/>
              </w:rPr>
            </w:pPr>
            <w:del w:id="1750" w:author="Kathrin Eichler" w:date="2014-12-08T13:12:00Z">
              <w:r w:rsidDel="00510526">
                <w:delText>0.0108</w:delText>
              </w:r>
              <w:bookmarkStart w:id="1751" w:name="_Toc405810020"/>
              <w:bookmarkEnd w:id="1751"/>
            </w:del>
          </w:p>
        </w:tc>
        <w:tc>
          <w:tcPr>
            <w:tcW w:w="1210" w:type="dxa"/>
            <w:shd w:val="clear" w:color="auto" w:fill="auto"/>
          </w:tcPr>
          <w:p w:rsidR="003A09E9" w:rsidDel="00510526" w:rsidRDefault="003A09E9" w:rsidP="0071249C">
            <w:pPr>
              <w:pStyle w:val="Normal2"/>
              <w:rPr>
                <w:del w:id="1752" w:author="Kathrin Eichler" w:date="2014-12-08T13:12:00Z"/>
              </w:rPr>
            </w:pPr>
            <w:del w:id="1753" w:author="Kathrin Eichler" w:date="2014-12-08T13:12:00Z">
              <w:r w:rsidDel="00510526">
                <w:delText>0.0497</w:delText>
              </w:r>
              <w:bookmarkStart w:id="1754" w:name="_Toc405810021"/>
              <w:bookmarkEnd w:id="1754"/>
            </w:del>
          </w:p>
        </w:tc>
        <w:tc>
          <w:tcPr>
            <w:tcW w:w="1210" w:type="dxa"/>
            <w:shd w:val="clear" w:color="auto" w:fill="auto"/>
          </w:tcPr>
          <w:p w:rsidR="003A09E9" w:rsidDel="00510526" w:rsidRDefault="003A09E9" w:rsidP="0071249C">
            <w:pPr>
              <w:pStyle w:val="Normal2"/>
              <w:rPr>
                <w:del w:id="1755" w:author="Kathrin Eichler" w:date="2014-12-08T13:12:00Z"/>
              </w:rPr>
            </w:pPr>
            <w:del w:id="1756" w:author="Kathrin Eichler" w:date="2014-12-08T13:12:00Z">
              <w:r w:rsidDel="00510526">
                <w:delText>0.0178</w:delText>
              </w:r>
              <w:bookmarkStart w:id="1757" w:name="_Toc405810022"/>
              <w:bookmarkEnd w:id="1757"/>
            </w:del>
          </w:p>
        </w:tc>
        <w:bookmarkStart w:id="1758" w:name="_Toc405810023"/>
        <w:bookmarkEnd w:id="1758"/>
      </w:tr>
      <w:tr w:rsidR="003A09E9" w:rsidDel="00510526" w:rsidTr="005F28BE">
        <w:trPr>
          <w:del w:id="1759" w:author="Kathrin Eichler" w:date="2014-12-08T13:12:00Z"/>
        </w:trPr>
        <w:tc>
          <w:tcPr>
            <w:tcW w:w="806" w:type="dxa"/>
            <w:shd w:val="clear" w:color="auto" w:fill="auto"/>
          </w:tcPr>
          <w:p w:rsidR="003A09E9" w:rsidDel="00510526" w:rsidRDefault="003A09E9" w:rsidP="0071249C">
            <w:pPr>
              <w:pStyle w:val="Normal2"/>
              <w:rPr>
                <w:del w:id="1760" w:author="Kathrin Eichler" w:date="2014-12-08T13:12:00Z"/>
              </w:rPr>
            </w:pPr>
            <w:bookmarkStart w:id="1761" w:name="_Toc405810024"/>
            <w:bookmarkEnd w:id="1761"/>
          </w:p>
        </w:tc>
        <w:tc>
          <w:tcPr>
            <w:tcW w:w="1672" w:type="dxa"/>
            <w:shd w:val="clear" w:color="auto" w:fill="auto"/>
          </w:tcPr>
          <w:p w:rsidR="003A09E9" w:rsidDel="00510526" w:rsidRDefault="003A09E9" w:rsidP="0071249C">
            <w:pPr>
              <w:pStyle w:val="Normal2"/>
              <w:rPr>
                <w:del w:id="1762" w:author="Kathrin Eichler" w:date="2014-12-08T13:12:00Z"/>
              </w:rPr>
            </w:pPr>
            <w:del w:id="1763" w:author="Kathrin Eichler" w:date="2014-12-08T13:12:00Z">
              <w:r w:rsidDel="00510526">
                <w:delText>adv, adj</w:delText>
              </w:r>
              <w:bookmarkStart w:id="1764" w:name="_Toc405810025"/>
              <w:bookmarkEnd w:id="1764"/>
            </w:del>
          </w:p>
        </w:tc>
        <w:tc>
          <w:tcPr>
            <w:tcW w:w="1210" w:type="dxa"/>
            <w:shd w:val="clear" w:color="auto" w:fill="auto"/>
          </w:tcPr>
          <w:p w:rsidR="003A09E9" w:rsidDel="00510526" w:rsidRDefault="003A09E9" w:rsidP="0071249C">
            <w:pPr>
              <w:pStyle w:val="Normal2"/>
              <w:rPr>
                <w:del w:id="1765" w:author="Kathrin Eichler" w:date="2014-12-08T13:12:00Z"/>
              </w:rPr>
            </w:pPr>
            <w:del w:id="1766" w:author="Kathrin Eichler" w:date="2014-12-08T13:12:00Z">
              <w:r w:rsidDel="00510526">
                <w:delText>0.075</w:delText>
              </w:r>
              <w:bookmarkStart w:id="1767" w:name="_Toc405810026"/>
              <w:bookmarkEnd w:id="1767"/>
            </w:del>
          </w:p>
        </w:tc>
        <w:tc>
          <w:tcPr>
            <w:tcW w:w="1210" w:type="dxa"/>
            <w:shd w:val="clear" w:color="auto" w:fill="auto"/>
          </w:tcPr>
          <w:p w:rsidR="003A09E9" w:rsidDel="00510526" w:rsidRDefault="003A09E9" w:rsidP="0071249C">
            <w:pPr>
              <w:pStyle w:val="Normal2"/>
              <w:rPr>
                <w:del w:id="1768" w:author="Kathrin Eichler" w:date="2014-12-08T13:12:00Z"/>
              </w:rPr>
            </w:pPr>
            <w:del w:id="1769" w:author="Kathrin Eichler" w:date="2014-12-08T13:12:00Z">
              <w:r w:rsidDel="00510526">
                <w:delText>0.0468</w:delText>
              </w:r>
              <w:bookmarkStart w:id="1770" w:name="_Toc405810027"/>
              <w:bookmarkEnd w:id="1770"/>
            </w:del>
          </w:p>
        </w:tc>
        <w:tc>
          <w:tcPr>
            <w:tcW w:w="1210" w:type="dxa"/>
            <w:shd w:val="clear" w:color="auto" w:fill="auto"/>
          </w:tcPr>
          <w:p w:rsidR="003A09E9" w:rsidDel="00510526" w:rsidRDefault="003A09E9" w:rsidP="0071249C">
            <w:pPr>
              <w:pStyle w:val="Normal2"/>
              <w:rPr>
                <w:del w:id="1771" w:author="Kathrin Eichler" w:date="2014-12-08T13:12:00Z"/>
              </w:rPr>
            </w:pPr>
            <w:del w:id="1772" w:author="Kathrin Eichler" w:date="2014-12-08T13:12:00Z">
              <w:r w:rsidDel="00510526">
                <w:delText>0.0577</w:delText>
              </w:r>
              <w:bookmarkStart w:id="1773" w:name="_Toc405810028"/>
              <w:bookmarkEnd w:id="1773"/>
            </w:del>
          </w:p>
        </w:tc>
        <w:bookmarkStart w:id="1774" w:name="_Toc405810029"/>
        <w:bookmarkEnd w:id="1774"/>
      </w:tr>
      <w:tr w:rsidR="003A09E9" w:rsidDel="00510526" w:rsidTr="005F28BE">
        <w:trPr>
          <w:del w:id="1775" w:author="Kathrin Eichler" w:date="2014-12-08T13:12:00Z"/>
        </w:trPr>
        <w:tc>
          <w:tcPr>
            <w:tcW w:w="806" w:type="dxa"/>
            <w:shd w:val="clear" w:color="auto" w:fill="auto"/>
          </w:tcPr>
          <w:p w:rsidR="003A09E9" w:rsidDel="00510526" w:rsidRDefault="003A09E9" w:rsidP="0071249C">
            <w:pPr>
              <w:pStyle w:val="Normal2"/>
              <w:rPr>
                <w:del w:id="1776" w:author="Kathrin Eichler" w:date="2014-12-08T13:12:00Z"/>
              </w:rPr>
            </w:pPr>
            <w:bookmarkStart w:id="1777" w:name="_Toc405810030"/>
            <w:bookmarkEnd w:id="1777"/>
          </w:p>
        </w:tc>
        <w:tc>
          <w:tcPr>
            <w:tcW w:w="1672" w:type="dxa"/>
            <w:shd w:val="clear" w:color="auto" w:fill="auto"/>
          </w:tcPr>
          <w:p w:rsidR="003A09E9" w:rsidDel="00510526" w:rsidRDefault="003A09E9" w:rsidP="0071249C">
            <w:pPr>
              <w:pStyle w:val="Normal2"/>
              <w:rPr>
                <w:del w:id="1778" w:author="Kathrin Eichler" w:date="2014-12-08T13:12:00Z"/>
              </w:rPr>
            </w:pPr>
            <w:del w:id="1779" w:author="Kathrin Eichler" w:date="2014-12-08T13:12:00Z">
              <w:r w:rsidDel="00510526">
                <w:delText>adv, adj, pp</w:delText>
              </w:r>
              <w:bookmarkStart w:id="1780" w:name="_Toc405810031"/>
              <w:bookmarkEnd w:id="1780"/>
            </w:del>
          </w:p>
        </w:tc>
        <w:tc>
          <w:tcPr>
            <w:tcW w:w="1210" w:type="dxa"/>
            <w:shd w:val="clear" w:color="auto" w:fill="auto"/>
          </w:tcPr>
          <w:p w:rsidR="003A09E9" w:rsidDel="00510526" w:rsidRDefault="003A09E9" w:rsidP="0071249C">
            <w:pPr>
              <w:pStyle w:val="Normal2"/>
              <w:rPr>
                <w:del w:id="1781" w:author="Kathrin Eichler" w:date="2014-12-08T13:12:00Z"/>
              </w:rPr>
            </w:pPr>
            <w:del w:id="1782" w:author="Kathrin Eichler" w:date="2014-12-08T13:12:00Z">
              <w:r w:rsidDel="00510526">
                <w:delText>0.2306</w:delText>
              </w:r>
              <w:bookmarkStart w:id="1783" w:name="_Toc405810032"/>
              <w:bookmarkEnd w:id="1783"/>
            </w:del>
          </w:p>
        </w:tc>
        <w:tc>
          <w:tcPr>
            <w:tcW w:w="1210" w:type="dxa"/>
            <w:shd w:val="clear" w:color="auto" w:fill="auto"/>
          </w:tcPr>
          <w:p w:rsidR="003A09E9" w:rsidDel="00510526" w:rsidRDefault="003A09E9" w:rsidP="0071249C">
            <w:pPr>
              <w:pStyle w:val="Normal2"/>
              <w:rPr>
                <w:del w:id="1784" w:author="Kathrin Eichler" w:date="2014-12-08T13:12:00Z"/>
              </w:rPr>
            </w:pPr>
            <w:del w:id="1785" w:author="Kathrin Eichler" w:date="2014-12-08T13:12:00Z">
              <w:r w:rsidDel="00510526">
                <w:delText>0.0498</w:delText>
              </w:r>
              <w:bookmarkStart w:id="1786" w:name="_Toc405810033"/>
              <w:bookmarkEnd w:id="1786"/>
            </w:del>
          </w:p>
        </w:tc>
        <w:tc>
          <w:tcPr>
            <w:tcW w:w="1210" w:type="dxa"/>
            <w:shd w:val="clear" w:color="auto" w:fill="auto"/>
          </w:tcPr>
          <w:p w:rsidR="003A09E9" w:rsidDel="00510526" w:rsidRDefault="003A09E9" w:rsidP="0071249C">
            <w:pPr>
              <w:pStyle w:val="Normal2"/>
              <w:rPr>
                <w:del w:id="1787" w:author="Kathrin Eichler" w:date="2014-12-08T13:12:00Z"/>
              </w:rPr>
            </w:pPr>
            <w:del w:id="1788" w:author="Kathrin Eichler" w:date="2014-12-08T13:12:00Z">
              <w:r w:rsidDel="00510526">
                <w:delText>0.082</w:delText>
              </w:r>
              <w:bookmarkStart w:id="1789" w:name="_Toc405810034"/>
              <w:bookmarkEnd w:id="1789"/>
            </w:del>
          </w:p>
        </w:tc>
        <w:bookmarkStart w:id="1790" w:name="_Toc405810035"/>
        <w:bookmarkEnd w:id="1790"/>
      </w:tr>
      <w:tr w:rsidR="003A09E9" w:rsidDel="00510526" w:rsidTr="005F28BE">
        <w:trPr>
          <w:del w:id="1791" w:author="Kathrin Eichler" w:date="2014-12-08T13:12:00Z"/>
        </w:trPr>
        <w:tc>
          <w:tcPr>
            <w:tcW w:w="806" w:type="dxa"/>
            <w:shd w:val="clear" w:color="auto" w:fill="auto"/>
          </w:tcPr>
          <w:p w:rsidR="003A09E9" w:rsidDel="00510526" w:rsidRDefault="003A09E9" w:rsidP="0071249C">
            <w:pPr>
              <w:pStyle w:val="Normal2"/>
              <w:rPr>
                <w:del w:id="1792" w:author="Kathrin Eichler" w:date="2014-12-08T13:12:00Z"/>
              </w:rPr>
            </w:pPr>
            <w:bookmarkStart w:id="1793" w:name="_Toc405810036"/>
            <w:bookmarkEnd w:id="1793"/>
          </w:p>
        </w:tc>
        <w:tc>
          <w:tcPr>
            <w:tcW w:w="1672" w:type="dxa"/>
            <w:shd w:val="clear" w:color="auto" w:fill="auto"/>
          </w:tcPr>
          <w:p w:rsidR="003A09E9" w:rsidDel="00510526" w:rsidRDefault="003A09E9" w:rsidP="0071249C">
            <w:pPr>
              <w:pStyle w:val="Normal2"/>
              <w:rPr>
                <w:del w:id="1794" w:author="Kathrin Eichler" w:date="2014-12-08T13:12:00Z"/>
              </w:rPr>
            </w:pPr>
            <w:del w:id="1795" w:author="Kathrin Eichler" w:date="2014-12-08T13:12:00Z">
              <w:r w:rsidDel="00510526">
                <w:delText>adv, adj, pp, -neg</w:delText>
              </w:r>
              <w:bookmarkStart w:id="1796" w:name="_Toc405810037"/>
              <w:bookmarkEnd w:id="1796"/>
            </w:del>
          </w:p>
        </w:tc>
        <w:tc>
          <w:tcPr>
            <w:tcW w:w="1210" w:type="dxa"/>
            <w:shd w:val="clear" w:color="auto" w:fill="auto"/>
          </w:tcPr>
          <w:p w:rsidR="003A09E9" w:rsidDel="00510526" w:rsidRDefault="003A09E9" w:rsidP="0071249C">
            <w:pPr>
              <w:pStyle w:val="Normal2"/>
              <w:rPr>
                <w:del w:id="1797" w:author="Kathrin Eichler" w:date="2014-12-08T13:12:00Z"/>
              </w:rPr>
            </w:pPr>
            <w:del w:id="1798" w:author="Kathrin Eichler" w:date="2014-12-08T13:12:00Z">
              <w:r w:rsidDel="00510526">
                <w:delText>0.2154</w:delText>
              </w:r>
              <w:bookmarkStart w:id="1799" w:name="_Toc405810038"/>
              <w:bookmarkEnd w:id="1799"/>
            </w:del>
          </w:p>
        </w:tc>
        <w:tc>
          <w:tcPr>
            <w:tcW w:w="1210" w:type="dxa"/>
            <w:shd w:val="clear" w:color="auto" w:fill="auto"/>
          </w:tcPr>
          <w:p w:rsidR="003A09E9" w:rsidDel="00510526" w:rsidRDefault="003A09E9" w:rsidP="0071249C">
            <w:pPr>
              <w:pStyle w:val="Normal2"/>
              <w:rPr>
                <w:del w:id="1800" w:author="Kathrin Eichler" w:date="2014-12-08T13:12:00Z"/>
              </w:rPr>
            </w:pPr>
            <w:del w:id="1801" w:author="Kathrin Eichler" w:date="2014-12-08T13:12:00Z">
              <w:r w:rsidDel="00510526">
                <w:delText>0.0546</w:delText>
              </w:r>
              <w:bookmarkStart w:id="1802" w:name="_Toc405810039"/>
              <w:bookmarkEnd w:id="1802"/>
            </w:del>
          </w:p>
        </w:tc>
        <w:tc>
          <w:tcPr>
            <w:tcW w:w="1210" w:type="dxa"/>
            <w:shd w:val="clear" w:color="auto" w:fill="auto"/>
          </w:tcPr>
          <w:p w:rsidR="003A09E9" w:rsidDel="00510526" w:rsidRDefault="003A09E9" w:rsidP="0071249C">
            <w:pPr>
              <w:pStyle w:val="Normal2"/>
              <w:rPr>
                <w:del w:id="1803" w:author="Kathrin Eichler" w:date="2014-12-08T13:12:00Z"/>
              </w:rPr>
            </w:pPr>
            <w:del w:id="1804" w:author="Kathrin Eichler" w:date="2014-12-08T13:12:00Z">
              <w:r w:rsidDel="00510526">
                <w:delText>0.0822</w:delText>
              </w:r>
              <w:bookmarkStart w:id="1805" w:name="_Toc405810040"/>
              <w:bookmarkEnd w:id="1805"/>
            </w:del>
          </w:p>
        </w:tc>
        <w:bookmarkStart w:id="1806" w:name="_Toc405810041"/>
        <w:bookmarkEnd w:id="1806"/>
      </w:tr>
      <w:tr w:rsidR="003A09E9" w:rsidDel="00510526" w:rsidTr="005F28BE">
        <w:trPr>
          <w:del w:id="1807" w:author="Kathrin Eichler" w:date="2014-12-08T13:12:00Z"/>
        </w:trPr>
        <w:tc>
          <w:tcPr>
            <w:tcW w:w="806" w:type="dxa"/>
            <w:shd w:val="clear" w:color="auto" w:fill="auto"/>
          </w:tcPr>
          <w:p w:rsidR="003A09E9" w:rsidDel="00510526" w:rsidRDefault="003A09E9" w:rsidP="0071249C">
            <w:pPr>
              <w:pStyle w:val="Normal2"/>
              <w:rPr>
                <w:del w:id="1808" w:author="Kathrin Eichler" w:date="2014-12-08T13:12:00Z"/>
              </w:rPr>
            </w:pPr>
            <w:del w:id="1809" w:author="Kathrin Eichler" w:date="2014-12-08T13:12:00Z">
              <w:r w:rsidDel="00510526">
                <w:delText>KBFL 6</w:delText>
              </w:r>
              <w:bookmarkStart w:id="1810" w:name="_Toc405810042"/>
              <w:bookmarkEnd w:id="1810"/>
            </w:del>
          </w:p>
        </w:tc>
        <w:tc>
          <w:tcPr>
            <w:tcW w:w="1672" w:type="dxa"/>
            <w:shd w:val="clear" w:color="auto" w:fill="auto"/>
          </w:tcPr>
          <w:p w:rsidR="003A09E9" w:rsidDel="00510526" w:rsidRDefault="009C20B3" w:rsidP="0071249C">
            <w:pPr>
              <w:pStyle w:val="Normal2"/>
              <w:rPr>
                <w:del w:id="1811" w:author="Kathrin Eichler" w:date="2014-12-08T13:12:00Z"/>
              </w:rPr>
            </w:pPr>
            <w:del w:id="1812" w:author="Kathrin Eichler" w:date="2014-12-08T13:12:00Z">
              <w:r w:rsidDel="00510526">
                <w:delText>A</w:delText>
              </w:r>
              <w:r w:rsidR="003A09E9" w:rsidDel="00510526">
                <w:delText>dv</w:delText>
              </w:r>
              <w:bookmarkStart w:id="1813" w:name="_Toc405810043"/>
              <w:bookmarkEnd w:id="1813"/>
            </w:del>
          </w:p>
        </w:tc>
        <w:tc>
          <w:tcPr>
            <w:tcW w:w="1210" w:type="dxa"/>
            <w:shd w:val="clear" w:color="auto" w:fill="auto"/>
          </w:tcPr>
          <w:p w:rsidR="003A09E9" w:rsidDel="00510526" w:rsidRDefault="003A09E9" w:rsidP="0071249C">
            <w:pPr>
              <w:pStyle w:val="Normal2"/>
              <w:rPr>
                <w:del w:id="1814" w:author="Kathrin Eichler" w:date="2014-12-08T13:12:00Z"/>
              </w:rPr>
            </w:pPr>
            <w:del w:id="1815" w:author="Kathrin Eichler" w:date="2014-12-08T13:12:00Z">
              <w:r w:rsidDel="00510526">
                <w:delText>0.0076</w:delText>
              </w:r>
              <w:bookmarkStart w:id="1816" w:name="_Toc405810044"/>
              <w:bookmarkEnd w:id="1816"/>
            </w:del>
          </w:p>
        </w:tc>
        <w:tc>
          <w:tcPr>
            <w:tcW w:w="1210" w:type="dxa"/>
            <w:shd w:val="clear" w:color="auto" w:fill="auto"/>
          </w:tcPr>
          <w:p w:rsidR="003A09E9" w:rsidDel="00510526" w:rsidRDefault="003A09E9" w:rsidP="0071249C">
            <w:pPr>
              <w:pStyle w:val="Normal2"/>
              <w:rPr>
                <w:del w:id="1817" w:author="Kathrin Eichler" w:date="2014-12-08T13:12:00Z"/>
              </w:rPr>
            </w:pPr>
            <w:del w:id="1818" w:author="Kathrin Eichler" w:date="2014-12-08T13:12:00Z">
              <w:r w:rsidDel="00510526">
                <w:delText>0.1489</w:delText>
              </w:r>
              <w:bookmarkStart w:id="1819" w:name="_Toc405810045"/>
              <w:bookmarkEnd w:id="1819"/>
            </w:del>
          </w:p>
        </w:tc>
        <w:tc>
          <w:tcPr>
            <w:tcW w:w="1210" w:type="dxa"/>
            <w:shd w:val="clear" w:color="auto" w:fill="auto"/>
          </w:tcPr>
          <w:p w:rsidR="003A09E9" w:rsidDel="00510526" w:rsidRDefault="003A09E9" w:rsidP="0071249C">
            <w:pPr>
              <w:pStyle w:val="Normal2"/>
              <w:rPr>
                <w:del w:id="1820" w:author="Kathrin Eichler" w:date="2014-12-08T13:12:00Z"/>
              </w:rPr>
            </w:pPr>
            <w:del w:id="1821" w:author="Kathrin Eichler" w:date="2014-12-08T13:12:00Z">
              <w:r w:rsidDel="00510526">
                <w:delText>0.0144</w:delText>
              </w:r>
              <w:bookmarkStart w:id="1822" w:name="_Toc405810046"/>
              <w:bookmarkEnd w:id="1822"/>
            </w:del>
          </w:p>
        </w:tc>
        <w:bookmarkStart w:id="1823" w:name="_Toc405810047"/>
        <w:bookmarkEnd w:id="1823"/>
      </w:tr>
      <w:tr w:rsidR="003A09E9" w:rsidDel="00510526" w:rsidTr="005F28BE">
        <w:trPr>
          <w:del w:id="1824" w:author="Kathrin Eichler" w:date="2014-12-08T13:12:00Z"/>
        </w:trPr>
        <w:tc>
          <w:tcPr>
            <w:tcW w:w="806" w:type="dxa"/>
            <w:shd w:val="clear" w:color="auto" w:fill="auto"/>
          </w:tcPr>
          <w:p w:rsidR="003A09E9" w:rsidDel="00510526" w:rsidRDefault="003A09E9" w:rsidP="0071249C">
            <w:pPr>
              <w:pStyle w:val="Normal2"/>
              <w:rPr>
                <w:del w:id="1825" w:author="Kathrin Eichler" w:date="2014-12-08T13:12:00Z"/>
              </w:rPr>
            </w:pPr>
            <w:bookmarkStart w:id="1826" w:name="_Toc405810048"/>
            <w:bookmarkEnd w:id="1826"/>
          </w:p>
        </w:tc>
        <w:tc>
          <w:tcPr>
            <w:tcW w:w="1672" w:type="dxa"/>
            <w:shd w:val="clear" w:color="auto" w:fill="auto"/>
          </w:tcPr>
          <w:p w:rsidR="003A09E9" w:rsidDel="00510526" w:rsidRDefault="003A09E9" w:rsidP="0071249C">
            <w:pPr>
              <w:pStyle w:val="Normal2"/>
              <w:rPr>
                <w:del w:id="1827" w:author="Kathrin Eichler" w:date="2014-12-08T13:12:00Z"/>
              </w:rPr>
            </w:pPr>
            <w:del w:id="1828" w:author="Kathrin Eichler" w:date="2014-12-08T13:12:00Z">
              <w:r w:rsidDel="00510526">
                <w:delText>adv, adj</w:delText>
              </w:r>
              <w:bookmarkStart w:id="1829" w:name="_Toc405810049"/>
              <w:bookmarkEnd w:id="1829"/>
            </w:del>
          </w:p>
        </w:tc>
        <w:tc>
          <w:tcPr>
            <w:tcW w:w="1210" w:type="dxa"/>
            <w:shd w:val="clear" w:color="auto" w:fill="auto"/>
          </w:tcPr>
          <w:p w:rsidR="003A09E9" w:rsidDel="00510526" w:rsidRDefault="003A09E9" w:rsidP="0071249C">
            <w:pPr>
              <w:pStyle w:val="Normal2"/>
              <w:rPr>
                <w:del w:id="1830" w:author="Kathrin Eichler" w:date="2014-12-08T13:12:00Z"/>
              </w:rPr>
            </w:pPr>
            <w:del w:id="1831" w:author="Kathrin Eichler" w:date="2014-12-08T13:12:00Z">
              <w:r w:rsidDel="00510526">
                <w:delText>0.0544</w:delText>
              </w:r>
              <w:bookmarkStart w:id="1832" w:name="_Toc405810050"/>
              <w:bookmarkEnd w:id="1832"/>
            </w:del>
          </w:p>
        </w:tc>
        <w:tc>
          <w:tcPr>
            <w:tcW w:w="1210" w:type="dxa"/>
            <w:shd w:val="clear" w:color="auto" w:fill="auto"/>
          </w:tcPr>
          <w:p w:rsidR="003A09E9" w:rsidDel="00510526" w:rsidRDefault="003A09E9" w:rsidP="0071249C">
            <w:pPr>
              <w:pStyle w:val="Normal2"/>
              <w:rPr>
                <w:del w:id="1833" w:author="Kathrin Eichler" w:date="2014-12-08T13:12:00Z"/>
              </w:rPr>
            </w:pPr>
            <w:del w:id="1834" w:author="Kathrin Eichler" w:date="2014-12-08T13:12:00Z">
              <w:r w:rsidDel="00510526">
                <w:delText>0.1457</w:delText>
              </w:r>
              <w:bookmarkStart w:id="1835" w:name="_Toc405810051"/>
              <w:bookmarkEnd w:id="1835"/>
            </w:del>
          </w:p>
        </w:tc>
        <w:tc>
          <w:tcPr>
            <w:tcW w:w="1210" w:type="dxa"/>
            <w:shd w:val="clear" w:color="auto" w:fill="auto"/>
          </w:tcPr>
          <w:p w:rsidR="003A09E9" w:rsidDel="00510526" w:rsidRDefault="003A09E9" w:rsidP="0071249C">
            <w:pPr>
              <w:pStyle w:val="Normal2"/>
              <w:rPr>
                <w:del w:id="1836" w:author="Kathrin Eichler" w:date="2014-12-08T13:12:00Z"/>
              </w:rPr>
            </w:pPr>
            <w:del w:id="1837" w:author="Kathrin Eichler" w:date="2014-12-08T13:12:00Z">
              <w:r w:rsidDel="00510526">
                <w:delText>0.0792</w:delText>
              </w:r>
              <w:bookmarkStart w:id="1838" w:name="_Toc405810052"/>
              <w:bookmarkEnd w:id="1838"/>
            </w:del>
          </w:p>
        </w:tc>
        <w:bookmarkStart w:id="1839" w:name="_Toc405810053"/>
        <w:bookmarkEnd w:id="1839"/>
      </w:tr>
      <w:tr w:rsidR="003A09E9" w:rsidDel="00510526" w:rsidTr="005F28BE">
        <w:trPr>
          <w:del w:id="1840" w:author="Kathrin Eichler" w:date="2014-12-08T13:12:00Z"/>
        </w:trPr>
        <w:tc>
          <w:tcPr>
            <w:tcW w:w="806" w:type="dxa"/>
            <w:shd w:val="clear" w:color="auto" w:fill="auto"/>
          </w:tcPr>
          <w:p w:rsidR="003A09E9" w:rsidDel="00510526" w:rsidRDefault="003A09E9" w:rsidP="0071249C">
            <w:pPr>
              <w:pStyle w:val="Normal2"/>
              <w:rPr>
                <w:del w:id="1841" w:author="Kathrin Eichler" w:date="2014-12-08T13:12:00Z"/>
              </w:rPr>
            </w:pPr>
            <w:bookmarkStart w:id="1842" w:name="_Toc405810054"/>
            <w:bookmarkEnd w:id="1842"/>
          </w:p>
        </w:tc>
        <w:tc>
          <w:tcPr>
            <w:tcW w:w="1672" w:type="dxa"/>
            <w:shd w:val="clear" w:color="auto" w:fill="auto"/>
          </w:tcPr>
          <w:p w:rsidR="003A09E9" w:rsidDel="00510526" w:rsidRDefault="003A09E9" w:rsidP="0071249C">
            <w:pPr>
              <w:pStyle w:val="Normal2"/>
              <w:rPr>
                <w:del w:id="1843" w:author="Kathrin Eichler" w:date="2014-12-08T13:12:00Z"/>
              </w:rPr>
            </w:pPr>
            <w:del w:id="1844" w:author="Kathrin Eichler" w:date="2014-12-08T13:12:00Z">
              <w:r w:rsidDel="00510526">
                <w:delText>adv, adj, pp</w:delText>
              </w:r>
              <w:bookmarkStart w:id="1845" w:name="_Toc405810055"/>
              <w:bookmarkEnd w:id="1845"/>
            </w:del>
          </w:p>
        </w:tc>
        <w:tc>
          <w:tcPr>
            <w:tcW w:w="1210" w:type="dxa"/>
            <w:shd w:val="clear" w:color="auto" w:fill="auto"/>
          </w:tcPr>
          <w:p w:rsidR="003A09E9" w:rsidDel="00510526" w:rsidRDefault="003A09E9" w:rsidP="0071249C">
            <w:pPr>
              <w:pStyle w:val="Normal2"/>
              <w:rPr>
                <w:del w:id="1846" w:author="Kathrin Eichler" w:date="2014-12-08T13:12:00Z"/>
              </w:rPr>
            </w:pPr>
            <w:del w:id="1847" w:author="Kathrin Eichler" w:date="2014-12-08T13:12:00Z">
              <w:r w:rsidDel="00510526">
                <w:delText>0.1142</w:delText>
              </w:r>
              <w:bookmarkStart w:id="1848" w:name="_Toc405810056"/>
              <w:bookmarkEnd w:id="1848"/>
            </w:del>
          </w:p>
        </w:tc>
        <w:tc>
          <w:tcPr>
            <w:tcW w:w="1210" w:type="dxa"/>
            <w:shd w:val="clear" w:color="auto" w:fill="auto"/>
          </w:tcPr>
          <w:p w:rsidR="003A09E9" w:rsidDel="00510526" w:rsidRDefault="003A09E9" w:rsidP="0071249C">
            <w:pPr>
              <w:pStyle w:val="Normal2"/>
              <w:rPr>
                <w:del w:id="1849" w:author="Kathrin Eichler" w:date="2014-12-08T13:12:00Z"/>
              </w:rPr>
            </w:pPr>
            <w:del w:id="1850" w:author="Kathrin Eichler" w:date="2014-12-08T13:12:00Z">
              <w:r w:rsidDel="00510526">
                <w:delText>0.194</w:delText>
              </w:r>
              <w:bookmarkStart w:id="1851" w:name="_Toc405810057"/>
              <w:bookmarkEnd w:id="1851"/>
            </w:del>
          </w:p>
        </w:tc>
        <w:tc>
          <w:tcPr>
            <w:tcW w:w="1210" w:type="dxa"/>
            <w:shd w:val="clear" w:color="auto" w:fill="auto"/>
          </w:tcPr>
          <w:p w:rsidR="003A09E9" w:rsidDel="00510526" w:rsidRDefault="003A09E9" w:rsidP="0071249C">
            <w:pPr>
              <w:pStyle w:val="Normal2"/>
              <w:rPr>
                <w:del w:id="1852" w:author="Kathrin Eichler" w:date="2014-12-08T13:12:00Z"/>
              </w:rPr>
            </w:pPr>
            <w:del w:id="1853" w:author="Kathrin Eichler" w:date="2014-12-08T13:12:00Z">
              <w:r w:rsidDel="00510526">
                <w:delText>0.1438</w:delText>
              </w:r>
              <w:bookmarkStart w:id="1854" w:name="_Toc405810058"/>
              <w:bookmarkEnd w:id="1854"/>
            </w:del>
          </w:p>
        </w:tc>
        <w:bookmarkStart w:id="1855" w:name="_Toc405810059"/>
        <w:bookmarkEnd w:id="1855"/>
      </w:tr>
      <w:tr w:rsidR="003A09E9" w:rsidDel="00510526" w:rsidTr="005F28BE">
        <w:trPr>
          <w:del w:id="1856" w:author="Kathrin Eichler" w:date="2014-12-08T13:12:00Z"/>
        </w:trPr>
        <w:tc>
          <w:tcPr>
            <w:tcW w:w="806" w:type="dxa"/>
            <w:shd w:val="clear" w:color="auto" w:fill="auto"/>
          </w:tcPr>
          <w:p w:rsidR="003A09E9" w:rsidDel="00510526" w:rsidRDefault="003A09E9" w:rsidP="0071249C">
            <w:pPr>
              <w:pStyle w:val="Normal2"/>
              <w:rPr>
                <w:del w:id="1857" w:author="Kathrin Eichler" w:date="2014-12-08T13:12:00Z"/>
              </w:rPr>
            </w:pPr>
            <w:bookmarkStart w:id="1858" w:name="_Toc405810060"/>
            <w:bookmarkEnd w:id="1858"/>
          </w:p>
        </w:tc>
        <w:tc>
          <w:tcPr>
            <w:tcW w:w="1672" w:type="dxa"/>
            <w:shd w:val="clear" w:color="auto" w:fill="auto"/>
          </w:tcPr>
          <w:p w:rsidR="003A09E9" w:rsidDel="00510526" w:rsidRDefault="003A09E9" w:rsidP="0071249C">
            <w:pPr>
              <w:pStyle w:val="Normal2"/>
              <w:rPr>
                <w:del w:id="1859" w:author="Kathrin Eichler" w:date="2014-12-08T13:12:00Z"/>
              </w:rPr>
            </w:pPr>
            <w:del w:id="1860" w:author="Kathrin Eichler" w:date="2014-12-08T13:12:00Z">
              <w:r w:rsidDel="00510526">
                <w:delText>adv, adj, pp, -neg</w:delText>
              </w:r>
              <w:bookmarkStart w:id="1861" w:name="_Toc405810061"/>
              <w:bookmarkEnd w:id="1861"/>
            </w:del>
          </w:p>
        </w:tc>
        <w:tc>
          <w:tcPr>
            <w:tcW w:w="1210" w:type="dxa"/>
            <w:shd w:val="clear" w:color="auto" w:fill="auto"/>
          </w:tcPr>
          <w:p w:rsidR="003A09E9" w:rsidDel="00510526" w:rsidRDefault="003A09E9" w:rsidP="0071249C">
            <w:pPr>
              <w:pStyle w:val="Normal2"/>
              <w:rPr>
                <w:del w:id="1862" w:author="Kathrin Eichler" w:date="2014-12-08T13:12:00Z"/>
              </w:rPr>
            </w:pPr>
            <w:del w:id="1863" w:author="Kathrin Eichler" w:date="2014-12-08T13:12:00Z">
              <w:r w:rsidDel="00510526">
                <w:delText>0.099</w:delText>
              </w:r>
              <w:bookmarkStart w:id="1864" w:name="_Toc405810062"/>
              <w:bookmarkEnd w:id="1864"/>
            </w:del>
          </w:p>
        </w:tc>
        <w:tc>
          <w:tcPr>
            <w:tcW w:w="1210" w:type="dxa"/>
            <w:shd w:val="clear" w:color="auto" w:fill="auto"/>
          </w:tcPr>
          <w:p w:rsidR="003A09E9" w:rsidDel="00510526" w:rsidRDefault="003A09E9" w:rsidP="0071249C">
            <w:pPr>
              <w:pStyle w:val="Normal2"/>
              <w:rPr>
                <w:del w:id="1865" w:author="Kathrin Eichler" w:date="2014-12-08T13:12:00Z"/>
              </w:rPr>
            </w:pPr>
            <w:del w:id="1866" w:author="Kathrin Eichler" w:date="2014-12-08T13:12:00Z">
              <w:r w:rsidDel="00510526">
                <w:delText>0.2357</w:delText>
              </w:r>
              <w:bookmarkStart w:id="1867" w:name="_Toc405810063"/>
              <w:bookmarkEnd w:id="1867"/>
            </w:del>
          </w:p>
        </w:tc>
        <w:tc>
          <w:tcPr>
            <w:tcW w:w="1210" w:type="dxa"/>
            <w:shd w:val="clear" w:color="auto" w:fill="auto"/>
          </w:tcPr>
          <w:p w:rsidR="003A09E9" w:rsidDel="00510526" w:rsidRDefault="003A09E9" w:rsidP="0071249C">
            <w:pPr>
              <w:pStyle w:val="Normal2"/>
              <w:rPr>
                <w:del w:id="1868" w:author="Kathrin Eichler" w:date="2014-12-08T13:12:00Z"/>
              </w:rPr>
            </w:pPr>
            <w:del w:id="1869" w:author="Kathrin Eichler" w:date="2014-12-08T13:12:00Z">
              <w:r w:rsidDel="00510526">
                <w:delText>0.1394</w:delText>
              </w:r>
              <w:bookmarkStart w:id="1870" w:name="_Toc405810064"/>
              <w:bookmarkEnd w:id="1870"/>
            </w:del>
          </w:p>
        </w:tc>
        <w:bookmarkStart w:id="1871" w:name="_Toc405810065"/>
        <w:bookmarkEnd w:id="1871"/>
      </w:tr>
      <w:tr w:rsidR="003A09E9" w:rsidDel="00510526" w:rsidTr="005F28BE">
        <w:trPr>
          <w:del w:id="1872" w:author="Kathrin Eichler" w:date="2014-12-08T13:12:00Z"/>
        </w:trPr>
        <w:tc>
          <w:tcPr>
            <w:tcW w:w="806" w:type="dxa"/>
            <w:shd w:val="clear" w:color="auto" w:fill="auto"/>
          </w:tcPr>
          <w:p w:rsidR="003A09E9" w:rsidDel="00510526" w:rsidRDefault="003A09E9" w:rsidP="0071249C">
            <w:pPr>
              <w:pStyle w:val="Normal2"/>
              <w:rPr>
                <w:del w:id="1873" w:author="Kathrin Eichler" w:date="2014-12-08T13:12:00Z"/>
              </w:rPr>
            </w:pPr>
            <w:del w:id="1874" w:author="Kathrin Eichler" w:date="2014-12-08T13:12:00Z">
              <w:r w:rsidDel="00510526">
                <w:delText>GS</w:delText>
              </w:r>
              <w:bookmarkStart w:id="1875" w:name="_Toc405810066"/>
              <w:bookmarkEnd w:id="1875"/>
            </w:del>
          </w:p>
        </w:tc>
        <w:tc>
          <w:tcPr>
            <w:tcW w:w="1672" w:type="dxa"/>
            <w:shd w:val="clear" w:color="auto" w:fill="auto"/>
          </w:tcPr>
          <w:p w:rsidR="003A09E9" w:rsidDel="00510526" w:rsidRDefault="009C20B3" w:rsidP="0071249C">
            <w:pPr>
              <w:pStyle w:val="Normal2"/>
              <w:rPr>
                <w:del w:id="1876" w:author="Kathrin Eichler" w:date="2014-12-08T13:12:00Z"/>
              </w:rPr>
            </w:pPr>
            <w:del w:id="1877" w:author="Kathrin Eichler" w:date="2014-12-08T13:12:00Z">
              <w:r w:rsidDel="00510526">
                <w:delText>A</w:delText>
              </w:r>
              <w:r w:rsidR="003A09E9" w:rsidDel="00510526">
                <w:delText>dv</w:delText>
              </w:r>
              <w:bookmarkStart w:id="1878" w:name="_Toc405810067"/>
              <w:bookmarkEnd w:id="1878"/>
            </w:del>
          </w:p>
        </w:tc>
        <w:tc>
          <w:tcPr>
            <w:tcW w:w="1210" w:type="dxa"/>
            <w:shd w:val="clear" w:color="auto" w:fill="auto"/>
          </w:tcPr>
          <w:p w:rsidR="003A09E9" w:rsidDel="00510526" w:rsidRDefault="003A09E9" w:rsidP="0071249C">
            <w:pPr>
              <w:pStyle w:val="Normal2"/>
              <w:rPr>
                <w:del w:id="1879" w:author="Kathrin Eichler" w:date="2014-12-08T13:12:00Z"/>
              </w:rPr>
            </w:pPr>
            <w:del w:id="1880" w:author="Kathrin Eichler" w:date="2014-12-08T13:12:00Z">
              <w:r w:rsidDel="00510526">
                <w:delText>0.0108</w:delText>
              </w:r>
              <w:bookmarkStart w:id="1881" w:name="_Toc405810068"/>
              <w:bookmarkEnd w:id="1881"/>
            </w:del>
          </w:p>
        </w:tc>
        <w:tc>
          <w:tcPr>
            <w:tcW w:w="1210" w:type="dxa"/>
            <w:shd w:val="clear" w:color="auto" w:fill="auto"/>
          </w:tcPr>
          <w:p w:rsidR="003A09E9" w:rsidDel="00510526" w:rsidRDefault="003A09E9" w:rsidP="0071249C">
            <w:pPr>
              <w:pStyle w:val="Normal2"/>
              <w:rPr>
                <w:del w:id="1882" w:author="Kathrin Eichler" w:date="2014-12-08T13:12:00Z"/>
              </w:rPr>
            </w:pPr>
            <w:del w:id="1883" w:author="Kathrin Eichler" w:date="2014-12-08T13:12:00Z">
              <w:r w:rsidDel="00510526">
                <w:delText>0.3571</w:delText>
              </w:r>
              <w:bookmarkStart w:id="1884" w:name="_Toc405810069"/>
              <w:bookmarkEnd w:id="1884"/>
            </w:del>
          </w:p>
        </w:tc>
        <w:tc>
          <w:tcPr>
            <w:tcW w:w="1210" w:type="dxa"/>
            <w:shd w:val="clear" w:color="auto" w:fill="auto"/>
          </w:tcPr>
          <w:p w:rsidR="003A09E9" w:rsidDel="00510526" w:rsidRDefault="003A09E9" w:rsidP="0071249C">
            <w:pPr>
              <w:pStyle w:val="Normal2"/>
              <w:rPr>
                <w:del w:id="1885" w:author="Kathrin Eichler" w:date="2014-12-08T13:12:00Z"/>
              </w:rPr>
            </w:pPr>
            <w:del w:id="1886" w:author="Kathrin Eichler" w:date="2014-12-08T13:12:00Z">
              <w:r w:rsidDel="00510526">
                <w:delText>0.0211</w:delText>
              </w:r>
              <w:bookmarkStart w:id="1887" w:name="_Toc405810070"/>
              <w:bookmarkEnd w:id="1887"/>
            </w:del>
          </w:p>
        </w:tc>
        <w:bookmarkStart w:id="1888" w:name="_Toc405810071"/>
        <w:bookmarkEnd w:id="1888"/>
      </w:tr>
      <w:tr w:rsidR="003A09E9" w:rsidDel="00510526" w:rsidTr="005F28BE">
        <w:trPr>
          <w:del w:id="1889" w:author="Kathrin Eichler" w:date="2014-12-08T13:12:00Z"/>
        </w:trPr>
        <w:tc>
          <w:tcPr>
            <w:tcW w:w="806" w:type="dxa"/>
            <w:shd w:val="clear" w:color="auto" w:fill="auto"/>
          </w:tcPr>
          <w:p w:rsidR="003A09E9" w:rsidDel="00510526" w:rsidRDefault="003A09E9" w:rsidP="0071249C">
            <w:pPr>
              <w:pStyle w:val="Normal2"/>
              <w:rPr>
                <w:del w:id="1890" w:author="Kathrin Eichler" w:date="2014-12-08T13:12:00Z"/>
              </w:rPr>
            </w:pPr>
            <w:bookmarkStart w:id="1891" w:name="_Toc405810072"/>
            <w:bookmarkEnd w:id="1891"/>
          </w:p>
        </w:tc>
        <w:tc>
          <w:tcPr>
            <w:tcW w:w="1672" w:type="dxa"/>
            <w:shd w:val="clear" w:color="auto" w:fill="auto"/>
          </w:tcPr>
          <w:p w:rsidR="003A09E9" w:rsidDel="00510526" w:rsidRDefault="003A09E9" w:rsidP="0071249C">
            <w:pPr>
              <w:pStyle w:val="Normal2"/>
              <w:rPr>
                <w:del w:id="1892" w:author="Kathrin Eichler" w:date="2014-12-08T13:12:00Z"/>
              </w:rPr>
            </w:pPr>
            <w:del w:id="1893" w:author="Kathrin Eichler" w:date="2014-12-08T13:12:00Z">
              <w:r w:rsidDel="00510526">
                <w:delText>adv, adj</w:delText>
              </w:r>
              <w:bookmarkStart w:id="1894" w:name="_Toc405810073"/>
              <w:bookmarkEnd w:id="1894"/>
            </w:del>
          </w:p>
        </w:tc>
        <w:tc>
          <w:tcPr>
            <w:tcW w:w="1210" w:type="dxa"/>
            <w:shd w:val="clear" w:color="auto" w:fill="auto"/>
          </w:tcPr>
          <w:p w:rsidR="003A09E9" w:rsidDel="00510526" w:rsidRDefault="003A09E9" w:rsidP="0071249C">
            <w:pPr>
              <w:pStyle w:val="Normal2"/>
              <w:rPr>
                <w:del w:id="1895" w:author="Kathrin Eichler" w:date="2014-12-08T13:12:00Z"/>
              </w:rPr>
            </w:pPr>
            <w:del w:id="1896" w:author="Kathrin Eichler" w:date="2014-12-08T13:12:00Z">
              <w:r w:rsidDel="00510526">
                <w:delText>0.075</w:delText>
              </w:r>
              <w:bookmarkStart w:id="1897" w:name="_Toc405810074"/>
              <w:bookmarkEnd w:id="1897"/>
            </w:del>
          </w:p>
        </w:tc>
        <w:tc>
          <w:tcPr>
            <w:tcW w:w="1210" w:type="dxa"/>
            <w:shd w:val="clear" w:color="auto" w:fill="auto"/>
          </w:tcPr>
          <w:p w:rsidR="003A09E9" w:rsidDel="00510526" w:rsidRDefault="003A09E9" w:rsidP="0071249C">
            <w:pPr>
              <w:pStyle w:val="Normal2"/>
              <w:rPr>
                <w:del w:id="1898" w:author="Kathrin Eichler" w:date="2014-12-08T13:12:00Z"/>
              </w:rPr>
            </w:pPr>
            <w:del w:id="1899" w:author="Kathrin Eichler" w:date="2014-12-08T13:12:00Z">
              <w:r w:rsidDel="00510526">
                <w:delText>0.2163</w:delText>
              </w:r>
              <w:bookmarkStart w:id="1900" w:name="_Toc405810075"/>
              <w:bookmarkEnd w:id="1900"/>
            </w:del>
          </w:p>
        </w:tc>
        <w:tc>
          <w:tcPr>
            <w:tcW w:w="1210" w:type="dxa"/>
            <w:shd w:val="clear" w:color="auto" w:fill="auto"/>
          </w:tcPr>
          <w:p w:rsidR="003A09E9" w:rsidDel="00510526" w:rsidRDefault="003A09E9" w:rsidP="0071249C">
            <w:pPr>
              <w:pStyle w:val="Normal2"/>
              <w:rPr>
                <w:del w:id="1901" w:author="Kathrin Eichler" w:date="2014-12-08T13:12:00Z"/>
              </w:rPr>
            </w:pPr>
            <w:del w:id="1902" w:author="Kathrin Eichler" w:date="2014-12-08T13:12:00Z">
              <w:r w:rsidDel="00510526">
                <w:delText>0.1114</w:delText>
              </w:r>
              <w:bookmarkStart w:id="1903" w:name="_Toc405810076"/>
              <w:bookmarkEnd w:id="1903"/>
            </w:del>
          </w:p>
        </w:tc>
        <w:bookmarkStart w:id="1904" w:name="_Toc405810077"/>
        <w:bookmarkEnd w:id="1904"/>
      </w:tr>
      <w:tr w:rsidR="003A09E9" w:rsidDel="00510526" w:rsidTr="005F28BE">
        <w:trPr>
          <w:del w:id="1905" w:author="Kathrin Eichler" w:date="2014-12-08T13:12:00Z"/>
        </w:trPr>
        <w:tc>
          <w:tcPr>
            <w:tcW w:w="806" w:type="dxa"/>
            <w:shd w:val="clear" w:color="auto" w:fill="auto"/>
          </w:tcPr>
          <w:p w:rsidR="003A09E9" w:rsidDel="00510526" w:rsidRDefault="003A09E9" w:rsidP="0071249C">
            <w:pPr>
              <w:pStyle w:val="Normal2"/>
              <w:rPr>
                <w:del w:id="1906" w:author="Kathrin Eichler" w:date="2014-12-08T13:12:00Z"/>
              </w:rPr>
            </w:pPr>
            <w:bookmarkStart w:id="1907" w:name="_Toc405810078"/>
            <w:bookmarkEnd w:id="1907"/>
          </w:p>
        </w:tc>
        <w:tc>
          <w:tcPr>
            <w:tcW w:w="1672" w:type="dxa"/>
            <w:shd w:val="clear" w:color="auto" w:fill="auto"/>
          </w:tcPr>
          <w:p w:rsidR="003A09E9" w:rsidDel="00510526" w:rsidRDefault="003A09E9" w:rsidP="0071249C">
            <w:pPr>
              <w:pStyle w:val="Normal2"/>
              <w:rPr>
                <w:del w:id="1908" w:author="Kathrin Eichler" w:date="2014-12-08T13:12:00Z"/>
              </w:rPr>
            </w:pPr>
            <w:del w:id="1909" w:author="Kathrin Eichler" w:date="2014-12-08T13:12:00Z">
              <w:r w:rsidDel="00510526">
                <w:delText>adv, adj, pp</w:delText>
              </w:r>
              <w:bookmarkStart w:id="1910" w:name="_Toc405810079"/>
              <w:bookmarkEnd w:id="1910"/>
            </w:del>
          </w:p>
        </w:tc>
        <w:tc>
          <w:tcPr>
            <w:tcW w:w="1210" w:type="dxa"/>
            <w:shd w:val="clear" w:color="auto" w:fill="auto"/>
          </w:tcPr>
          <w:p w:rsidR="003A09E9" w:rsidDel="00510526" w:rsidRDefault="003A09E9" w:rsidP="0071249C">
            <w:pPr>
              <w:pStyle w:val="Normal2"/>
              <w:rPr>
                <w:del w:id="1911" w:author="Kathrin Eichler" w:date="2014-12-08T13:12:00Z"/>
              </w:rPr>
            </w:pPr>
            <w:del w:id="1912" w:author="Kathrin Eichler" w:date="2014-12-08T13:12:00Z">
              <w:r w:rsidDel="00510526">
                <w:delText>0.1882</w:delText>
              </w:r>
              <w:bookmarkStart w:id="1913" w:name="_Toc405810080"/>
              <w:bookmarkEnd w:id="1913"/>
            </w:del>
          </w:p>
        </w:tc>
        <w:tc>
          <w:tcPr>
            <w:tcW w:w="1210" w:type="dxa"/>
            <w:shd w:val="clear" w:color="auto" w:fill="auto"/>
          </w:tcPr>
          <w:p w:rsidR="003A09E9" w:rsidDel="00510526" w:rsidRDefault="003A09E9" w:rsidP="0071249C">
            <w:pPr>
              <w:pStyle w:val="Normal2"/>
              <w:rPr>
                <w:del w:id="1914" w:author="Kathrin Eichler" w:date="2014-12-08T13:12:00Z"/>
              </w:rPr>
            </w:pPr>
            <w:del w:id="1915" w:author="Kathrin Eichler" w:date="2014-12-08T13:12:00Z">
              <w:r w:rsidDel="00510526">
                <w:delText>0.3128</w:delText>
              </w:r>
              <w:bookmarkStart w:id="1916" w:name="_Toc405810081"/>
              <w:bookmarkEnd w:id="1916"/>
            </w:del>
          </w:p>
        </w:tc>
        <w:tc>
          <w:tcPr>
            <w:tcW w:w="1210" w:type="dxa"/>
            <w:shd w:val="clear" w:color="auto" w:fill="auto"/>
          </w:tcPr>
          <w:p w:rsidR="003A09E9" w:rsidDel="00510526" w:rsidRDefault="003A09E9" w:rsidP="0071249C">
            <w:pPr>
              <w:pStyle w:val="Normal2"/>
              <w:rPr>
                <w:del w:id="1917" w:author="Kathrin Eichler" w:date="2014-12-08T13:12:00Z"/>
              </w:rPr>
            </w:pPr>
            <w:del w:id="1918" w:author="Kathrin Eichler" w:date="2014-12-08T13:12:00Z">
              <w:r w:rsidDel="00510526">
                <w:delText>0.235</w:delText>
              </w:r>
              <w:bookmarkStart w:id="1919" w:name="_Toc405810082"/>
              <w:bookmarkEnd w:id="1919"/>
            </w:del>
          </w:p>
        </w:tc>
        <w:bookmarkStart w:id="1920" w:name="_Toc405810083"/>
        <w:bookmarkEnd w:id="1920"/>
      </w:tr>
      <w:tr w:rsidR="003A09E9" w:rsidDel="00510526" w:rsidTr="005F28BE">
        <w:trPr>
          <w:del w:id="1921" w:author="Kathrin Eichler" w:date="2014-12-08T13:12:00Z"/>
        </w:trPr>
        <w:tc>
          <w:tcPr>
            <w:tcW w:w="806" w:type="dxa"/>
            <w:shd w:val="clear" w:color="auto" w:fill="auto"/>
          </w:tcPr>
          <w:p w:rsidR="003A09E9" w:rsidDel="00510526" w:rsidRDefault="003A09E9" w:rsidP="0071249C">
            <w:pPr>
              <w:pStyle w:val="Normal2"/>
              <w:rPr>
                <w:del w:id="1922" w:author="Kathrin Eichler" w:date="2014-12-08T13:12:00Z"/>
              </w:rPr>
            </w:pPr>
            <w:bookmarkStart w:id="1923" w:name="_Toc405810084"/>
            <w:bookmarkEnd w:id="1923"/>
          </w:p>
        </w:tc>
        <w:tc>
          <w:tcPr>
            <w:tcW w:w="1672" w:type="dxa"/>
            <w:shd w:val="clear" w:color="auto" w:fill="auto"/>
          </w:tcPr>
          <w:p w:rsidR="003A09E9" w:rsidDel="00510526" w:rsidRDefault="003A09E9" w:rsidP="0071249C">
            <w:pPr>
              <w:pStyle w:val="Normal2"/>
              <w:rPr>
                <w:del w:id="1924" w:author="Kathrin Eichler" w:date="2014-12-08T13:12:00Z"/>
              </w:rPr>
            </w:pPr>
            <w:del w:id="1925" w:author="Kathrin Eichler" w:date="2014-12-08T13:12:00Z">
              <w:r w:rsidDel="00510526">
                <w:delText>adv, adj, pp, -neg</w:delText>
              </w:r>
              <w:bookmarkStart w:id="1926" w:name="_Toc405810085"/>
              <w:bookmarkEnd w:id="1926"/>
            </w:del>
          </w:p>
        </w:tc>
        <w:tc>
          <w:tcPr>
            <w:tcW w:w="1210" w:type="dxa"/>
            <w:shd w:val="clear" w:color="auto" w:fill="auto"/>
          </w:tcPr>
          <w:p w:rsidR="003A09E9" w:rsidDel="00510526" w:rsidRDefault="003A09E9" w:rsidP="0071249C">
            <w:pPr>
              <w:pStyle w:val="Normal2"/>
              <w:rPr>
                <w:del w:id="1927" w:author="Kathrin Eichler" w:date="2014-12-08T13:12:00Z"/>
              </w:rPr>
            </w:pPr>
            <w:del w:id="1928" w:author="Kathrin Eichler" w:date="2014-12-08T13:12:00Z">
              <w:r w:rsidDel="00510526">
                <w:delText>0.1741</w:delText>
              </w:r>
              <w:bookmarkStart w:id="1929" w:name="_Toc405810086"/>
              <w:bookmarkEnd w:id="1929"/>
            </w:del>
          </w:p>
        </w:tc>
        <w:tc>
          <w:tcPr>
            <w:tcW w:w="1210" w:type="dxa"/>
            <w:shd w:val="clear" w:color="auto" w:fill="auto"/>
          </w:tcPr>
          <w:p w:rsidR="003A09E9" w:rsidDel="00510526" w:rsidRDefault="003A09E9" w:rsidP="0071249C">
            <w:pPr>
              <w:pStyle w:val="Normal2"/>
              <w:rPr>
                <w:del w:id="1930" w:author="Kathrin Eichler" w:date="2014-12-08T13:12:00Z"/>
              </w:rPr>
            </w:pPr>
            <w:del w:id="1931" w:author="Kathrin Eichler" w:date="2014-12-08T13:12:00Z">
              <w:r w:rsidDel="00510526">
                <w:delText>0.398</w:delText>
              </w:r>
              <w:bookmarkStart w:id="1932" w:name="_Toc405810087"/>
              <w:bookmarkEnd w:id="1932"/>
            </w:del>
          </w:p>
        </w:tc>
        <w:tc>
          <w:tcPr>
            <w:tcW w:w="1210" w:type="dxa"/>
            <w:shd w:val="clear" w:color="auto" w:fill="auto"/>
          </w:tcPr>
          <w:p w:rsidR="003A09E9" w:rsidDel="00510526" w:rsidRDefault="003A09E9" w:rsidP="0071249C">
            <w:pPr>
              <w:pStyle w:val="Normal2"/>
              <w:rPr>
                <w:del w:id="1933" w:author="Kathrin Eichler" w:date="2014-12-08T13:12:00Z"/>
              </w:rPr>
            </w:pPr>
            <w:del w:id="1934" w:author="Kathrin Eichler" w:date="2014-12-08T13:12:00Z">
              <w:r w:rsidDel="00510526">
                <w:delText>0.2422</w:delText>
              </w:r>
              <w:bookmarkStart w:id="1935" w:name="_Toc405810088"/>
              <w:bookmarkEnd w:id="1935"/>
            </w:del>
          </w:p>
        </w:tc>
        <w:bookmarkStart w:id="1936" w:name="_Toc405810089"/>
        <w:bookmarkEnd w:id="1936"/>
      </w:tr>
    </w:tbl>
    <w:p w:rsidR="003A09E9" w:rsidDel="00510526" w:rsidRDefault="003A09E9" w:rsidP="0071249C">
      <w:pPr>
        <w:pStyle w:val="Normal2"/>
        <w:rPr>
          <w:del w:id="1937" w:author="Kathrin Eichler" w:date="2014-12-08T13:12:00Z"/>
        </w:rPr>
      </w:pPr>
      <w:bookmarkStart w:id="1938" w:name="_Toc405810090"/>
      <w:bookmarkEnd w:id="1938"/>
    </w:p>
    <w:p w:rsidR="003A09E9" w:rsidDel="00510526" w:rsidRDefault="003A09E9" w:rsidP="0071249C">
      <w:pPr>
        <w:pStyle w:val="Normal2"/>
        <w:rPr>
          <w:del w:id="1939" w:author="Kathrin Eichler" w:date="2014-12-08T13:12:00Z"/>
        </w:rPr>
      </w:pPr>
      <w:bookmarkStart w:id="1940" w:name="_Toc405810091"/>
      <w:bookmarkEnd w:id="1940"/>
    </w:p>
    <w:p w:rsidR="003A09E9" w:rsidDel="00510526" w:rsidRDefault="003A09E9" w:rsidP="0071249C">
      <w:pPr>
        <w:pStyle w:val="Normal2"/>
        <w:rPr>
          <w:del w:id="1941" w:author="Kathrin Eichler" w:date="2014-12-08T13:12:00Z"/>
        </w:rPr>
      </w:pPr>
      <w:del w:id="1942" w:author="Kathrin Eichler" w:date="2014-12-08T13:12:00Z">
        <w:r w:rsidDel="00510526">
          <w:rPr>
            <w:lang w:eastAsia="de-DE" w:bidi="he-IL"/>
          </w:rPr>
          <w:delText>For NICE there were 616 tokens belonging to one of 255 modifiers (an average of 2.4 tokens per modifier).</w:delText>
        </w:r>
        <w:bookmarkStart w:id="1943" w:name="_Toc405810092"/>
        <w:bookmarkEnd w:id="1943"/>
      </w:del>
    </w:p>
    <w:p w:rsidR="003A09E9" w:rsidDel="00510526" w:rsidRDefault="003A09E9" w:rsidP="0071249C">
      <w:pPr>
        <w:pStyle w:val="Normal2"/>
        <w:rPr>
          <w:del w:id="1944" w:author="Kathrin Eichler" w:date="2014-12-08T13:12:00Z"/>
        </w:rPr>
      </w:pPr>
      <w:bookmarkStart w:id="1945" w:name="_Toc405810093"/>
      <w:bookmarkEnd w:id="1945"/>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Del="00510526" w:rsidTr="005F28BE">
        <w:trPr>
          <w:del w:id="1946" w:author="Kathrin Eichler" w:date="2014-12-08T13:12:00Z"/>
        </w:trPr>
        <w:tc>
          <w:tcPr>
            <w:tcW w:w="806" w:type="dxa"/>
            <w:shd w:val="clear" w:color="auto" w:fill="auto"/>
          </w:tcPr>
          <w:p w:rsidR="003A09E9" w:rsidDel="00510526" w:rsidRDefault="003A09E9" w:rsidP="0071249C">
            <w:pPr>
              <w:pStyle w:val="Normal2"/>
              <w:rPr>
                <w:del w:id="1947" w:author="Kathrin Eichler" w:date="2014-12-08T13:12:00Z"/>
              </w:rPr>
            </w:pPr>
            <w:del w:id="1948" w:author="Kathrin Eichler" w:date="2014-12-08T13:12:00Z">
              <w:r w:rsidDel="00510526">
                <w:rPr>
                  <w:lang w:eastAsia="de-DE" w:bidi="he-IL"/>
                </w:rPr>
                <w:delText>Frag.</w:delText>
              </w:r>
              <w:bookmarkStart w:id="1949" w:name="_Toc405810094"/>
              <w:bookmarkEnd w:id="1949"/>
            </w:del>
          </w:p>
        </w:tc>
        <w:tc>
          <w:tcPr>
            <w:tcW w:w="1672" w:type="dxa"/>
            <w:shd w:val="clear" w:color="auto" w:fill="auto"/>
          </w:tcPr>
          <w:p w:rsidR="003A09E9" w:rsidDel="00510526" w:rsidRDefault="003A09E9" w:rsidP="0071249C">
            <w:pPr>
              <w:pStyle w:val="Normal2"/>
              <w:rPr>
                <w:del w:id="1950" w:author="Kathrin Eichler" w:date="2014-12-08T13:12:00Z"/>
              </w:rPr>
            </w:pPr>
            <w:del w:id="1951" w:author="Kathrin Eichler" w:date="2014-12-08T13:12:00Z">
              <w:r w:rsidDel="00510526">
                <w:delText>Modifier</w:delText>
              </w:r>
              <w:bookmarkStart w:id="1952" w:name="_Toc405810095"/>
              <w:bookmarkEnd w:id="1952"/>
            </w:del>
          </w:p>
        </w:tc>
        <w:tc>
          <w:tcPr>
            <w:tcW w:w="1210" w:type="dxa"/>
            <w:shd w:val="clear" w:color="auto" w:fill="auto"/>
          </w:tcPr>
          <w:p w:rsidR="003A09E9" w:rsidDel="00510526" w:rsidRDefault="003A09E9" w:rsidP="0071249C">
            <w:pPr>
              <w:pStyle w:val="Normal2"/>
              <w:rPr>
                <w:del w:id="1953" w:author="Kathrin Eichler" w:date="2014-12-08T13:12:00Z"/>
              </w:rPr>
            </w:pPr>
            <w:del w:id="1954" w:author="Kathrin Eichler" w:date="2014-12-08T13:12:00Z">
              <w:r w:rsidDel="00510526">
                <w:delText>R (micro)</w:delText>
              </w:r>
              <w:bookmarkStart w:id="1955" w:name="_Toc405810096"/>
              <w:bookmarkEnd w:id="1955"/>
            </w:del>
          </w:p>
        </w:tc>
        <w:tc>
          <w:tcPr>
            <w:tcW w:w="1210" w:type="dxa"/>
            <w:shd w:val="clear" w:color="auto" w:fill="auto"/>
          </w:tcPr>
          <w:p w:rsidR="003A09E9" w:rsidDel="00510526" w:rsidRDefault="003A09E9" w:rsidP="0071249C">
            <w:pPr>
              <w:pStyle w:val="Normal2"/>
              <w:rPr>
                <w:del w:id="1956" w:author="Kathrin Eichler" w:date="2014-12-08T13:12:00Z"/>
              </w:rPr>
            </w:pPr>
            <w:del w:id="1957" w:author="Kathrin Eichler" w:date="2014-12-08T13:12:00Z">
              <w:r w:rsidDel="00510526">
                <w:delText>P</w:delText>
              </w:r>
              <w:bookmarkStart w:id="1958" w:name="_Toc405810097"/>
              <w:bookmarkEnd w:id="1958"/>
            </w:del>
          </w:p>
        </w:tc>
        <w:tc>
          <w:tcPr>
            <w:tcW w:w="1210" w:type="dxa"/>
            <w:shd w:val="clear" w:color="auto" w:fill="auto"/>
          </w:tcPr>
          <w:p w:rsidR="003A09E9" w:rsidDel="00510526" w:rsidRDefault="003A09E9" w:rsidP="0071249C">
            <w:pPr>
              <w:pStyle w:val="Normal2"/>
              <w:rPr>
                <w:del w:id="1959" w:author="Kathrin Eichler" w:date="2014-12-08T13:12:00Z"/>
              </w:rPr>
            </w:pPr>
            <w:del w:id="1960" w:author="Kathrin Eichler" w:date="2014-12-08T13:12:00Z">
              <w:r w:rsidDel="00510526">
                <w:delText>F</w:delText>
              </w:r>
              <w:bookmarkStart w:id="1961" w:name="_Toc405810098"/>
              <w:bookmarkEnd w:id="1961"/>
            </w:del>
          </w:p>
        </w:tc>
        <w:bookmarkStart w:id="1962" w:name="_Toc405810099"/>
        <w:bookmarkEnd w:id="1962"/>
      </w:tr>
      <w:tr w:rsidR="003A09E9" w:rsidDel="00510526" w:rsidTr="005F28BE">
        <w:trPr>
          <w:del w:id="1963" w:author="Kathrin Eichler" w:date="2014-12-08T13:12:00Z"/>
        </w:trPr>
        <w:tc>
          <w:tcPr>
            <w:tcW w:w="806" w:type="dxa"/>
            <w:shd w:val="clear" w:color="auto" w:fill="auto"/>
          </w:tcPr>
          <w:p w:rsidR="003A09E9" w:rsidDel="00510526" w:rsidRDefault="003A09E9" w:rsidP="0071249C">
            <w:pPr>
              <w:pStyle w:val="Normal2"/>
              <w:rPr>
                <w:del w:id="1964" w:author="Kathrin Eichler" w:date="2014-12-08T13:12:00Z"/>
              </w:rPr>
            </w:pPr>
            <w:del w:id="1965" w:author="Kathrin Eichler" w:date="2014-12-08T13:12:00Z">
              <w:r w:rsidDel="00510526">
                <w:delText>Sent.</w:delText>
              </w:r>
              <w:bookmarkStart w:id="1966" w:name="_Toc405810100"/>
              <w:bookmarkEnd w:id="1966"/>
            </w:del>
          </w:p>
        </w:tc>
        <w:tc>
          <w:tcPr>
            <w:tcW w:w="1672" w:type="dxa"/>
            <w:shd w:val="clear" w:color="auto" w:fill="auto"/>
          </w:tcPr>
          <w:p w:rsidR="003A09E9" w:rsidDel="00510526" w:rsidRDefault="009C20B3" w:rsidP="0071249C">
            <w:pPr>
              <w:pStyle w:val="Normal2"/>
              <w:rPr>
                <w:del w:id="1967" w:author="Kathrin Eichler" w:date="2014-12-08T13:12:00Z"/>
              </w:rPr>
            </w:pPr>
            <w:del w:id="1968" w:author="Kathrin Eichler" w:date="2014-12-08T13:12:00Z">
              <w:r w:rsidDel="00510526">
                <w:delText>A</w:delText>
              </w:r>
              <w:r w:rsidR="003A09E9" w:rsidDel="00510526">
                <w:delText>dv</w:delText>
              </w:r>
              <w:bookmarkStart w:id="1969" w:name="_Toc405810101"/>
              <w:bookmarkEnd w:id="1969"/>
            </w:del>
          </w:p>
        </w:tc>
        <w:tc>
          <w:tcPr>
            <w:tcW w:w="1210" w:type="dxa"/>
            <w:shd w:val="clear" w:color="auto" w:fill="auto"/>
          </w:tcPr>
          <w:p w:rsidR="003A09E9" w:rsidDel="00510526" w:rsidRDefault="003A09E9" w:rsidP="0071249C">
            <w:pPr>
              <w:pStyle w:val="Normal2"/>
              <w:rPr>
                <w:del w:id="1970" w:author="Kathrin Eichler" w:date="2014-12-08T13:12:00Z"/>
              </w:rPr>
            </w:pPr>
            <w:del w:id="1971" w:author="Kathrin Eichler" w:date="2014-12-08T13:12:00Z">
              <w:r w:rsidDel="00510526">
                <w:delText>0.1428</w:delText>
              </w:r>
              <w:bookmarkStart w:id="1972" w:name="_Toc405810102"/>
              <w:bookmarkEnd w:id="1972"/>
            </w:del>
          </w:p>
        </w:tc>
        <w:tc>
          <w:tcPr>
            <w:tcW w:w="1210" w:type="dxa"/>
            <w:shd w:val="clear" w:color="auto" w:fill="auto"/>
          </w:tcPr>
          <w:p w:rsidR="003A09E9" w:rsidDel="00510526" w:rsidRDefault="003A09E9" w:rsidP="0071249C">
            <w:pPr>
              <w:pStyle w:val="Normal2"/>
              <w:rPr>
                <w:del w:id="1973" w:author="Kathrin Eichler" w:date="2014-12-08T13:12:00Z"/>
              </w:rPr>
            </w:pPr>
            <w:del w:id="1974" w:author="Kathrin Eichler" w:date="2014-12-08T13:12:00Z">
              <w:r w:rsidDel="00510526">
                <w:delText>0.0894</w:delText>
              </w:r>
              <w:bookmarkStart w:id="1975" w:name="_Toc405810103"/>
              <w:bookmarkEnd w:id="1975"/>
            </w:del>
          </w:p>
        </w:tc>
        <w:tc>
          <w:tcPr>
            <w:tcW w:w="1210" w:type="dxa"/>
            <w:shd w:val="clear" w:color="auto" w:fill="auto"/>
          </w:tcPr>
          <w:p w:rsidR="003A09E9" w:rsidDel="00510526" w:rsidRDefault="003A09E9" w:rsidP="0071249C">
            <w:pPr>
              <w:pStyle w:val="Normal2"/>
              <w:rPr>
                <w:del w:id="1976" w:author="Kathrin Eichler" w:date="2014-12-08T13:12:00Z"/>
              </w:rPr>
            </w:pPr>
            <w:del w:id="1977" w:author="Kathrin Eichler" w:date="2014-12-08T13:12:00Z">
              <w:r w:rsidDel="00510526">
                <w:delText>0.11</w:delText>
              </w:r>
              <w:bookmarkStart w:id="1978" w:name="_Toc405810104"/>
              <w:bookmarkEnd w:id="1978"/>
            </w:del>
          </w:p>
        </w:tc>
        <w:bookmarkStart w:id="1979" w:name="_Toc405810105"/>
        <w:bookmarkEnd w:id="1979"/>
      </w:tr>
      <w:tr w:rsidR="003A09E9" w:rsidDel="00510526" w:rsidTr="005F28BE">
        <w:trPr>
          <w:del w:id="1980" w:author="Kathrin Eichler" w:date="2014-12-08T13:12:00Z"/>
        </w:trPr>
        <w:tc>
          <w:tcPr>
            <w:tcW w:w="806" w:type="dxa"/>
            <w:shd w:val="clear" w:color="auto" w:fill="auto"/>
          </w:tcPr>
          <w:p w:rsidR="003A09E9" w:rsidDel="00510526" w:rsidRDefault="003A09E9" w:rsidP="0071249C">
            <w:pPr>
              <w:pStyle w:val="Normal2"/>
              <w:rPr>
                <w:del w:id="1981" w:author="Kathrin Eichler" w:date="2014-12-08T13:12:00Z"/>
              </w:rPr>
            </w:pPr>
            <w:bookmarkStart w:id="1982" w:name="_Toc405810106"/>
            <w:bookmarkEnd w:id="1982"/>
          </w:p>
        </w:tc>
        <w:tc>
          <w:tcPr>
            <w:tcW w:w="1672" w:type="dxa"/>
            <w:shd w:val="clear" w:color="auto" w:fill="auto"/>
          </w:tcPr>
          <w:p w:rsidR="003A09E9" w:rsidDel="00510526" w:rsidRDefault="003A09E9" w:rsidP="0071249C">
            <w:pPr>
              <w:pStyle w:val="Normal2"/>
              <w:rPr>
                <w:del w:id="1983" w:author="Kathrin Eichler" w:date="2014-12-08T13:12:00Z"/>
              </w:rPr>
            </w:pPr>
            <w:del w:id="1984" w:author="Kathrin Eichler" w:date="2014-12-08T13:12:00Z">
              <w:r w:rsidDel="00510526">
                <w:delText>adv, adj</w:delText>
              </w:r>
              <w:bookmarkStart w:id="1985" w:name="_Toc405810107"/>
              <w:bookmarkEnd w:id="1985"/>
            </w:del>
          </w:p>
        </w:tc>
        <w:tc>
          <w:tcPr>
            <w:tcW w:w="1210" w:type="dxa"/>
            <w:shd w:val="clear" w:color="auto" w:fill="auto"/>
          </w:tcPr>
          <w:p w:rsidR="003A09E9" w:rsidDel="00510526" w:rsidRDefault="003A09E9" w:rsidP="0071249C">
            <w:pPr>
              <w:pStyle w:val="Normal2"/>
              <w:rPr>
                <w:del w:id="1986" w:author="Kathrin Eichler" w:date="2014-12-08T13:12:00Z"/>
              </w:rPr>
            </w:pPr>
            <w:del w:id="1987" w:author="Kathrin Eichler" w:date="2014-12-08T13:12:00Z">
              <w:r w:rsidDel="00510526">
                <w:delText>0.2272</w:delText>
              </w:r>
              <w:bookmarkStart w:id="1988" w:name="_Toc405810108"/>
              <w:bookmarkEnd w:id="1988"/>
            </w:del>
          </w:p>
        </w:tc>
        <w:tc>
          <w:tcPr>
            <w:tcW w:w="1210" w:type="dxa"/>
            <w:shd w:val="clear" w:color="auto" w:fill="auto"/>
          </w:tcPr>
          <w:p w:rsidR="003A09E9" w:rsidDel="00510526" w:rsidRDefault="003A09E9" w:rsidP="0071249C">
            <w:pPr>
              <w:pStyle w:val="Normal2"/>
              <w:rPr>
                <w:del w:id="1989" w:author="Kathrin Eichler" w:date="2014-12-08T13:12:00Z"/>
              </w:rPr>
            </w:pPr>
            <w:del w:id="1990" w:author="Kathrin Eichler" w:date="2014-12-08T13:12:00Z">
              <w:r w:rsidDel="00510526">
                <w:delText>0.0576</w:delText>
              </w:r>
              <w:bookmarkStart w:id="1991" w:name="_Toc405810109"/>
              <w:bookmarkEnd w:id="1991"/>
            </w:del>
          </w:p>
        </w:tc>
        <w:tc>
          <w:tcPr>
            <w:tcW w:w="1210" w:type="dxa"/>
            <w:shd w:val="clear" w:color="auto" w:fill="auto"/>
          </w:tcPr>
          <w:p w:rsidR="003A09E9" w:rsidDel="00510526" w:rsidRDefault="003A09E9" w:rsidP="0071249C">
            <w:pPr>
              <w:pStyle w:val="Normal2"/>
              <w:rPr>
                <w:del w:id="1992" w:author="Kathrin Eichler" w:date="2014-12-08T13:12:00Z"/>
              </w:rPr>
            </w:pPr>
            <w:del w:id="1993" w:author="Kathrin Eichler" w:date="2014-12-08T13:12:00Z">
              <w:r w:rsidDel="00510526">
                <w:delText>0.0919</w:delText>
              </w:r>
              <w:bookmarkStart w:id="1994" w:name="_Toc405810110"/>
              <w:bookmarkEnd w:id="1994"/>
            </w:del>
          </w:p>
        </w:tc>
        <w:bookmarkStart w:id="1995" w:name="_Toc405810111"/>
        <w:bookmarkEnd w:id="1995"/>
      </w:tr>
      <w:tr w:rsidR="003A09E9" w:rsidDel="00510526" w:rsidTr="005F28BE">
        <w:trPr>
          <w:del w:id="1996" w:author="Kathrin Eichler" w:date="2014-12-08T13:12:00Z"/>
        </w:trPr>
        <w:tc>
          <w:tcPr>
            <w:tcW w:w="806" w:type="dxa"/>
            <w:shd w:val="clear" w:color="auto" w:fill="auto"/>
          </w:tcPr>
          <w:p w:rsidR="003A09E9" w:rsidDel="00510526" w:rsidRDefault="003A09E9" w:rsidP="0071249C">
            <w:pPr>
              <w:pStyle w:val="Normal2"/>
              <w:rPr>
                <w:del w:id="1997" w:author="Kathrin Eichler" w:date="2014-12-08T13:12:00Z"/>
              </w:rPr>
            </w:pPr>
            <w:bookmarkStart w:id="1998" w:name="_Toc405810112"/>
            <w:bookmarkEnd w:id="1998"/>
          </w:p>
        </w:tc>
        <w:tc>
          <w:tcPr>
            <w:tcW w:w="1672" w:type="dxa"/>
            <w:shd w:val="clear" w:color="auto" w:fill="auto"/>
          </w:tcPr>
          <w:p w:rsidR="003A09E9" w:rsidDel="00510526" w:rsidRDefault="003A09E9" w:rsidP="0071249C">
            <w:pPr>
              <w:pStyle w:val="Normal2"/>
              <w:rPr>
                <w:del w:id="1999" w:author="Kathrin Eichler" w:date="2014-12-08T13:12:00Z"/>
              </w:rPr>
            </w:pPr>
            <w:del w:id="2000" w:author="Kathrin Eichler" w:date="2014-12-08T13:12:00Z">
              <w:r w:rsidDel="00510526">
                <w:delText>adv, adj, pp</w:delText>
              </w:r>
              <w:bookmarkStart w:id="2001" w:name="_Toc405810113"/>
              <w:bookmarkEnd w:id="2001"/>
            </w:del>
          </w:p>
        </w:tc>
        <w:tc>
          <w:tcPr>
            <w:tcW w:w="1210" w:type="dxa"/>
            <w:shd w:val="clear" w:color="auto" w:fill="auto"/>
          </w:tcPr>
          <w:p w:rsidR="003A09E9" w:rsidDel="00510526" w:rsidRDefault="003A09E9" w:rsidP="0071249C">
            <w:pPr>
              <w:pStyle w:val="Normal2"/>
              <w:rPr>
                <w:del w:id="2002" w:author="Kathrin Eichler" w:date="2014-12-08T13:12:00Z"/>
              </w:rPr>
            </w:pPr>
            <w:del w:id="2003" w:author="Kathrin Eichler" w:date="2014-12-08T13:12:00Z">
              <w:r w:rsidDel="00510526">
                <w:delText>0.7613</w:delText>
              </w:r>
              <w:bookmarkStart w:id="2004" w:name="_Toc405810114"/>
              <w:bookmarkEnd w:id="2004"/>
            </w:del>
          </w:p>
        </w:tc>
        <w:tc>
          <w:tcPr>
            <w:tcW w:w="1210" w:type="dxa"/>
            <w:shd w:val="clear" w:color="auto" w:fill="auto"/>
          </w:tcPr>
          <w:p w:rsidR="003A09E9" w:rsidDel="00510526" w:rsidRDefault="003A09E9" w:rsidP="0071249C">
            <w:pPr>
              <w:pStyle w:val="Normal2"/>
              <w:rPr>
                <w:del w:id="2005" w:author="Kathrin Eichler" w:date="2014-12-08T13:12:00Z"/>
              </w:rPr>
            </w:pPr>
            <w:del w:id="2006" w:author="Kathrin Eichler" w:date="2014-12-08T13:12:00Z">
              <w:r w:rsidDel="00510526">
                <w:delText>0.0901</w:delText>
              </w:r>
              <w:bookmarkStart w:id="2007" w:name="_Toc405810115"/>
              <w:bookmarkEnd w:id="2007"/>
            </w:del>
          </w:p>
        </w:tc>
        <w:tc>
          <w:tcPr>
            <w:tcW w:w="1210" w:type="dxa"/>
            <w:shd w:val="clear" w:color="auto" w:fill="auto"/>
          </w:tcPr>
          <w:p w:rsidR="003A09E9" w:rsidDel="00510526" w:rsidRDefault="003A09E9" w:rsidP="0071249C">
            <w:pPr>
              <w:pStyle w:val="Normal2"/>
              <w:rPr>
                <w:del w:id="2008" w:author="Kathrin Eichler" w:date="2014-12-08T13:12:00Z"/>
              </w:rPr>
            </w:pPr>
            <w:del w:id="2009" w:author="Kathrin Eichler" w:date="2014-12-08T13:12:00Z">
              <w:r w:rsidDel="00510526">
                <w:delText>0.1612</w:delText>
              </w:r>
              <w:bookmarkStart w:id="2010" w:name="_Toc405810116"/>
              <w:bookmarkEnd w:id="2010"/>
            </w:del>
          </w:p>
        </w:tc>
        <w:bookmarkStart w:id="2011" w:name="_Toc405810117"/>
        <w:bookmarkEnd w:id="2011"/>
      </w:tr>
      <w:tr w:rsidR="003A09E9" w:rsidDel="00510526" w:rsidTr="005F28BE">
        <w:trPr>
          <w:del w:id="2012" w:author="Kathrin Eichler" w:date="2014-12-08T13:12:00Z"/>
        </w:trPr>
        <w:tc>
          <w:tcPr>
            <w:tcW w:w="806" w:type="dxa"/>
            <w:shd w:val="clear" w:color="auto" w:fill="auto"/>
          </w:tcPr>
          <w:p w:rsidR="003A09E9" w:rsidDel="00510526" w:rsidRDefault="003A09E9" w:rsidP="0071249C">
            <w:pPr>
              <w:pStyle w:val="Normal2"/>
              <w:rPr>
                <w:del w:id="2013" w:author="Kathrin Eichler" w:date="2014-12-08T13:12:00Z"/>
              </w:rPr>
            </w:pPr>
            <w:bookmarkStart w:id="2014" w:name="_Toc405810118"/>
            <w:bookmarkEnd w:id="2014"/>
          </w:p>
        </w:tc>
        <w:tc>
          <w:tcPr>
            <w:tcW w:w="1672" w:type="dxa"/>
            <w:shd w:val="clear" w:color="auto" w:fill="auto"/>
          </w:tcPr>
          <w:p w:rsidR="003A09E9" w:rsidDel="00510526" w:rsidRDefault="003A09E9" w:rsidP="0071249C">
            <w:pPr>
              <w:pStyle w:val="Normal2"/>
              <w:rPr>
                <w:del w:id="2015" w:author="Kathrin Eichler" w:date="2014-12-08T13:12:00Z"/>
              </w:rPr>
            </w:pPr>
            <w:del w:id="2016" w:author="Kathrin Eichler" w:date="2014-12-08T13:12:00Z">
              <w:r w:rsidDel="00510526">
                <w:delText>adv, adj, pp, -neg</w:delText>
              </w:r>
              <w:bookmarkStart w:id="2017" w:name="_Toc405810119"/>
              <w:bookmarkEnd w:id="2017"/>
            </w:del>
          </w:p>
        </w:tc>
        <w:tc>
          <w:tcPr>
            <w:tcW w:w="1210" w:type="dxa"/>
            <w:shd w:val="clear" w:color="auto" w:fill="auto"/>
          </w:tcPr>
          <w:p w:rsidR="003A09E9" w:rsidDel="00510526" w:rsidRDefault="003A09E9" w:rsidP="0071249C">
            <w:pPr>
              <w:pStyle w:val="Normal2"/>
              <w:rPr>
                <w:del w:id="2018" w:author="Kathrin Eichler" w:date="2014-12-08T13:12:00Z"/>
              </w:rPr>
            </w:pPr>
            <w:del w:id="2019" w:author="Kathrin Eichler" w:date="2014-12-08T13:12:00Z">
              <w:r w:rsidDel="00510526">
                <w:delText>0.7662</w:delText>
              </w:r>
              <w:bookmarkStart w:id="2020" w:name="_Toc405810120"/>
              <w:bookmarkEnd w:id="2020"/>
            </w:del>
          </w:p>
        </w:tc>
        <w:tc>
          <w:tcPr>
            <w:tcW w:w="1210" w:type="dxa"/>
            <w:shd w:val="clear" w:color="auto" w:fill="auto"/>
          </w:tcPr>
          <w:p w:rsidR="003A09E9" w:rsidDel="00510526" w:rsidRDefault="003A09E9" w:rsidP="0071249C">
            <w:pPr>
              <w:pStyle w:val="Normal2"/>
              <w:rPr>
                <w:del w:id="2021" w:author="Kathrin Eichler" w:date="2014-12-08T13:12:00Z"/>
              </w:rPr>
            </w:pPr>
            <w:del w:id="2022" w:author="Kathrin Eichler" w:date="2014-12-08T13:12:00Z">
              <w:r w:rsidDel="00510526">
                <w:delText>0.0929</w:delText>
              </w:r>
              <w:bookmarkStart w:id="2023" w:name="_Toc405810121"/>
              <w:bookmarkEnd w:id="2023"/>
            </w:del>
          </w:p>
        </w:tc>
        <w:tc>
          <w:tcPr>
            <w:tcW w:w="1210" w:type="dxa"/>
            <w:shd w:val="clear" w:color="auto" w:fill="auto"/>
          </w:tcPr>
          <w:p w:rsidR="003A09E9" w:rsidDel="00510526" w:rsidRDefault="003A09E9" w:rsidP="0071249C">
            <w:pPr>
              <w:pStyle w:val="Normal2"/>
              <w:rPr>
                <w:del w:id="2024" w:author="Kathrin Eichler" w:date="2014-12-08T13:12:00Z"/>
              </w:rPr>
            </w:pPr>
            <w:del w:id="2025" w:author="Kathrin Eichler" w:date="2014-12-08T13:12:00Z">
              <w:r w:rsidDel="00510526">
                <w:delText>0.1657</w:delText>
              </w:r>
              <w:bookmarkStart w:id="2026" w:name="_Toc405810122"/>
              <w:bookmarkEnd w:id="2026"/>
            </w:del>
          </w:p>
        </w:tc>
        <w:bookmarkStart w:id="2027" w:name="_Toc405810123"/>
        <w:bookmarkEnd w:id="2027"/>
      </w:tr>
      <w:tr w:rsidR="003A09E9" w:rsidDel="00510526" w:rsidTr="005F28BE">
        <w:trPr>
          <w:del w:id="2028" w:author="Kathrin Eichler" w:date="2014-12-08T13:12:00Z"/>
        </w:trPr>
        <w:tc>
          <w:tcPr>
            <w:tcW w:w="806" w:type="dxa"/>
            <w:shd w:val="clear" w:color="auto" w:fill="auto"/>
          </w:tcPr>
          <w:p w:rsidR="003A09E9" w:rsidDel="00510526" w:rsidRDefault="003A09E9" w:rsidP="0071249C">
            <w:pPr>
              <w:pStyle w:val="Normal2"/>
              <w:rPr>
                <w:del w:id="2029" w:author="Kathrin Eichler" w:date="2014-12-08T13:12:00Z"/>
              </w:rPr>
            </w:pPr>
            <w:del w:id="2030" w:author="Kathrin Eichler" w:date="2014-12-08T13:12:00Z">
              <w:r w:rsidDel="00510526">
                <w:delText>KBFL 6</w:delText>
              </w:r>
              <w:bookmarkStart w:id="2031" w:name="_Toc405810124"/>
              <w:bookmarkEnd w:id="2031"/>
            </w:del>
          </w:p>
        </w:tc>
        <w:tc>
          <w:tcPr>
            <w:tcW w:w="1672" w:type="dxa"/>
            <w:shd w:val="clear" w:color="auto" w:fill="auto"/>
          </w:tcPr>
          <w:p w:rsidR="003A09E9" w:rsidDel="00510526" w:rsidRDefault="009C20B3" w:rsidP="0071249C">
            <w:pPr>
              <w:pStyle w:val="Normal2"/>
              <w:rPr>
                <w:del w:id="2032" w:author="Kathrin Eichler" w:date="2014-12-08T13:12:00Z"/>
              </w:rPr>
            </w:pPr>
            <w:del w:id="2033" w:author="Kathrin Eichler" w:date="2014-12-08T13:12:00Z">
              <w:r w:rsidDel="00510526">
                <w:delText>A</w:delText>
              </w:r>
              <w:r w:rsidR="003A09E9" w:rsidDel="00510526">
                <w:delText>dv</w:delText>
              </w:r>
              <w:bookmarkStart w:id="2034" w:name="_Toc405810125"/>
              <w:bookmarkEnd w:id="2034"/>
            </w:del>
          </w:p>
        </w:tc>
        <w:tc>
          <w:tcPr>
            <w:tcW w:w="1210" w:type="dxa"/>
            <w:shd w:val="clear" w:color="auto" w:fill="auto"/>
          </w:tcPr>
          <w:p w:rsidR="003A09E9" w:rsidDel="00510526" w:rsidRDefault="003A09E9" w:rsidP="0071249C">
            <w:pPr>
              <w:pStyle w:val="Normal2"/>
              <w:rPr>
                <w:del w:id="2035" w:author="Kathrin Eichler" w:date="2014-12-08T13:12:00Z"/>
              </w:rPr>
            </w:pPr>
            <w:del w:id="2036" w:author="Kathrin Eichler" w:date="2014-12-08T13:12:00Z">
              <w:r w:rsidDel="00510526">
                <w:delText>0.1298</w:delText>
              </w:r>
              <w:bookmarkStart w:id="2037" w:name="_Toc405810126"/>
              <w:bookmarkEnd w:id="2037"/>
            </w:del>
          </w:p>
        </w:tc>
        <w:tc>
          <w:tcPr>
            <w:tcW w:w="1210" w:type="dxa"/>
            <w:shd w:val="clear" w:color="auto" w:fill="auto"/>
          </w:tcPr>
          <w:p w:rsidR="003A09E9" w:rsidDel="00510526" w:rsidRDefault="003A09E9" w:rsidP="0071249C">
            <w:pPr>
              <w:pStyle w:val="Normal2"/>
              <w:rPr>
                <w:del w:id="2038" w:author="Kathrin Eichler" w:date="2014-12-08T13:12:00Z"/>
              </w:rPr>
            </w:pPr>
            <w:del w:id="2039" w:author="Kathrin Eichler" w:date="2014-12-08T13:12:00Z">
              <w:r w:rsidDel="00510526">
                <w:delText>0.2588</w:delText>
              </w:r>
              <w:bookmarkStart w:id="2040" w:name="_Toc405810127"/>
              <w:bookmarkEnd w:id="2040"/>
            </w:del>
          </w:p>
        </w:tc>
        <w:tc>
          <w:tcPr>
            <w:tcW w:w="1210" w:type="dxa"/>
            <w:shd w:val="clear" w:color="auto" w:fill="auto"/>
          </w:tcPr>
          <w:p w:rsidR="003A09E9" w:rsidDel="00510526" w:rsidRDefault="003A09E9" w:rsidP="0071249C">
            <w:pPr>
              <w:pStyle w:val="Normal2"/>
              <w:rPr>
                <w:del w:id="2041" w:author="Kathrin Eichler" w:date="2014-12-08T13:12:00Z"/>
              </w:rPr>
            </w:pPr>
            <w:del w:id="2042" w:author="Kathrin Eichler" w:date="2014-12-08T13:12:00Z">
              <w:r w:rsidDel="00510526">
                <w:delText>0.1729</w:delText>
              </w:r>
              <w:bookmarkStart w:id="2043" w:name="_Toc405810128"/>
              <w:bookmarkEnd w:id="2043"/>
            </w:del>
          </w:p>
        </w:tc>
        <w:bookmarkStart w:id="2044" w:name="_Toc405810129"/>
        <w:bookmarkEnd w:id="2044"/>
      </w:tr>
      <w:tr w:rsidR="003A09E9" w:rsidDel="00510526" w:rsidTr="005F28BE">
        <w:trPr>
          <w:del w:id="2045" w:author="Kathrin Eichler" w:date="2014-12-08T13:12:00Z"/>
        </w:trPr>
        <w:tc>
          <w:tcPr>
            <w:tcW w:w="806" w:type="dxa"/>
            <w:shd w:val="clear" w:color="auto" w:fill="auto"/>
          </w:tcPr>
          <w:p w:rsidR="003A09E9" w:rsidDel="00510526" w:rsidRDefault="003A09E9" w:rsidP="0071249C">
            <w:pPr>
              <w:pStyle w:val="Normal2"/>
              <w:rPr>
                <w:del w:id="2046" w:author="Kathrin Eichler" w:date="2014-12-08T13:12:00Z"/>
              </w:rPr>
            </w:pPr>
            <w:bookmarkStart w:id="2047" w:name="_Toc405810130"/>
            <w:bookmarkEnd w:id="2047"/>
          </w:p>
        </w:tc>
        <w:tc>
          <w:tcPr>
            <w:tcW w:w="1672" w:type="dxa"/>
            <w:shd w:val="clear" w:color="auto" w:fill="auto"/>
          </w:tcPr>
          <w:p w:rsidR="003A09E9" w:rsidDel="00510526" w:rsidRDefault="003A09E9" w:rsidP="0071249C">
            <w:pPr>
              <w:pStyle w:val="Normal2"/>
              <w:rPr>
                <w:del w:id="2048" w:author="Kathrin Eichler" w:date="2014-12-08T13:12:00Z"/>
              </w:rPr>
            </w:pPr>
            <w:del w:id="2049" w:author="Kathrin Eichler" w:date="2014-12-08T13:12:00Z">
              <w:r w:rsidDel="00510526">
                <w:delText>adv, adj</w:delText>
              </w:r>
              <w:bookmarkStart w:id="2050" w:name="_Toc405810131"/>
              <w:bookmarkEnd w:id="2050"/>
            </w:del>
          </w:p>
        </w:tc>
        <w:tc>
          <w:tcPr>
            <w:tcW w:w="1210" w:type="dxa"/>
            <w:shd w:val="clear" w:color="auto" w:fill="auto"/>
          </w:tcPr>
          <w:p w:rsidR="003A09E9" w:rsidDel="00510526" w:rsidRDefault="003A09E9" w:rsidP="0071249C">
            <w:pPr>
              <w:pStyle w:val="Normal2"/>
              <w:rPr>
                <w:del w:id="2051" w:author="Kathrin Eichler" w:date="2014-12-08T13:12:00Z"/>
              </w:rPr>
            </w:pPr>
            <w:del w:id="2052" w:author="Kathrin Eichler" w:date="2014-12-08T13:12:00Z">
              <w:r w:rsidDel="00510526">
                <w:delText>0.198</w:delText>
              </w:r>
              <w:bookmarkStart w:id="2053" w:name="_Toc405810132"/>
              <w:bookmarkEnd w:id="2053"/>
            </w:del>
          </w:p>
        </w:tc>
        <w:tc>
          <w:tcPr>
            <w:tcW w:w="1210" w:type="dxa"/>
            <w:shd w:val="clear" w:color="auto" w:fill="auto"/>
          </w:tcPr>
          <w:p w:rsidR="003A09E9" w:rsidDel="00510526" w:rsidRDefault="003A09E9" w:rsidP="0071249C">
            <w:pPr>
              <w:pStyle w:val="Normal2"/>
              <w:rPr>
                <w:del w:id="2054" w:author="Kathrin Eichler" w:date="2014-12-08T13:12:00Z"/>
              </w:rPr>
            </w:pPr>
            <w:del w:id="2055" w:author="Kathrin Eichler" w:date="2014-12-08T13:12:00Z">
              <w:r w:rsidDel="00510526">
                <w:delText>0.1464</w:delText>
              </w:r>
              <w:bookmarkStart w:id="2056" w:name="_Toc405810133"/>
              <w:bookmarkEnd w:id="2056"/>
            </w:del>
          </w:p>
        </w:tc>
        <w:tc>
          <w:tcPr>
            <w:tcW w:w="1210" w:type="dxa"/>
            <w:shd w:val="clear" w:color="auto" w:fill="auto"/>
          </w:tcPr>
          <w:p w:rsidR="003A09E9" w:rsidDel="00510526" w:rsidRDefault="003A09E9" w:rsidP="0071249C">
            <w:pPr>
              <w:pStyle w:val="Normal2"/>
              <w:rPr>
                <w:del w:id="2057" w:author="Kathrin Eichler" w:date="2014-12-08T13:12:00Z"/>
              </w:rPr>
            </w:pPr>
            <w:del w:id="2058" w:author="Kathrin Eichler" w:date="2014-12-08T13:12:00Z">
              <w:r w:rsidDel="00510526">
                <w:delText>0.1683</w:delText>
              </w:r>
              <w:bookmarkStart w:id="2059" w:name="_Toc405810134"/>
              <w:bookmarkEnd w:id="2059"/>
            </w:del>
          </w:p>
        </w:tc>
        <w:bookmarkStart w:id="2060" w:name="_Toc405810135"/>
        <w:bookmarkEnd w:id="2060"/>
      </w:tr>
      <w:tr w:rsidR="003A09E9" w:rsidDel="00510526" w:rsidTr="005F28BE">
        <w:trPr>
          <w:del w:id="2061" w:author="Kathrin Eichler" w:date="2014-12-08T13:12:00Z"/>
        </w:trPr>
        <w:tc>
          <w:tcPr>
            <w:tcW w:w="806" w:type="dxa"/>
            <w:shd w:val="clear" w:color="auto" w:fill="auto"/>
          </w:tcPr>
          <w:p w:rsidR="003A09E9" w:rsidDel="00510526" w:rsidRDefault="003A09E9" w:rsidP="0071249C">
            <w:pPr>
              <w:pStyle w:val="Normal2"/>
              <w:rPr>
                <w:del w:id="2062" w:author="Kathrin Eichler" w:date="2014-12-08T13:12:00Z"/>
              </w:rPr>
            </w:pPr>
            <w:bookmarkStart w:id="2063" w:name="_Toc405810136"/>
            <w:bookmarkEnd w:id="2063"/>
          </w:p>
        </w:tc>
        <w:tc>
          <w:tcPr>
            <w:tcW w:w="1672" w:type="dxa"/>
            <w:shd w:val="clear" w:color="auto" w:fill="auto"/>
          </w:tcPr>
          <w:p w:rsidR="003A09E9" w:rsidDel="00510526" w:rsidRDefault="003A09E9" w:rsidP="0071249C">
            <w:pPr>
              <w:pStyle w:val="Normal2"/>
              <w:rPr>
                <w:del w:id="2064" w:author="Kathrin Eichler" w:date="2014-12-08T13:12:00Z"/>
              </w:rPr>
            </w:pPr>
            <w:del w:id="2065" w:author="Kathrin Eichler" w:date="2014-12-08T13:12:00Z">
              <w:r w:rsidDel="00510526">
                <w:delText>adv, adj, pp</w:delText>
              </w:r>
              <w:bookmarkStart w:id="2066" w:name="_Toc405810137"/>
              <w:bookmarkEnd w:id="2066"/>
            </w:del>
          </w:p>
        </w:tc>
        <w:tc>
          <w:tcPr>
            <w:tcW w:w="1210" w:type="dxa"/>
            <w:shd w:val="clear" w:color="auto" w:fill="auto"/>
          </w:tcPr>
          <w:p w:rsidR="003A09E9" w:rsidDel="00510526" w:rsidRDefault="003A09E9" w:rsidP="0071249C">
            <w:pPr>
              <w:pStyle w:val="Normal2"/>
              <w:rPr>
                <w:del w:id="2067" w:author="Kathrin Eichler" w:date="2014-12-08T13:12:00Z"/>
              </w:rPr>
            </w:pPr>
            <w:del w:id="2068" w:author="Kathrin Eichler" w:date="2014-12-08T13:12:00Z">
              <w:r w:rsidDel="00510526">
                <w:delText>0.6737</w:delText>
              </w:r>
              <w:bookmarkStart w:id="2069" w:name="_Toc405810138"/>
              <w:bookmarkEnd w:id="2069"/>
            </w:del>
          </w:p>
        </w:tc>
        <w:tc>
          <w:tcPr>
            <w:tcW w:w="1210" w:type="dxa"/>
            <w:shd w:val="clear" w:color="auto" w:fill="auto"/>
          </w:tcPr>
          <w:p w:rsidR="003A09E9" w:rsidDel="00510526" w:rsidRDefault="003A09E9" w:rsidP="0071249C">
            <w:pPr>
              <w:pStyle w:val="Normal2"/>
              <w:rPr>
                <w:del w:id="2070" w:author="Kathrin Eichler" w:date="2014-12-08T13:12:00Z"/>
              </w:rPr>
            </w:pPr>
            <w:del w:id="2071" w:author="Kathrin Eichler" w:date="2014-12-08T13:12:00Z">
              <w:r w:rsidDel="00510526">
                <w:delText>0.2464</w:delText>
              </w:r>
              <w:bookmarkStart w:id="2072" w:name="_Toc405810139"/>
              <w:bookmarkEnd w:id="2072"/>
            </w:del>
          </w:p>
        </w:tc>
        <w:tc>
          <w:tcPr>
            <w:tcW w:w="1210" w:type="dxa"/>
            <w:shd w:val="clear" w:color="auto" w:fill="auto"/>
          </w:tcPr>
          <w:p w:rsidR="003A09E9" w:rsidDel="00510526" w:rsidRDefault="003A09E9" w:rsidP="0071249C">
            <w:pPr>
              <w:pStyle w:val="Normal2"/>
              <w:rPr>
                <w:del w:id="2073" w:author="Kathrin Eichler" w:date="2014-12-08T13:12:00Z"/>
              </w:rPr>
            </w:pPr>
            <w:del w:id="2074" w:author="Kathrin Eichler" w:date="2014-12-08T13:12:00Z">
              <w:r w:rsidDel="00510526">
                <w:delText>0.3608</w:delText>
              </w:r>
              <w:bookmarkStart w:id="2075" w:name="_Toc405810140"/>
              <w:bookmarkEnd w:id="2075"/>
            </w:del>
          </w:p>
        </w:tc>
        <w:bookmarkStart w:id="2076" w:name="_Toc405810141"/>
        <w:bookmarkEnd w:id="2076"/>
      </w:tr>
      <w:tr w:rsidR="003A09E9" w:rsidDel="00510526" w:rsidTr="005F28BE">
        <w:trPr>
          <w:del w:id="2077" w:author="Kathrin Eichler" w:date="2014-12-08T13:12:00Z"/>
        </w:trPr>
        <w:tc>
          <w:tcPr>
            <w:tcW w:w="806" w:type="dxa"/>
            <w:shd w:val="clear" w:color="auto" w:fill="auto"/>
          </w:tcPr>
          <w:p w:rsidR="003A09E9" w:rsidDel="00510526" w:rsidRDefault="003A09E9" w:rsidP="0071249C">
            <w:pPr>
              <w:pStyle w:val="Normal2"/>
              <w:rPr>
                <w:del w:id="2078" w:author="Kathrin Eichler" w:date="2014-12-08T13:12:00Z"/>
              </w:rPr>
            </w:pPr>
            <w:bookmarkStart w:id="2079" w:name="_Toc405810142"/>
            <w:bookmarkEnd w:id="2079"/>
          </w:p>
        </w:tc>
        <w:tc>
          <w:tcPr>
            <w:tcW w:w="1672" w:type="dxa"/>
            <w:shd w:val="clear" w:color="auto" w:fill="auto"/>
          </w:tcPr>
          <w:p w:rsidR="003A09E9" w:rsidDel="00510526" w:rsidRDefault="003A09E9" w:rsidP="0071249C">
            <w:pPr>
              <w:pStyle w:val="Normal2"/>
              <w:rPr>
                <w:del w:id="2080" w:author="Kathrin Eichler" w:date="2014-12-08T13:12:00Z"/>
              </w:rPr>
            </w:pPr>
            <w:del w:id="2081" w:author="Kathrin Eichler" w:date="2014-12-08T13:12:00Z">
              <w:r w:rsidDel="00510526">
                <w:delText>adv, adj, pp, -neg</w:delText>
              </w:r>
              <w:bookmarkStart w:id="2082" w:name="_Toc405810143"/>
              <w:bookmarkEnd w:id="2082"/>
            </w:del>
          </w:p>
        </w:tc>
        <w:tc>
          <w:tcPr>
            <w:tcW w:w="1210" w:type="dxa"/>
            <w:shd w:val="clear" w:color="auto" w:fill="auto"/>
          </w:tcPr>
          <w:p w:rsidR="003A09E9" w:rsidDel="00510526" w:rsidRDefault="003A09E9" w:rsidP="0071249C">
            <w:pPr>
              <w:pStyle w:val="Normal2"/>
              <w:rPr>
                <w:del w:id="2083" w:author="Kathrin Eichler" w:date="2014-12-08T13:12:00Z"/>
              </w:rPr>
            </w:pPr>
            <w:del w:id="2084" w:author="Kathrin Eichler" w:date="2014-12-08T13:12:00Z">
              <w:r w:rsidDel="00510526">
                <w:delText>0.6542</w:delText>
              </w:r>
              <w:bookmarkStart w:id="2085" w:name="_Toc405810144"/>
              <w:bookmarkEnd w:id="2085"/>
            </w:del>
          </w:p>
        </w:tc>
        <w:tc>
          <w:tcPr>
            <w:tcW w:w="1210" w:type="dxa"/>
            <w:shd w:val="clear" w:color="auto" w:fill="auto"/>
          </w:tcPr>
          <w:p w:rsidR="003A09E9" w:rsidDel="00510526" w:rsidRDefault="003A09E9" w:rsidP="0071249C">
            <w:pPr>
              <w:pStyle w:val="Normal2"/>
              <w:rPr>
                <w:del w:id="2086" w:author="Kathrin Eichler" w:date="2014-12-08T13:12:00Z"/>
              </w:rPr>
            </w:pPr>
            <w:del w:id="2087" w:author="Kathrin Eichler" w:date="2014-12-08T13:12:00Z">
              <w:r w:rsidDel="00510526">
                <w:delText>0.2515</w:delText>
              </w:r>
              <w:bookmarkStart w:id="2088" w:name="_Toc405810145"/>
              <w:bookmarkEnd w:id="2088"/>
            </w:del>
          </w:p>
        </w:tc>
        <w:tc>
          <w:tcPr>
            <w:tcW w:w="1210" w:type="dxa"/>
            <w:shd w:val="clear" w:color="auto" w:fill="auto"/>
          </w:tcPr>
          <w:p w:rsidR="003A09E9" w:rsidDel="00510526" w:rsidRDefault="003A09E9" w:rsidP="0071249C">
            <w:pPr>
              <w:pStyle w:val="Normal2"/>
              <w:rPr>
                <w:del w:id="2089" w:author="Kathrin Eichler" w:date="2014-12-08T13:12:00Z"/>
              </w:rPr>
            </w:pPr>
            <w:del w:id="2090" w:author="Kathrin Eichler" w:date="2014-12-08T13:12:00Z">
              <w:r w:rsidDel="00510526">
                <w:delText>0.3633</w:delText>
              </w:r>
              <w:bookmarkStart w:id="2091" w:name="_Toc405810146"/>
              <w:bookmarkEnd w:id="2091"/>
            </w:del>
          </w:p>
        </w:tc>
        <w:bookmarkStart w:id="2092" w:name="_Toc405810147"/>
        <w:bookmarkEnd w:id="2092"/>
      </w:tr>
      <w:tr w:rsidR="003A09E9" w:rsidDel="00510526" w:rsidTr="005F28BE">
        <w:trPr>
          <w:del w:id="2093" w:author="Kathrin Eichler" w:date="2014-12-08T13:12:00Z"/>
        </w:trPr>
        <w:tc>
          <w:tcPr>
            <w:tcW w:w="806" w:type="dxa"/>
            <w:shd w:val="clear" w:color="auto" w:fill="auto"/>
          </w:tcPr>
          <w:p w:rsidR="003A09E9" w:rsidDel="00510526" w:rsidRDefault="003A09E9" w:rsidP="0071249C">
            <w:pPr>
              <w:pStyle w:val="Normal2"/>
              <w:rPr>
                <w:del w:id="2094" w:author="Kathrin Eichler" w:date="2014-12-08T13:12:00Z"/>
              </w:rPr>
            </w:pPr>
            <w:del w:id="2095" w:author="Kathrin Eichler" w:date="2014-12-08T13:12:00Z">
              <w:r w:rsidDel="00510526">
                <w:delText>GS</w:delText>
              </w:r>
              <w:bookmarkStart w:id="2096" w:name="_Toc405810148"/>
              <w:bookmarkEnd w:id="2096"/>
            </w:del>
          </w:p>
        </w:tc>
        <w:tc>
          <w:tcPr>
            <w:tcW w:w="1672" w:type="dxa"/>
            <w:shd w:val="clear" w:color="auto" w:fill="auto"/>
          </w:tcPr>
          <w:p w:rsidR="003A09E9" w:rsidDel="00510526" w:rsidRDefault="009C20B3" w:rsidP="0071249C">
            <w:pPr>
              <w:pStyle w:val="Normal2"/>
              <w:rPr>
                <w:del w:id="2097" w:author="Kathrin Eichler" w:date="2014-12-08T13:12:00Z"/>
              </w:rPr>
            </w:pPr>
            <w:del w:id="2098" w:author="Kathrin Eichler" w:date="2014-12-08T13:12:00Z">
              <w:r w:rsidDel="00510526">
                <w:delText>A</w:delText>
              </w:r>
              <w:r w:rsidR="003A09E9" w:rsidDel="00510526">
                <w:delText>dv</w:delText>
              </w:r>
              <w:bookmarkStart w:id="2099" w:name="_Toc405810149"/>
              <w:bookmarkEnd w:id="2099"/>
            </w:del>
          </w:p>
        </w:tc>
        <w:tc>
          <w:tcPr>
            <w:tcW w:w="1210" w:type="dxa"/>
            <w:shd w:val="clear" w:color="auto" w:fill="auto"/>
          </w:tcPr>
          <w:p w:rsidR="003A09E9" w:rsidDel="00510526" w:rsidRDefault="003A09E9" w:rsidP="0071249C">
            <w:pPr>
              <w:pStyle w:val="Normal2"/>
              <w:rPr>
                <w:del w:id="2100" w:author="Kathrin Eichler" w:date="2014-12-08T13:12:00Z"/>
              </w:rPr>
            </w:pPr>
            <w:del w:id="2101" w:author="Kathrin Eichler" w:date="2014-12-08T13:12:00Z">
              <w:r w:rsidDel="00510526">
                <w:delText>0.1428</w:delText>
              </w:r>
              <w:bookmarkStart w:id="2102" w:name="_Toc405810150"/>
              <w:bookmarkEnd w:id="2102"/>
            </w:del>
          </w:p>
        </w:tc>
        <w:tc>
          <w:tcPr>
            <w:tcW w:w="1210" w:type="dxa"/>
            <w:shd w:val="clear" w:color="auto" w:fill="auto"/>
          </w:tcPr>
          <w:p w:rsidR="003A09E9" w:rsidDel="00510526" w:rsidRDefault="003A09E9" w:rsidP="0071249C">
            <w:pPr>
              <w:pStyle w:val="Normal2"/>
              <w:rPr>
                <w:del w:id="2103" w:author="Kathrin Eichler" w:date="2014-12-08T13:12:00Z"/>
              </w:rPr>
            </w:pPr>
            <w:del w:id="2104" w:author="Kathrin Eichler" w:date="2014-12-08T13:12:00Z">
              <w:r w:rsidDel="00510526">
                <w:delText>0.3176</w:delText>
              </w:r>
              <w:bookmarkStart w:id="2105" w:name="_Toc405810151"/>
              <w:bookmarkEnd w:id="2105"/>
            </w:del>
          </w:p>
        </w:tc>
        <w:tc>
          <w:tcPr>
            <w:tcW w:w="1210" w:type="dxa"/>
            <w:shd w:val="clear" w:color="auto" w:fill="auto"/>
          </w:tcPr>
          <w:p w:rsidR="003A09E9" w:rsidDel="00510526" w:rsidRDefault="003A09E9" w:rsidP="0071249C">
            <w:pPr>
              <w:pStyle w:val="Normal2"/>
              <w:rPr>
                <w:del w:id="2106" w:author="Kathrin Eichler" w:date="2014-12-08T13:12:00Z"/>
              </w:rPr>
            </w:pPr>
            <w:del w:id="2107" w:author="Kathrin Eichler" w:date="2014-12-08T13:12:00Z">
              <w:r w:rsidDel="00510526">
                <w:delText>0.197</w:delText>
              </w:r>
              <w:bookmarkStart w:id="2108" w:name="_Toc405810152"/>
              <w:bookmarkEnd w:id="2108"/>
            </w:del>
          </w:p>
        </w:tc>
        <w:bookmarkStart w:id="2109" w:name="_Toc405810153"/>
        <w:bookmarkEnd w:id="2109"/>
      </w:tr>
      <w:tr w:rsidR="003A09E9" w:rsidDel="00510526" w:rsidTr="005F28BE">
        <w:trPr>
          <w:del w:id="2110" w:author="Kathrin Eichler" w:date="2014-12-08T13:12:00Z"/>
        </w:trPr>
        <w:tc>
          <w:tcPr>
            <w:tcW w:w="806" w:type="dxa"/>
            <w:shd w:val="clear" w:color="auto" w:fill="auto"/>
          </w:tcPr>
          <w:p w:rsidR="003A09E9" w:rsidDel="00510526" w:rsidRDefault="003A09E9" w:rsidP="0071249C">
            <w:pPr>
              <w:pStyle w:val="Normal2"/>
              <w:rPr>
                <w:del w:id="2111" w:author="Kathrin Eichler" w:date="2014-12-08T13:12:00Z"/>
              </w:rPr>
            </w:pPr>
            <w:bookmarkStart w:id="2112" w:name="_Toc405810154"/>
            <w:bookmarkEnd w:id="2112"/>
          </w:p>
        </w:tc>
        <w:tc>
          <w:tcPr>
            <w:tcW w:w="1672" w:type="dxa"/>
            <w:shd w:val="clear" w:color="auto" w:fill="auto"/>
          </w:tcPr>
          <w:p w:rsidR="003A09E9" w:rsidDel="00510526" w:rsidRDefault="003A09E9" w:rsidP="0071249C">
            <w:pPr>
              <w:pStyle w:val="Normal2"/>
              <w:rPr>
                <w:del w:id="2113" w:author="Kathrin Eichler" w:date="2014-12-08T13:12:00Z"/>
              </w:rPr>
            </w:pPr>
            <w:del w:id="2114" w:author="Kathrin Eichler" w:date="2014-12-08T13:12:00Z">
              <w:r w:rsidDel="00510526">
                <w:delText>adv, adj</w:delText>
              </w:r>
              <w:bookmarkStart w:id="2115" w:name="_Toc405810155"/>
              <w:bookmarkEnd w:id="2115"/>
            </w:del>
          </w:p>
        </w:tc>
        <w:tc>
          <w:tcPr>
            <w:tcW w:w="1210" w:type="dxa"/>
            <w:shd w:val="clear" w:color="auto" w:fill="auto"/>
          </w:tcPr>
          <w:p w:rsidR="003A09E9" w:rsidDel="00510526" w:rsidRDefault="003A09E9" w:rsidP="0071249C">
            <w:pPr>
              <w:pStyle w:val="Normal2"/>
              <w:rPr>
                <w:del w:id="2116" w:author="Kathrin Eichler" w:date="2014-12-08T13:12:00Z"/>
              </w:rPr>
            </w:pPr>
            <w:del w:id="2117" w:author="Kathrin Eichler" w:date="2014-12-08T13:12:00Z">
              <w:r w:rsidDel="00510526">
                <w:delText>0.2272</w:delText>
              </w:r>
              <w:bookmarkStart w:id="2118" w:name="_Toc405810156"/>
              <w:bookmarkEnd w:id="2118"/>
            </w:del>
          </w:p>
        </w:tc>
        <w:tc>
          <w:tcPr>
            <w:tcW w:w="1210" w:type="dxa"/>
            <w:shd w:val="clear" w:color="auto" w:fill="auto"/>
          </w:tcPr>
          <w:p w:rsidR="003A09E9" w:rsidDel="00510526" w:rsidRDefault="003A09E9" w:rsidP="0071249C">
            <w:pPr>
              <w:pStyle w:val="Normal2"/>
              <w:rPr>
                <w:del w:id="2119" w:author="Kathrin Eichler" w:date="2014-12-08T13:12:00Z"/>
              </w:rPr>
            </w:pPr>
            <w:del w:id="2120" w:author="Kathrin Eichler" w:date="2014-12-08T13:12:00Z">
              <w:r w:rsidDel="00510526">
                <w:delText>0.1854</w:delText>
              </w:r>
              <w:bookmarkStart w:id="2121" w:name="_Toc405810157"/>
              <w:bookmarkEnd w:id="2121"/>
            </w:del>
          </w:p>
        </w:tc>
        <w:tc>
          <w:tcPr>
            <w:tcW w:w="1210" w:type="dxa"/>
            <w:shd w:val="clear" w:color="auto" w:fill="auto"/>
          </w:tcPr>
          <w:p w:rsidR="003A09E9" w:rsidDel="00510526" w:rsidRDefault="003A09E9" w:rsidP="0071249C">
            <w:pPr>
              <w:pStyle w:val="Normal2"/>
              <w:rPr>
                <w:del w:id="2122" w:author="Kathrin Eichler" w:date="2014-12-08T13:12:00Z"/>
              </w:rPr>
            </w:pPr>
            <w:del w:id="2123" w:author="Kathrin Eichler" w:date="2014-12-08T13:12:00Z">
              <w:r w:rsidDel="00510526">
                <w:delText>0.2042</w:delText>
              </w:r>
              <w:bookmarkStart w:id="2124" w:name="_Toc405810158"/>
              <w:bookmarkEnd w:id="2124"/>
            </w:del>
          </w:p>
        </w:tc>
        <w:bookmarkStart w:id="2125" w:name="_Toc405810159"/>
        <w:bookmarkEnd w:id="2125"/>
      </w:tr>
      <w:tr w:rsidR="003A09E9" w:rsidDel="00510526" w:rsidTr="005F28BE">
        <w:trPr>
          <w:del w:id="2126" w:author="Kathrin Eichler" w:date="2014-12-08T13:12:00Z"/>
        </w:trPr>
        <w:tc>
          <w:tcPr>
            <w:tcW w:w="806" w:type="dxa"/>
            <w:shd w:val="clear" w:color="auto" w:fill="auto"/>
          </w:tcPr>
          <w:p w:rsidR="003A09E9" w:rsidDel="00510526" w:rsidRDefault="003A09E9" w:rsidP="0071249C">
            <w:pPr>
              <w:pStyle w:val="Normal2"/>
              <w:rPr>
                <w:del w:id="2127" w:author="Kathrin Eichler" w:date="2014-12-08T13:12:00Z"/>
              </w:rPr>
            </w:pPr>
            <w:bookmarkStart w:id="2128" w:name="_Toc405810160"/>
            <w:bookmarkEnd w:id="2128"/>
          </w:p>
        </w:tc>
        <w:tc>
          <w:tcPr>
            <w:tcW w:w="1672" w:type="dxa"/>
            <w:shd w:val="clear" w:color="auto" w:fill="auto"/>
          </w:tcPr>
          <w:p w:rsidR="003A09E9" w:rsidDel="00510526" w:rsidRDefault="003A09E9" w:rsidP="0071249C">
            <w:pPr>
              <w:pStyle w:val="Normal2"/>
              <w:rPr>
                <w:del w:id="2129" w:author="Kathrin Eichler" w:date="2014-12-08T13:12:00Z"/>
              </w:rPr>
            </w:pPr>
            <w:del w:id="2130" w:author="Kathrin Eichler" w:date="2014-12-08T13:12:00Z">
              <w:r w:rsidDel="00510526">
                <w:delText>adv, adj, pp</w:delText>
              </w:r>
              <w:bookmarkStart w:id="2131" w:name="_Toc405810161"/>
              <w:bookmarkEnd w:id="2131"/>
            </w:del>
          </w:p>
        </w:tc>
        <w:tc>
          <w:tcPr>
            <w:tcW w:w="1210" w:type="dxa"/>
            <w:shd w:val="clear" w:color="auto" w:fill="auto"/>
          </w:tcPr>
          <w:p w:rsidR="003A09E9" w:rsidDel="00510526" w:rsidRDefault="003A09E9" w:rsidP="0071249C">
            <w:pPr>
              <w:pStyle w:val="Normal2"/>
              <w:rPr>
                <w:del w:id="2132" w:author="Kathrin Eichler" w:date="2014-12-08T13:12:00Z"/>
              </w:rPr>
            </w:pPr>
            <w:del w:id="2133" w:author="Kathrin Eichler" w:date="2014-12-08T13:12:00Z">
              <w:r w:rsidDel="00510526">
                <w:delText>0.7857</w:delText>
              </w:r>
              <w:bookmarkStart w:id="2134" w:name="_Toc405810162"/>
              <w:bookmarkEnd w:id="2134"/>
            </w:del>
          </w:p>
        </w:tc>
        <w:tc>
          <w:tcPr>
            <w:tcW w:w="1210" w:type="dxa"/>
            <w:shd w:val="clear" w:color="auto" w:fill="auto"/>
          </w:tcPr>
          <w:p w:rsidR="003A09E9" w:rsidDel="00510526" w:rsidRDefault="003A09E9" w:rsidP="0071249C">
            <w:pPr>
              <w:pStyle w:val="Normal2"/>
              <w:rPr>
                <w:del w:id="2135" w:author="Kathrin Eichler" w:date="2014-12-08T13:12:00Z"/>
              </w:rPr>
            </w:pPr>
            <w:del w:id="2136" w:author="Kathrin Eichler" w:date="2014-12-08T13:12:00Z">
              <w:r w:rsidDel="00510526">
                <w:delText>0.3028</w:delText>
              </w:r>
              <w:bookmarkStart w:id="2137" w:name="_Toc405810163"/>
              <w:bookmarkEnd w:id="2137"/>
            </w:del>
          </w:p>
        </w:tc>
        <w:tc>
          <w:tcPr>
            <w:tcW w:w="1210" w:type="dxa"/>
            <w:shd w:val="clear" w:color="auto" w:fill="auto"/>
          </w:tcPr>
          <w:p w:rsidR="003A09E9" w:rsidDel="00510526" w:rsidRDefault="003A09E9" w:rsidP="0071249C">
            <w:pPr>
              <w:pStyle w:val="Normal2"/>
              <w:rPr>
                <w:del w:id="2138" w:author="Kathrin Eichler" w:date="2014-12-08T13:12:00Z"/>
              </w:rPr>
            </w:pPr>
            <w:del w:id="2139" w:author="Kathrin Eichler" w:date="2014-12-08T13:12:00Z">
              <w:r w:rsidDel="00510526">
                <w:delText>0.4372</w:delText>
              </w:r>
              <w:bookmarkStart w:id="2140" w:name="_Toc405810164"/>
              <w:bookmarkEnd w:id="2140"/>
            </w:del>
          </w:p>
        </w:tc>
        <w:bookmarkStart w:id="2141" w:name="_Toc405810165"/>
        <w:bookmarkEnd w:id="2141"/>
      </w:tr>
      <w:tr w:rsidR="003A09E9" w:rsidDel="00510526" w:rsidTr="005F28BE">
        <w:trPr>
          <w:del w:id="2142" w:author="Kathrin Eichler" w:date="2014-12-08T13:12:00Z"/>
        </w:trPr>
        <w:tc>
          <w:tcPr>
            <w:tcW w:w="806" w:type="dxa"/>
            <w:shd w:val="clear" w:color="auto" w:fill="auto"/>
          </w:tcPr>
          <w:p w:rsidR="003A09E9" w:rsidDel="00510526" w:rsidRDefault="003A09E9" w:rsidP="0071249C">
            <w:pPr>
              <w:pStyle w:val="Normal2"/>
              <w:rPr>
                <w:del w:id="2143" w:author="Kathrin Eichler" w:date="2014-12-08T13:12:00Z"/>
              </w:rPr>
            </w:pPr>
            <w:bookmarkStart w:id="2144" w:name="_Toc405810166"/>
            <w:bookmarkEnd w:id="2144"/>
          </w:p>
        </w:tc>
        <w:tc>
          <w:tcPr>
            <w:tcW w:w="1672" w:type="dxa"/>
            <w:shd w:val="clear" w:color="auto" w:fill="auto"/>
          </w:tcPr>
          <w:p w:rsidR="003A09E9" w:rsidDel="00510526" w:rsidRDefault="003A09E9" w:rsidP="0071249C">
            <w:pPr>
              <w:pStyle w:val="Normal2"/>
              <w:rPr>
                <w:del w:id="2145" w:author="Kathrin Eichler" w:date="2014-12-08T13:12:00Z"/>
              </w:rPr>
            </w:pPr>
            <w:del w:id="2146" w:author="Kathrin Eichler" w:date="2014-12-08T13:12:00Z">
              <w:r w:rsidDel="00510526">
                <w:delText>adv, adj, pp, -neg</w:delText>
              </w:r>
              <w:bookmarkStart w:id="2147" w:name="_Toc405810167"/>
              <w:bookmarkEnd w:id="2147"/>
            </w:del>
          </w:p>
        </w:tc>
        <w:tc>
          <w:tcPr>
            <w:tcW w:w="1210" w:type="dxa"/>
            <w:shd w:val="clear" w:color="auto" w:fill="auto"/>
          </w:tcPr>
          <w:p w:rsidR="003A09E9" w:rsidDel="00510526" w:rsidRDefault="003A09E9" w:rsidP="0071249C">
            <w:pPr>
              <w:pStyle w:val="Normal2"/>
              <w:rPr>
                <w:del w:id="2148" w:author="Kathrin Eichler" w:date="2014-12-08T13:12:00Z"/>
              </w:rPr>
            </w:pPr>
            <w:del w:id="2149" w:author="Kathrin Eichler" w:date="2014-12-08T13:12:00Z">
              <w:r w:rsidDel="00510526">
                <w:delText>0.7678</w:delText>
              </w:r>
              <w:bookmarkStart w:id="2150" w:name="_Toc405810168"/>
              <w:bookmarkEnd w:id="2150"/>
            </w:del>
          </w:p>
        </w:tc>
        <w:tc>
          <w:tcPr>
            <w:tcW w:w="1210" w:type="dxa"/>
            <w:shd w:val="clear" w:color="auto" w:fill="auto"/>
          </w:tcPr>
          <w:p w:rsidR="003A09E9" w:rsidDel="00510526" w:rsidRDefault="003A09E9" w:rsidP="0071249C">
            <w:pPr>
              <w:pStyle w:val="Normal2"/>
              <w:rPr>
                <w:del w:id="2151" w:author="Kathrin Eichler" w:date="2014-12-08T13:12:00Z"/>
              </w:rPr>
            </w:pPr>
            <w:del w:id="2152" w:author="Kathrin Eichler" w:date="2014-12-08T13:12:00Z">
              <w:r w:rsidDel="00510526">
                <w:delText>0.3122</w:delText>
              </w:r>
              <w:bookmarkStart w:id="2153" w:name="_Toc405810169"/>
              <w:bookmarkEnd w:id="2153"/>
            </w:del>
          </w:p>
        </w:tc>
        <w:tc>
          <w:tcPr>
            <w:tcW w:w="1210" w:type="dxa"/>
            <w:shd w:val="clear" w:color="auto" w:fill="auto"/>
          </w:tcPr>
          <w:p w:rsidR="003A09E9" w:rsidDel="00510526" w:rsidRDefault="003A09E9" w:rsidP="0071249C">
            <w:pPr>
              <w:pStyle w:val="Normal2"/>
              <w:rPr>
                <w:del w:id="2154" w:author="Kathrin Eichler" w:date="2014-12-08T13:12:00Z"/>
              </w:rPr>
            </w:pPr>
            <w:del w:id="2155" w:author="Kathrin Eichler" w:date="2014-12-08T13:12:00Z">
              <w:r w:rsidDel="00510526">
                <w:delText>0.4439</w:delText>
              </w:r>
              <w:bookmarkStart w:id="2156" w:name="_Toc405810170"/>
              <w:bookmarkEnd w:id="2156"/>
            </w:del>
          </w:p>
        </w:tc>
        <w:bookmarkStart w:id="2157" w:name="_Toc405810171"/>
        <w:bookmarkEnd w:id="2157"/>
      </w:tr>
    </w:tbl>
    <w:p w:rsidR="0040134E" w:rsidRDefault="00B04693" w:rsidP="00F16E90">
      <w:pPr>
        <w:pStyle w:val="berschrift3"/>
      </w:pPr>
      <w:bookmarkStart w:id="2158" w:name="_Toc405810172"/>
      <w:r>
        <w:rPr>
          <w:lang w:bidi="he-IL"/>
        </w:rPr>
        <w:t>Graph Merging</w:t>
      </w:r>
      <w:r w:rsidR="00E601DE">
        <w:rPr>
          <w:lang w:bidi="he-IL"/>
        </w:rPr>
        <w:t xml:space="preserve"> </w:t>
      </w:r>
      <w:r w:rsidR="00EA7FD2">
        <w:rPr>
          <w:lang w:bidi="he-IL"/>
        </w:rPr>
        <w:t>and Optimization</w:t>
      </w:r>
      <w:bookmarkEnd w:id="2158"/>
    </w:p>
    <w:p w:rsidR="00EA1DB6" w:rsidRDefault="00EA1DB6" w:rsidP="0071249C">
      <w:pPr>
        <w:pStyle w:val="Normal2"/>
        <w:rPr>
          <w:lang w:bidi="he-IL"/>
        </w:rPr>
      </w:pPr>
      <w:r>
        <w:rPr>
          <w:lang w:bidi="he-IL"/>
        </w:rPr>
        <w:t xml:space="preserve">Following the evaluation of EDA configurations (see above) below we report the results of the best-performing P1EDA for graph construction. The evaluations were performed using the datasets described above:   </w:t>
      </w:r>
    </w:p>
    <w:p w:rsidR="006064C3" w:rsidRPr="00200D7F" w:rsidRDefault="00EA1DB6" w:rsidP="0071249C">
      <w:pPr>
        <w:pStyle w:val="Normal2"/>
        <w:numPr>
          <w:ilvl w:val="0"/>
          <w:numId w:val="100"/>
        </w:numPr>
        <w:rPr>
          <w:lang w:bidi="he-IL"/>
        </w:rPr>
      </w:pPr>
      <w:r w:rsidRPr="00200D7F">
        <w:rPr>
          <w:lang w:bidi="he-IL"/>
        </w:rPr>
        <w:t>NICE (English): 17 clusters in development set, 12 clusters in test set</w:t>
      </w:r>
    </w:p>
    <w:p w:rsidR="00EA1DB6" w:rsidRDefault="00EA1DB6" w:rsidP="0071249C">
      <w:pPr>
        <w:pStyle w:val="Normal2"/>
        <w:numPr>
          <w:ilvl w:val="0"/>
          <w:numId w:val="100"/>
        </w:numPr>
        <w:rPr>
          <w:lang w:bidi="he-IL"/>
        </w:rPr>
      </w:pPr>
      <w:r w:rsidRPr="00200D7F">
        <w:rPr>
          <w:lang w:bidi="he-IL"/>
        </w:rPr>
        <w:t>ALMA (Italian): 11 clusters in development set, 7 clusters in test set</w:t>
      </w:r>
    </w:p>
    <w:p w:rsidR="007D4DDA" w:rsidRDefault="0005216C" w:rsidP="0071249C">
      <w:pPr>
        <w:pStyle w:val="Normal2"/>
        <w:rPr>
          <w:lang w:bidi="he-IL"/>
        </w:rPr>
      </w:pPr>
      <w:r>
        <w:rPr>
          <w:lang w:bidi="he-IL"/>
        </w:rPr>
        <w:t>Clusters from the d</w:t>
      </w:r>
      <w:r w:rsidR="00EA1DB6">
        <w:rPr>
          <w:lang w:bidi="he-IL"/>
        </w:rPr>
        <w:t>evelopment set</w:t>
      </w:r>
      <w:r w:rsidR="00862E74">
        <w:rPr>
          <w:lang w:bidi="he-IL"/>
        </w:rPr>
        <w:t xml:space="preserve"> </w:t>
      </w:r>
      <w:r w:rsidR="007D4DDA">
        <w:rPr>
          <w:lang w:bidi="he-IL"/>
        </w:rPr>
        <w:t xml:space="preserve">were </w:t>
      </w:r>
      <w:r w:rsidR="00862E74">
        <w:rPr>
          <w:lang w:bidi="he-IL"/>
        </w:rPr>
        <w:t xml:space="preserve">used to generate training data for the EDA. </w:t>
      </w:r>
      <w:r w:rsidR="00176936">
        <w:rPr>
          <w:lang w:bidi="he-IL"/>
        </w:rPr>
        <w:t>To co</w:t>
      </w:r>
      <w:r w:rsidR="00176936">
        <w:rPr>
          <w:lang w:bidi="he-IL"/>
        </w:rPr>
        <w:t>n</w:t>
      </w:r>
      <w:r w:rsidR="00176936">
        <w:rPr>
          <w:lang w:bidi="he-IL"/>
        </w:rPr>
        <w:t>struct the training data we used all the inter-fragment edges in the development set as pos</w:t>
      </w:r>
      <w:r w:rsidR="00176936">
        <w:rPr>
          <w:lang w:bidi="he-IL"/>
        </w:rPr>
        <w:t>i</w:t>
      </w:r>
      <w:r w:rsidR="00176936">
        <w:rPr>
          <w:lang w:bidi="he-IL"/>
        </w:rPr>
        <w:t>tive (entailing) examples, and a similar amount of randomly selected node pairs for which there was no edge in the dataset as negative (non-entailing) examples. Such ‘balanced’ trai</w:t>
      </w:r>
      <w:r w:rsidR="00176936">
        <w:rPr>
          <w:lang w:bidi="he-IL"/>
        </w:rPr>
        <w:t>n</w:t>
      </w:r>
      <w:r w:rsidR="00176936">
        <w:rPr>
          <w:lang w:bidi="he-IL"/>
        </w:rPr>
        <w:t>ing set construction showed better results than using all available positive (edge) and neg</w:t>
      </w:r>
      <w:r w:rsidR="00176936">
        <w:rPr>
          <w:lang w:bidi="he-IL"/>
        </w:rPr>
        <w:t>a</w:t>
      </w:r>
      <w:r w:rsidR="00176936">
        <w:rPr>
          <w:lang w:bidi="he-IL"/>
        </w:rPr>
        <w:t>tive (no-edge) examples in our preliminary experiments over the development set.</w:t>
      </w:r>
    </w:p>
    <w:p w:rsidR="007D4DDA" w:rsidRDefault="007D4DDA" w:rsidP="0071249C">
      <w:pPr>
        <w:pStyle w:val="Normal2"/>
        <w:rPr>
          <w:lang w:bidi="he-IL"/>
        </w:rPr>
      </w:pPr>
      <w:r>
        <w:rPr>
          <w:lang w:bidi="he-IL"/>
        </w:rPr>
        <w:t>Then, we applied merging and optimization procedures to construct entailments graphs for each of the clusters in the test set</w:t>
      </w:r>
      <w:r w:rsidR="00B24407">
        <w:rPr>
          <w:lang w:bidi="he-IL"/>
        </w:rPr>
        <w:t>. Gold-standard fragment graphs we used as input</w:t>
      </w:r>
      <w:r w:rsidR="006342A8">
        <w:rPr>
          <w:lang w:bidi="he-IL"/>
        </w:rPr>
        <w:t>.</w:t>
      </w:r>
      <w:r>
        <w:rPr>
          <w:lang w:bidi="he-IL"/>
        </w:rPr>
        <w:t xml:space="preserve"> </w:t>
      </w:r>
      <w:r w:rsidR="00B24407">
        <w:rPr>
          <w:lang w:bidi="he-IL"/>
        </w:rPr>
        <w:t xml:space="preserve">We </w:t>
      </w:r>
      <w:r>
        <w:rPr>
          <w:lang w:bidi="he-IL"/>
        </w:rPr>
        <w:t>evaluated the resulting graphs</w:t>
      </w:r>
      <w:r w:rsidR="00B24407">
        <w:rPr>
          <w:lang w:bidi="he-IL"/>
        </w:rPr>
        <w:t xml:space="preserve"> and</w:t>
      </w:r>
      <w:r>
        <w:rPr>
          <w:lang w:bidi="he-IL"/>
        </w:rPr>
        <w:t xml:space="preserve"> report macro-averaged results across the clusters of the test set.</w:t>
      </w:r>
    </w:p>
    <w:p w:rsidR="003C61C1" w:rsidRDefault="003C61C1" w:rsidP="0071249C">
      <w:pPr>
        <w:pStyle w:val="Normal2"/>
        <w:rPr>
          <w:lang w:bidi="he-IL"/>
        </w:rPr>
      </w:pPr>
    </w:p>
    <w:p w:rsidR="003C61C1" w:rsidRDefault="003C61C1" w:rsidP="0071249C">
      <w:pPr>
        <w:pStyle w:val="Normal2"/>
        <w:rPr>
          <w:lang w:bidi="he-IL"/>
        </w:rPr>
      </w:pPr>
      <w:r>
        <w:rPr>
          <w:lang w:bidi="he-IL"/>
        </w:rPr>
        <w:t xml:space="preserve">The table below compares </w:t>
      </w:r>
      <w:r w:rsidR="00D92DB7">
        <w:rPr>
          <w:lang w:bidi="he-IL"/>
        </w:rPr>
        <w:t xml:space="preserve">the performance of the </w:t>
      </w:r>
      <w:proofErr w:type="spellStart"/>
      <w:r w:rsidR="00D92DB7">
        <w:rPr>
          <w:lang w:bidi="he-IL"/>
        </w:rPr>
        <w:t>AllPairsGraphMerger</w:t>
      </w:r>
      <w:proofErr w:type="spellEnd"/>
      <w:r w:rsidR="00D92DB7">
        <w:rPr>
          <w:lang w:bidi="he-IL"/>
        </w:rPr>
        <w:t xml:space="preserve"> (</w:t>
      </w:r>
      <w:r w:rsidR="00D92DB7" w:rsidRPr="0023421C">
        <w:rPr>
          <w:i/>
          <w:iCs/>
          <w:lang w:bidi="he-IL"/>
        </w:rPr>
        <w:t>All-pairs</w:t>
      </w:r>
      <w:r w:rsidR="00D92DB7">
        <w:rPr>
          <w:lang w:bidi="he-IL"/>
        </w:rPr>
        <w:t xml:space="preserve">) and the </w:t>
      </w:r>
      <w:proofErr w:type="spellStart"/>
      <w:r w:rsidR="00D92DB7">
        <w:rPr>
          <w:lang w:bidi="he-IL"/>
        </w:rPr>
        <w:t>StructureBasedGraphMerger</w:t>
      </w:r>
      <w:proofErr w:type="spellEnd"/>
      <w:r w:rsidR="00C14C35">
        <w:rPr>
          <w:lang w:bidi="he-IL"/>
        </w:rPr>
        <w:t xml:space="preserve"> (</w:t>
      </w:r>
      <w:proofErr w:type="spellStart"/>
      <w:r w:rsidR="00C14C35" w:rsidRPr="0023421C">
        <w:rPr>
          <w:i/>
          <w:iCs/>
          <w:lang w:bidi="he-IL"/>
        </w:rPr>
        <w:t>Str</w:t>
      </w:r>
      <w:proofErr w:type="spellEnd"/>
      <w:r w:rsidR="00C14C35" w:rsidRPr="0023421C">
        <w:rPr>
          <w:i/>
          <w:iCs/>
          <w:lang w:bidi="he-IL"/>
        </w:rPr>
        <w:t>-based</w:t>
      </w:r>
      <w:r w:rsidR="00C14C35">
        <w:rPr>
          <w:lang w:bidi="he-IL"/>
        </w:rPr>
        <w:t>). In this evaluation fragment graph edges were e</w:t>
      </w:r>
      <w:r w:rsidR="00C14C35">
        <w:rPr>
          <w:lang w:bidi="he-IL"/>
        </w:rPr>
        <w:t>x</w:t>
      </w:r>
      <w:r w:rsidR="00C14C35">
        <w:rPr>
          <w:lang w:bidi="he-IL"/>
        </w:rPr>
        <w:t xml:space="preserve">cluded from the calculation, since they are given as input. We see that </w:t>
      </w:r>
      <w:proofErr w:type="spellStart"/>
      <w:r w:rsidR="00C14C35">
        <w:rPr>
          <w:lang w:bidi="he-IL"/>
        </w:rPr>
        <w:t>StructureBase</w:t>
      </w:r>
      <w:r w:rsidR="00C14C35">
        <w:rPr>
          <w:lang w:bidi="he-IL"/>
        </w:rPr>
        <w:t>d</w:t>
      </w:r>
      <w:r w:rsidR="00C14C35">
        <w:rPr>
          <w:lang w:bidi="he-IL"/>
        </w:rPr>
        <w:t>GraphMerger</w:t>
      </w:r>
      <w:proofErr w:type="spellEnd"/>
      <w:r w:rsidR="00C14C35">
        <w:rPr>
          <w:lang w:bidi="he-IL"/>
        </w:rPr>
        <w:t xml:space="preserve"> indeed allows considerably reducing the number of EDA calls, while outpe</w:t>
      </w:r>
      <w:r w:rsidR="00C14C35">
        <w:rPr>
          <w:lang w:bidi="he-IL"/>
        </w:rPr>
        <w:t>r</w:t>
      </w:r>
      <w:r w:rsidR="00C14C35">
        <w:rPr>
          <w:lang w:bidi="he-IL"/>
        </w:rPr>
        <w:t xml:space="preserve">forming the </w:t>
      </w:r>
      <w:proofErr w:type="spellStart"/>
      <w:r w:rsidR="00C14C35">
        <w:rPr>
          <w:lang w:bidi="he-IL"/>
        </w:rPr>
        <w:t>AllPairsGraphMerger</w:t>
      </w:r>
      <w:proofErr w:type="spellEnd"/>
      <w:r w:rsidR="00B94D29">
        <w:rPr>
          <w:rStyle w:val="Funotenzeichen"/>
          <w:lang w:bidi="he-IL"/>
        </w:rPr>
        <w:footnoteReference w:id="3"/>
      </w:r>
      <w:r w:rsidR="00C14C35">
        <w:rPr>
          <w:lang w:bidi="he-IL"/>
        </w:rPr>
        <w:t>.</w:t>
      </w:r>
    </w:p>
    <w:p w:rsidR="003C61C1" w:rsidRDefault="00862E74" w:rsidP="0071249C">
      <w:pPr>
        <w:pStyle w:val="Normal2"/>
        <w:rPr>
          <w:lang w:bidi="he-IL"/>
        </w:rPr>
      </w:pPr>
      <w:r>
        <w:rPr>
          <w:lang w:bidi="he-IL"/>
        </w:rPr>
        <w:t xml:space="preserve"> </w:t>
      </w:r>
    </w:p>
    <w:tbl>
      <w:tblPr>
        <w:tblW w:w="7210" w:type="dxa"/>
        <w:jc w:val="center"/>
        <w:tblCellMar>
          <w:left w:w="0" w:type="dxa"/>
          <w:right w:w="0" w:type="dxa"/>
        </w:tblCellMar>
        <w:tblLook w:val="0600" w:firstRow="0" w:lastRow="0" w:firstColumn="0" w:lastColumn="0" w:noHBand="1" w:noVBand="1"/>
      </w:tblPr>
      <w:tblGrid>
        <w:gridCol w:w="866"/>
        <w:gridCol w:w="80"/>
        <w:gridCol w:w="968"/>
        <w:gridCol w:w="1060"/>
        <w:gridCol w:w="100"/>
        <w:gridCol w:w="968"/>
        <w:gridCol w:w="1060"/>
        <w:gridCol w:w="80"/>
        <w:gridCol w:w="968"/>
        <w:gridCol w:w="1060"/>
      </w:tblGrid>
      <w:tr w:rsidR="003C61C1" w:rsidRPr="003C61C1" w:rsidTr="0023421C">
        <w:trPr>
          <w:trHeight w:val="315"/>
          <w:jc w:val="center"/>
        </w:trPr>
        <w:tc>
          <w:tcPr>
            <w:tcW w:w="866"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Pr>
                <w:lang w:bidi="he-IL"/>
              </w:rPr>
              <w:t>Dataset</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F1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Accuracy</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EDA calls</w:t>
            </w:r>
          </w:p>
        </w:tc>
      </w:tr>
      <w:tr w:rsidR="003C61C1" w:rsidRPr="003C61C1" w:rsidTr="0023421C">
        <w:trPr>
          <w:trHeight w:val="315"/>
          <w:jc w:val="center"/>
        </w:trPr>
        <w:tc>
          <w:tcPr>
            <w:tcW w:w="866" w:type="dxa"/>
            <w:vMerge/>
            <w:tcBorders>
              <w:top w:val="single" w:sz="6" w:space="0" w:color="7D60A0"/>
              <w:left w:val="single" w:sz="6" w:space="0" w:color="7D60A0"/>
              <w:bottom w:val="single" w:sz="6" w:space="0" w:color="7D60A0"/>
              <w:right w:val="single" w:sz="6" w:space="0" w:color="7D60A0"/>
            </w:tcBorders>
            <w:vAlign w:val="center"/>
            <w:hideMark/>
          </w:tcPr>
          <w:p w:rsidR="003C61C1" w:rsidRPr="003C61C1" w:rsidRDefault="003C61C1" w:rsidP="0071249C">
            <w:pPr>
              <w:pStyle w:val="Normal2"/>
              <w:rPr>
                <w:lang w:bidi="he-IL"/>
              </w:rPr>
            </w:pP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r>
      <w:tr w:rsidR="003C61C1" w:rsidRPr="003C61C1" w:rsidTr="0023421C">
        <w:trPr>
          <w:trHeight w:val="315"/>
          <w:jc w:val="center"/>
        </w:trPr>
        <w:tc>
          <w:tcPr>
            <w:tcW w:w="866" w:type="dxa"/>
            <w:tcBorders>
              <w:top w:val="single" w:sz="6" w:space="0" w:color="7D60A0"/>
              <w:left w:val="single" w:sz="6" w:space="0" w:color="7D60A0"/>
              <w:bottom w:val="single" w:sz="6" w:space="0" w:color="7D60A0"/>
              <w:right w:val="single" w:sz="6" w:space="0" w:color="7D60A0"/>
            </w:tcBorders>
            <w:vAlign w:val="center"/>
          </w:tcPr>
          <w:p w:rsidR="003C61C1" w:rsidRPr="003C61C1" w:rsidRDefault="003C61C1" w:rsidP="0071249C">
            <w:pPr>
              <w:pStyle w:val="Normal2"/>
              <w:rPr>
                <w:lang w:bidi="he-IL"/>
              </w:rPr>
            </w:pPr>
            <w:r>
              <w:rPr>
                <w:lang w:bidi="he-IL"/>
              </w:rPr>
              <w:t>NICE</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0.58</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0.67</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0.72</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0.76</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7,510</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2,282</w:t>
            </w:r>
          </w:p>
        </w:tc>
      </w:tr>
      <w:tr w:rsidR="003C61C1" w:rsidRPr="003C61C1" w:rsidTr="0023421C">
        <w:trPr>
          <w:trHeight w:val="300"/>
          <w:jc w:val="center"/>
        </w:trPr>
        <w:tc>
          <w:tcPr>
            <w:tcW w:w="86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Pr>
                <w:lang w:bidi="he-IL"/>
              </w:rPr>
              <w:t>ALMA</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0.44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0.51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0.79</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0.84</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11,384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4,355</w:t>
            </w:r>
          </w:p>
        </w:tc>
      </w:tr>
    </w:tbl>
    <w:p w:rsidR="00EA1DB6" w:rsidRDefault="00EA1DB6" w:rsidP="0071249C">
      <w:pPr>
        <w:pStyle w:val="Normal2"/>
        <w:rPr>
          <w:lang w:bidi="he-IL"/>
        </w:rPr>
      </w:pPr>
    </w:p>
    <w:p w:rsidR="005F1720" w:rsidRDefault="005F1720" w:rsidP="0071249C">
      <w:pPr>
        <w:pStyle w:val="Normal2"/>
        <w:rPr>
          <w:lang w:bidi="he-IL"/>
        </w:rPr>
      </w:pPr>
      <w:r>
        <w:rPr>
          <w:lang w:bidi="he-IL"/>
        </w:rPr>
        <w:lastRenderedPageBreak/>
        <w:t>The tables below evaluate the quality of the final graphs</w:t>
      </w:r>
      <w:r w:rsidR="00851F17">
        <w:rPr>
          <w:lang w:bidi="he-IL"/>
        </w:rPr>
        <w:t xml:space="preserve"> (</w:t>
      </w:r>
      <w:r w:rsidR="00851F17" w:rsidRPr="0023421C">
        <w:rPr>
          <w:i/>
          <w:iCs/>
          <w:lang w:bidi="he-IL"/>
        </w:rPr>
        <w:t>Entailment graph</w:t>
      </w:r>
      <w:r w:rsidR="00851F17">
        <w:rPr>
          <w:lang w:bidi="he-IL"/>
        </w:rPr>
        <w:t>) obtained after merging and optimization</w:t>
      </w:r>
      <w:r>
        <w:rPr>
          <w:lang w:bidi="he-IL"/>
        </w:rPr>
        <w:t xml:space="preserve">, including the fragment graph edges. </w:t>
      </w:r>
      <w:r w:rsidR="00851F17">
        <w:rPr>
          <w:lang w:bidi="he-IL"/>
        </w:rPr>
        <w:t>This is compared to a graph, which only includes fragment graph edges given as input (</w:t>
      </w:r>
      <w:r w:rsidR="00851F17" w:rsidRPr="0023421C">
        <w:rPr>
          <w:i/>
          <w:iCs/>
          <w:lang w:bidi="he-IL"/>
        </w:rPr>
        <w:t>FG edges only</w:t>
      </w:r>
      <w:r w:rsidR="00851F17">
        <w:rPr>
          <w:lang w:bidi="he-IL"/>
        </w:rPr>
        <w:t>)</w:t>
      </w:r>
      <w:r w:rsidR="00E00387">
        <w:rPr>
          <w:lang w:bidi="he-IL"/>
        </w:rPr>
        <w:t>.</w:t>
      </w:r>
      <w:r w:rsidR="00851F17">
        <w:rPr>
          <w:lang w:bidi="he-IL"/>
        </w:rPr>
        <w:t xml:space="preserve">  </w:t>
      </w:r>
    </w:p>
    <w:p w:rsidR="00EA1DB6" w:rsidRDefault="00EA1DB6" w:rsidP="0071249C">
      <w:pPr>
        <w:pStyle w:val="Normal2"/>
        <w:rPr>
          <w:lang w:bidi="he-IL"/>
        </w:rPr>
      </w:pPr>
    </w:p>
    <w:tbl>
      <w:tblPr>
        <w:tblW w:w="8095" w:type="dxa"/>
        <w:jc w:val="center"/>
        <w:tblCellMar>
          <w:left w:w="0" w:type="dxa"/>
          <w:right w:w="0" w:type="dxa"/>
        </w:tblCellMar>
        <w:tblLook w:val="0600" w:firstRow="0" w:lastRow="0" w:firstColumn="0" w:lastColumn="0" w:noHBand="1" w:noVBand="1"/>
      </w:tblPr>
      <w:tblGrid>
        <w:gridCol w:w="919"/>
        <w:gridCol w:w="2557"/>
        <w:gridCol w:w="769"/>
        <w:gridCol w:w="770"/>
        <w:gridCol w:w="770"/>
        <w:gridCol w:w="770"/>
        <w:gridCol w:w="770"/>
        <w:gridCol w:w="770"/>
      </w:tblGrid>
      <w:tr w:rsidR="00C02338" w:rsidRPr="00C02338" w:rsidTr="0023421C">
        <w:trPr>
          <w:trHeight w:val="108"/>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Graph</w:t>
            </w:r>
          </w:p>
        </w:tc>
        <w:tc>
          <w:tcPr>
            <w:tcW w:w="2309"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proofErr w:type="spellStart"/>
            <w:r w:rsidRPr="00C02338">
              <w:rPr>
                <w:lang w:bidi="he-IL"/>
              </w:rPr>
              <w:t>Str</w:t>
            </w:r>
            <w:proofErr w:type="spellEnd"/>
            <w:r w:rsidRPr="00C02338">
              <w:rPr>
                <w:lang w:bidi="he-IL"/>
              </w:rPr>
              <w:t>-based merger</w:t>
            </w:r>
          </w:p>
        </w:tc>
        <w:tc>
          <w:tcPr>
            <w:tcW w:w="2310"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Global optimizer</w:t>
            </w:r>
          </w:p>
        </w:tc>
      </w:tr>
      <w:tr w:rsidR="00C02338" w:rsidRPr="00C02338" w:rsidTr="0023421C">
        <w:trPr>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r>
      <w:tr w:rsidR="0066664F" w:rsidRPr="00C02338" w:rsidTr="0023421C">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 xml:space="preserve"> </w:t>
            </w:r>
            <w:r w:rsidR="00C02338" w:rsidRPr="00C02338">
              <w:rPr>
                <w:lang w:bidi="he-IL"/>
              </w:rPr>
              <w:t>FG</w:t>
            </w:r>
            <w:r>
              <w:rPr>
                <w:lang w:bidi="he-IL"/>
              </w:rPr>
              <w:t xml:space="preserve"> </w:t>
            </w:r>
            <w:r w:rsidR="00C02338" w:rsidRPr="00C02338">
              <w:rPr>
                <w:lang w:bidi="he-IL"/>
              </w:rPr>
              <w:t>edges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r>
      <w:tr w:rsidR="0066664F"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 </w:t>
            </w:r>
            <w:r w:rsidR="00506C2E">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0.52</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0.61</w:t>
            </w:r>
          </w:p>
        </w:tc>
      </w:tr>
      <w:tr w:rsidR="00506C2E" w:rsidRPr="00C02338" w:rsidTr="0066664F">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Pr>
                <w:lang w:bidi="he-IL"/>
              </w:rPr>
              <w:t xml:space="preserve"> FG edges</w:t>
            </w:r>
            <w:r w:rsidRPr="00C02338">
              <w:rPr>
                <w:lang w:bidi="he-IL"/>
              </w:rPr>
              <w:t xml:space="preserve">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0.14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0.25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r>
      <w:tr w:rsidR="00506C2E"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506C2E" w:rsidRPr="00C02338" w:rsidRDefault="00506C2E"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 xml:space="preserve"> </w:t>
            </w:r>
            <w:r>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0.78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0.46</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0.80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0.60</w:t>
            </w:r>
          </w:p>
        </w:tc>
      </w:tr>
    </w:tbl>
    <w:p w:rsidR="00C02338" w:rsidRDefault="00C02338" w:rsidP="0071249C">
      <w:pPr>
        <w:pStyle w:val="Normal2"/>
        <w:rPr>
          <w:lang w:bidi="he-IL"/>
        </w:rPr>
      </w:pPr>
    </w:p>
    <w:tbl>
      <w:tblPr>
        <w:tblW w:w="8070" w:type="dxa"/>
        <w:tblInd w:w="450" w:type="dxa"/>
        <w:tblCellMar>
          <w:left w:w="0" w:type="dxa"/>
          <w:right w:w="0" w:type="dxa"/>
        </w:tblCellMar>
        <w:tblLook w:val="0600" w:firstRow="0" w:lastRow="0" w:firstColumn="0" w:lastColumn="0" w:noHBand="1" w:noVBand="1"/>
      </w:tblPr>
      <w:tblGrid>
        <w:gridCol w:w="919"/>
        <w:gridCol w:w="2557"/>
        <w:gridCol w:w="2326"/>
        <w:gridCol w:w="2268"/>
      </w:tblGrid>
      <w:tr w:rsidR="004D6BDF" w:rsidRPr="00C02338" w:rsidTr="0023421C">
        <w:trPr>
          <w:trHeight w:val="108"/>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right w:val="single" w:sz="6" w:space="0" w:color="7D60A0"/>
            </w:tcBorders>
            <w:vAlign w:val="center"/>
          </w:tcPr>
          <w:p w:rsidR="004D6BDF" w:rsidRPr="00C02338" w:rsidRDefault="004D6BDF" w:rsidP="0071249C">
            <w:pPr>
              <w:pStyle w:val="Normal2"/>
              <w:rPr>
                <w:lang w:bidi="he-IL"/>
              </w:rPr>
            </w:pPr>
            <w:r>
              <w:rPr>
                <w:lang w:bidi="he-IL"/>
              </w:rPr>
              <w:t>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proofErr w:type="spellStart"/>
            <w:r w:rsidRPr="00C02338">
              <w:rPr>
                <w:lang w:bidi="he-IL"/>
              </w:rPr>
              <w:t>Str</w:t>
            </w:r>
            <w:proofErr w:type="spellEnd"/>
            <w:r w:rsidRPr="00C02338">
              <w:rPr>
                <w:lang w:bidi="he-IL"/>
              </w:rPr>
              <w:t>-based merger</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Global optimizer</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vMerge/>
            <w:tcBorders>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w:t>
            </w:r>
            <w:r w:rsidRPr="00C02338">
              <w:rPr>
                <w:lang w:bidi="he-IL"/>
              </w:rPr>
              <w:t>FG</w:t>
            </w:r>
            <w:r>
              <w:rPr>
                <w:lang w:bidi="he-IL"/>
              </w:rPr>
              <w:t xml:space="preserve"> </w:t>
            </w:r>
            <w:r w:rsidRPr="00C02338">
              <w:rPr>
                <w:lang w:bidi="he-IL"/>
              </w:rPr>
              <w:t>edges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0.756</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0.764</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0.782</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FG edges</w:t>
            </w:r>
            <w:r w:rsidRPr="00C02338">
              <w:rPr>
                <w:lang w:bidi="he-IL"/>
              </w:rPr>
              <w:t xml:space="preserve">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0.933</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0.842</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0.941</w:t>
            </w:r>
          </w:p>
        </w:tc>
      </w:tr>
    </w:tbl>
    <w:p w:rsidR="00C02338" w:rsidRDefault="00C02338" w:rsidP="0071249C">
      <w:pPr>
        <w:pStyle w:val="Normal2"/>
        <w:rPr>
          <w:lang w:bidi="he-IL"/>
        </w:rPr>
      </w:pPr>
    </w:p>
    <w:p w:rsidR="00222723" w:rsidRDefault="00222723" w:rsidP="0071249C">
      <w:pPr>
        <w:pStyle w:val="Normal2"/>
        <w:rPr>
          <w:lang w:bidi="he-IL"/>
        </w:rPr>
      </w:pPr>
      <w:r>
        <w:rPr>
          <w:lang w:bidi="he-IL"/>
        </w:rPr>
        <w:t xml:space="preserve">The results show </w:t>
      </w:r>
      <w:r w:rsidR="008C66E1">
        <w:rPr>
          <w:lang w:bidi="he-IL"/>
        </w:rPr>
        <w:t>considerable recall gain achieved by the merged graphs</w:t>
      </w:r>
      <w:r>
        <w:rPr>
          <w:lang w:bidi="he-IL"/>
        </w:rPr>
        <w:t xml:space="preserve">. </w:t>
      </w:r>
    </w:p>
    <w:p w:rsidR="0069703A" w:rsidRDefault="0069703A" w:rsidP="0071249C">
      <w:pPr>
        <w:pStyle w:val="Normal2"/>
        <w:rPr>
          <w:lang w:bidi="he-IL"/>
        </w:rPr>
      </w:pPr>
      <w:r>
        <w:rPr>
          <w:lang w:bidi="he-IL"/>
        </w:rPr>
        <w:t xml:space="preserve">We also see that global optimization </w:t>
      </w:r>
      <w:r w:rsidR="008407EF">
        <w:rPr>
          <w:lang w:bidi="he-IL"/>
        </w:rPr>
        <w:t>yields</w:t>
      </w:r>
      <w:r w:rsidR="005C4495">
        <w:rPr>
          <w:lang w:bidi="he-IL"/>
        </w:rPr>
        <w:t xml:space="preserve"> improved</w:t>
      </w:r>
      <w:r>
        <w:rPr>
          <w:lang w:bidi="he-IL"/>
        </w:rPr>
        <w:t xml:space="preserve"> performance</w:t>
      </w:r>
      <w:r w:rsidR="00566282">
        <w:rPr>
          <w:lang w:bidi="he-IL"/>
        </w:rPr>
        <w:t xml:space="preserve"> (significant with p=0.01 for both datasets)</w:t>
      </w:r>
      <w:r>
        <w:rPr>
          <w:lang w:bidi="he-IL"/>
        </w:rPr>
        <w:t xml:space="preserve">. </w:t>
      </w:r>
    </w:p>
    <w:p w:rsidR="0040134E" w:rsidRDefault="00B04693" w:rsidP="0071249C">
      <w:pPr>
        <w:pStyle w:val="Appendix3"/>
      </w:pPr>
      <w:bookmarkStart w:id="2159" w:name="_Toc405810173"/>
      <w:r>
        <w:rPr>
          <w:lang w:bidi="he-IL"/>
        </w:rPr>
        <w:t>Category Annotation</w:t>
      </w:r>
      <w:bookmarkEnd w:id="2159"/>
    </w:p>
    <w:p w:rsidR="003D7C4A" w:rsidRDefault="00527EE6" w:rsidP="0071249C">
      <w:pPr>
        <w:pStyle w:val="Normal2"/>
        <w:rPr>
          <w:lang w:bidi="he-IL"/>
        </w:rPr>
      </w:pPr>
      <w:bookmarkStart w:id="2160" w:name="_Toc403987164"/>
      <w:bookmarkStart w:id="2161" w:name="_Toc403987253"/>
      <w:bookmarkStart w:id="2162" w:name="_Toc403988415"/>
      <w:bookmarkStart w:id="2163" w:name="_Toc403988502"/>
      <w:bookmarkStart w:id="2164" w:name="_Toc403988590"/>
      <w:r>
        <w:rPr>
          <w:lang w:bidi="he-IL"/>
        </w:rPr>
        <w:t xml:space="preserve">This section describes the evaluation performed for use case 2. </w:t>
      </w:r>
      <w:r w:rsidR="003D7C4A">
        <w:rPr>
          <w:lang w:bidi="he-IL"/>
        </w:rPr>
        <w:t>The goal for use case 2 was to produce entailment graphs, integrate them into the email categorization procedure and eva</w:t>
      </w:r>
      <w:r w:rsidR="003D7C4A">
        <w:rPr>
          <w:lang w:bidi="he-IL"/>
        </w:rPr>
        <w:t>l</w:t>
      </w:r>
      <w:r w:rsidR="003D7C4A">
        <w:rPr>
          <w:lang w:bidi="he-IL"/>
        </w:rPr>
        <w:t xml:space="preserve">uate their effect on categorization accuracy. </w:t>
      </w:r>
    </w:p>
    <w:p w:rsidR="003B38F2" w:rsidRDefault="003B38F2" w:rsidP="0071249C">
      <w:pPr>
        <w:pStyle w:val="berschrift4"/>
        <w:rPr>
          <w:lang w:bidi="he-IL"/>
        </w:rPr>
      </w:pPr>
      <w:r>
        <w:rPr>
          <w:lang w:bidi="he-IL"/>
        </w:rPr>
        <w:lastRenderedPageBreak/>
        <w:t>Dataset preparation</w:t>
      </w:r>
    </w:p>
    <w:p w:rsidR="003B38F2" w:rsidRPr="003B38F2" w:rsidRDefault="003B38F2" w:rsidP="0071249C">
      <w:pPr>
        <w:pStyle w:val="Normal2"/>
        <w:rPr>
          <w:lang w:bidi="he-IL"/>
        </w:rPr>
      </w:pPr>
      <w:r>
        <w:rPr>
          <w:lang w:bidi="he-IL"/>
        </w:rPr>
        <w:t xml:space="preserve">The dataset we used for the evaluation was the email data provided by OMQ. For evaluation, we split the dataset into three parts: one part for training the EDA, one part for building the graph, and the last part for testing. Based on this split, we performed a three-fold-cross-validation. </w:t>
      </w:r>
    </w:p>
    <w:p w:rsidR="00E22AD1" w:rsidRDefault="00E22AD1" w:rsidP="0071249C">
      <w:pPr>
        <w:pStyle w:val="berschrift4"/>
        <w:rPr>
          <w:lang w:bidi="he-IL"/>
        </w:rPr>
      </w:pPr>
      <w:r>
        <w:rPr>
          <w:lang w:bidi="he-IL"/>
        </w:rPr>
        <w:t>Evaluation parameters</w:t>
      </w:r>
    </w:p>
    <w:p w:rsidR="00FC59B4" w:rsidRDefault="003D7C4A" w:rsidP="0071249C">
      <w:pPr>
        <w:pStyle w:val="Normal2"/>
        <w:rPr>
          <w:lang w:bidi="he-IL"/>
        </w:rPr>
      </w:pPr>
      <w:r>
        <w:rPr>
          <w:lang w:bidi="he-IL"/>
        </w:rPr>
        <w:t xml:space="preserve">In WP6, our </w:t>
      </w:r>
      <w:r w:rsidR="00DC2C88">
        <w:rPr>
          <w:lang w:bidi="he-IL"/>
        </w:rPr>
        <w:t xml:space="preserve">evaluation </w:t>
      </w:r>
      <w:r>
        <w:rPr>
          <w:lang w:bidi="he-IL"/>
        </w:rPr>
        <w:t xml:space="preserve">focus was on </w:t>
      </w:r>
      <w:r w:rsidR="00E104F1">
        <w:rPr>
          <w:lang w:bidi="he-IL"/>
        </w:rPr>
        <w:t>four</w:t>
      </w:r>
      <w:r>
        <w:rPr>
          <w:lang w:bidi="he-IL"/>
        </w:rPr>
        <w:t xml:space="preserve"> issues: </w:t>
      </w:r>
    </w:p>
    <w:p w:rsidR="00DC2C88" w:rsidRDefault="00FC59B4" w:rsidP="0071249C">
      <w:pPr>
        <w:pStyle w:val="Normal2"/>
        <w:numPr>
          <w:ilvl w:val="0"/>
          <w:numId w:val="114"/>
        </w:numPr>
      </w:pPr>
      <w:r w:rsidRPr="0071249C">
        <w:rPr>
          <w:u w:val="single"/>
        </w:rPr>
        <w:t>Fragment annotation</w:t>
      </w:r>
      <w:r>
        <w:t xml:space="preserve">: </w:t>
      </w:r>
      <w:r>
        <w:rPr>
          <w:lang w:eastAsia="de-DE" w:bidi="he-IL"/>
        </w:rPr>
        <w:t>The purpose of this evaluation was to find out which fragment annotator would produce the most promising fragments as input for the graph buil</w:t>
      </w:r>
      <w:r>
        <w:rPr>
          <w:lang w:eastAsia="de-DE" w:bidi="he-IL"/>
        </w:rPr>
        <w:t>d</w:t>
      </w:r>
      <w:r>
        <w:rPr>
          <w:lang w:eastAsia="de-DE" w:bidi="he-IL"/>
        </w:rPr>
        <w:t>ing. As</w:t>
      </w:r>
      <w:r w:rsidR="0092739F">
        <w:rPr>
          <w:lang w:eastAsia="de-DE" w:bidi="he-IL"/>
        </w:rPr>
        <w:t>, unlike in use case 1,</w:t>
      </w:r>
      <w:r>
        <w:rPr>
          <w:lang w:eastAsia="de-DE" w:bidi="he-IL"/>
        </w:rPr>
        <w:t xml:space="preserve"> we did not have any manually annotated fragments to which we could have </w:t>
      </w:r>
      <w:r w:rsidR="0092739F">
        <w:rPr>
          <w:lang w:eastAsia="de-DE" w:bidi="he-IL"/>
        </w:rPr>
        <w:t xml:space="preserve">directly </w:t>
      </w:r>
      <w:r>
        <w:rPr>
          <w:lang w:eastAsia="de-DE" w:bidi="he-IL"/>
        </w:rPr>
        <w:t xml:space="preserve">compared the automatically extracted </w:t>
      </w:r>
      <w:r w:rsidR="0092739F">
        <w:rPr>
          <w:lang w:eastAsia="de-DE" w:bidi="he-IL"/>
        </w:rPr>
        <w:t>ones</w:t>
      </w:r>
      <w:r>
        <w:rPr>
          <w:lang w:eastAsia="de-DE" w:bidi="he-IL"/>
        </w:rPr>
        <w:t>, we did an extrinsic evaluation showing the effect of using different fragment annotators on the email categorization accuracy computed for the dataset.</w:t>
      </w:r>
    </w:p>
    <w:p w:rsidR="00DC2C88" w:rsidRDefault="00DC2C88" w:rsidP="0071249C">
      <w:pPr>
        <w:pStyle w:val="Normal2"/>
        <w:numPr>
          <w:ilvl w:val="0"/>
          <w:numId w:val="114"/>
        </w:numPr>
      </w:pPr>
      <w:r w:rsidRPr="0071249C">
        <w:rPr>
          <w:u w:val="single"/>
        </w:rPr>
        <w:t>Graph construction</w:t>
      </w:r>
      <w:r w:rsidR="00FC59B4">
        <w:t>: The purpose of this evaluation was to compare different a</w:t>
      </w:r>
      <w:r w:rsidR="00FC59B4">
        <w:t>p</w:t>
      </w:r>
      <w:r w:rsidR="00FC59B4">
        <w:t xml:space="preserve">proaches towards building graphs. </w:t>
      </w:r>
      <w:r w:rsidR="0092739F">
        <w:t xml:space="preserve">This included the choice and adaptation of EDAs from the open platform, but also the implementation of a “light version” EDA to be used for efficiency reasons. </w:t>
      </w:r>
      <w:r w:rsidR="00FC59B4">
        <w:rPr>
          <w:lang w:eastAsia="de-DE" w:bidi="he-IL"/>
        </w:rPr>
        <w:t>As</w:t>
      </w:r>
      <w:r w:rsidR="0092739F">
        <w:rPr>
          <w:lang w:eastAsia="de-DE" w:bidi="he-IL"/>
        </w:rPr>
        <w:t>, unlike in use case 1,</w:t>
      </w:r>
      <w:r w:rsidR="00FC59B4">
        <w:rPr>
          <w:lang w:eastAsia="de-DE" w:bidi="he-IL"/>
        </w:rPr>
        <w:t xml:space="preserve"> we did not have any manually a</w:t>
      </w:r>
      <w:r w:rsidR="00FC59B4">
        <w:rPr>
          <w:lang w:eastAsia="de-DE" w:bidi="he-IL"/>
        </w:rPr>
        <w:t>n</w:t>
      </w:r>
      <w:r w:rsidR="00FC59B4">
        <w:rPr>
          <w:lang w:eastAsia="de-DE" w:bidi="he-IL"/>
        </w:rPr>
        <w:t xml:space="preserve">notated </w:t>
      </w:r>
      <w:r w:rsidR="0092739F">
        <w:rPr>
          <w:lang w:eastAsia="de-DE" w:bidi="he-IL"/>
        </w:rPr>
        <w:t>graphs</w:t>
      </w:r>
      <w:r w:rsidR="00FC59B4">
        <w:rPr>
          <w:lang w:eastAsia="de-DE" w:bidi="he-IL"/>
        </w:rPr>
        <w:t xml:space="preserve"> to which we could have </w:t>
      </w:r>
      <w:r w:rsidR="0092739F">
        <w:rPr>
          <w:lang w:eastAsia="de-DE" w:bidi="he-IL"/>
        </w:rPr>
        <w:t xml:space="preserve">directly </w:t>
      </w:r>
      <w:r w:rsidR="00FC59B4">
        <w:rPr>
          <w:lang w:eastAsia="de-DE" w:bidi="he-IL"/>
        </w:rPr>
        <w:t xml:space="preserve">compared the automatically </w:t>
      </w:r>
      <w:r w:rsidR="0092739F">
        <w:rPr>
          <w:lang w:eastAsia="de-DE" w:bidi="he-IL"/>
        </w:rPr>
        <w:t>co</w:t>
      </w:r>
      <w:r w:rsidR="0092739F">
        <w:rPr>
          <w:lang w:eastAsia="de-DE" w:bidi="he-IL"/>
        </w:rPr>
        <w:t>n</w:t>
      </w:r>
      <w:r w:rsidR="0092739F">
        <w:rPr>
          <w:lang w:eastAsia="de-DE" w:bidi="he-IL"/>
        </w:rPr>
        <w:t>structed ones</w:t>
      </w:r>
      <w:r w:rsidR="00FC59B4">
        <w:rPr>
          <w:lang w:eastAsia="de-DE" w:bidi="he-IL"/>
        </w:rPr>
        <w:t>, we did an extrinsic evaluation showing the effect of using different fragment annotators on the email categorization accuracy computed for the dataset.</w:t>
      </w:r>
      <w:r>
        <w:t xml:space="preserve"> </w:t>
      </w:r>
    </w:p>
    <w:p w:rsidR="003D7C4A" w:rsidRDefault="00DC2C88" w:rsidP="0071249C">
      <w:pPr>
        <w:pStyle w:val="Normal2"/>
        <w:numPr>
          <w:ilvl w:val="0"/>
          <w:numId w:val="114"/>
        </w:numPr>
      </w:pPr>
      <w:r w:rsidRPr="0071249C">
        <w:rPr>
          <w:u w:val="single"/>
        </w:rPr>
        <w:t>Computing category scores</w:t>
      </w:r>
      <w:r w:rsidR="0092739F">
        <w:t xml:space="preserve">: </w:t>
      </w:r>
      <w:r w:rsidR="003D7C4A">
        <w:t xml:space="preserve"> </w:t>
      </w:r>
      <w:r w:rsidR="0092739F">
        <w:t>A third parameter that is essential when using entai</w:t>
      </w:r>
      <w:r w:rsidR="0092739F">
        <w:t>l</w:t>
      </w:r>
      <w:r w:rsidR="0092739F">
        <w:t xml:space="preserve">ment graphs for email categorization is the strategy used for determining the best category (or categories) for each incoming email. </w:t>
      </w:r>
      <w:r w:rsidR="00DE79A5">
        <w:t>We use a TF-IDF-based approach towards ranking the potential categories and e</w:t>
      </w:r>
      <w:r w:rsidR="00BC75CC">
        <w:t xml:space="preserve">valuated the </w:t>
      </w:r>
      <w:r w:rsidR="00DE79A5">
        <w:t>effect of using different TF-IDF variants</w:t>
      </w:r>
      <w:r w:rsidR="00BC75CC">
        <w:t xml:space="preserve"> on </w:t>
      </w:r>
      <w:r w:rsidR="00BC75CC">
        <w:rPr>
          <w:lang w:eastAsia="de-DE" w:bidi="he-IL"/>
        </w:rPr>
        <w:t>the email categorization accuracy computed for the dataset.</w:t>
      </w:r>
    </w:p>
    <w:p w:rsidR="00E104F1" w:rsidRDefault="00E104F1" w:rsidP="0071249C">
      <w:pPr>
        <w:pStyle w:val="Normal2"/>
        <w:numPr>
          <w:ilvl w:val="0"/>
          <w:numId w:val="114"/>
        </w:numPr>
      </w:pPr>
      <w:r w:rsidRPr="0071249C">
        <w:rPr>
          <w:u w:val="single"/>
          <w:lang w:eastAsia="de-DE" w:bidi="he-IL"/>
        </w:rPr>
        <w:t>Direction of entailment</w:t>
      </w:r>
      <w:r>
        <w:rPr>
          <w:lang w:eastAsia="de-DE" w:bidi="he-IL"/>
        </w:rPr>
        <w:t>: In most experiments shown below we use bidirectional e</w:t>
      </w:r>
      <w:r>
        <w:rPr>
          <w:lang w:eastAsia="de-DE" w:bidi="he-IL"/>
        </w:rPr>
        <w:t>n</w:t>
      </w:r>
      <w:r>
        <w:rPr>
          <w:lang w:eastAsia="de-DE" w:bidi="he-IL"/>
        </w:rPr>
        <w:t xml:space="preserve">tailments only, but we also evaluate the use of directional entailment.  </w:t>
      </w:r>
    </w:p>
    <w:p w:rsidR="00E22AD1" w:rsidRDefault="00E22AD1" w:rsidP="0075465E">
      <w:pPr>
        <w:pStyle w:val="Normal2"/>
      </w:pPr>
      <w:r>
        <w:t xml:space="preserve">As </w:t>
      </w:r>
      <w:r w:rsidR="004023E9">
        <w:t xml:space="preserve">all </w:t>
      </w:r>
      <w:r>
        <w:t>of the above parameters interact with each other, we experimented with several co</w:t>
      </w:r>
      <w:r>
        <w:t>m</w:t>
      </w:r>
      <w:r>
        <w:t xml:space="preserve">binations. </w:t>
      </w:r>
    </w:p>
    <w:p w:rsidR="00DE79A5" w:rsidRDefault="00DE79A5" w:rsidP="0071249C">
      <w:pPr>
        <w:pStyle w:val="berschrift4"/>
      </w:pPr>
      <w:r>
        <w:t>TF-IDF-based category ranking</w:t>
      </w:r>
    </w:p>
    <w:p w:rsidR="002563DB" w:rsidRDefault="00DE79A5" w:rsidP="0071249C">
      <w:pPr>
        <w:rPr>
          <w:lang w:val="en-US" w:eastAsia="de-DE"/>
        </w:rPr>
      </w:pPr>
      <w:r>
        <w:rPr>
          <w:lang w:val="en-US" w:eastAsia="de-DE"/>
        </w:rPr>
        <w:t xml:space="preserve">In email categorization, the task is to assign matching categories to incoming emails. For determining the best-matching category (categories) for an incoming email, we approach the task as an information retrieval problem. In information retrieval, the task is to </w:t>
      </w:r>
      <w:r w:rsidR="004E2C24">
        <w:rPr>
          <w:lang w:val="en-US" w:eastAsia="de-DE"/>
        </w:rPr>
        <w:t>rank</w:t>
      </w:r>
      <w:r>
        <w:rPr>
          <w:lang w:val="en-US" w:eastAsia="de-DE"/>
        </w:rPr>
        <w:t xml:space="preserve"> doc</w:t>
      </w:r>
      <w:r>
        <w:rPr>
          <w:lang w:val="en-US" w:eastAsia="de-DE"/>
        </w:rPr>
        <w:t>u</w:t>
      </w:r>
      <w:r>
        <w:rPr>
          <w:lang w:val="en-US" w:eastAsia="de-DE"/>
        </w:rPr>
        <w:lastRenderedPageBreak/>
        <w:t xml:space="preserve">ments </w:t>
      </w:r>
      <w:r w:rsidR="004E2C24">
        <w:rPr>
          <w:lang w:val="en-US" w:eastAsia="de-DE"/>
        </w:rPr>
        <w:t xml:space="preserve">according to how well they match </w:t>
      </w:r>
      <w:r>
        <w:rPr>
          <w:lang w:val="en-US" w:eastAsia="de-DE"/>
        </w:rPr>
        <w:t>a user query. In the case of email categorization, the email co</w:t>
      </w:r>
      <w:r w:rsidR="004E2C24">
        <w:rPr>
          <w:lang w:val="en-US" w:eastAsia="de-DE"/>
        </w:rPr>
        <w:t xml:space="preserve">rresponds to the user </w:t>
      </w:r>
      <w:proofErr w:type="gramStart"/>
      <w:r w:rsidR="004E2C24">
        <w:rPr>
          <w:lang w:val="en-US" w:eastAsia="de-DE"/>
        </w:rPr>
        <w:t>query,</w:t>
      </w:r>
      <w:proofErr w:type="gramEnd"/>
      <w:r w:rsidR="004E2C24">
        <w:rPr>
          <w:lang w:val="en-US" w:eastAsia="de-DE"/>
        </w:rPr>
        <w:t xml:space="preserve"> </w:t>
      </w:r>
      <w:r>
        <w:rPr>
          <w:lang w:val="en-US" w:eastAsia="de-DE"/>
        </w:rPr>
        <w:t>the documents correspond to the categories</w:t>
      </w:r>
      <w:r w:rsidR="000F2B5D">
        <w:rPr>
          <w:lang w:val="en-US" w:eastAsia="de-DE"/>
        </w:rPr>
        <w:t xml:space="preserve"> (each cat</w:t>
      </w:r>
      <w:r w:rsidR="000F2B5D">
        <w:rPr>
          <w:lang w:val="en-US" w:eastAsia="de-DE"/>
        </w:rPr>
        <w:t>e</w:t>
      </w:r>
      <w:r w:rsidR="000F2B5D">
        <w:rPr>
          <w:lang w:val="en-US" w:eastAsia="de-DE"/>
        </w:rPr>
        <w:t>gory is represented as the conjunction of the category description and all email texts assoc</w:t>
      </w:r>
      <w:r w:rsidR="000F2B5D">
        <w:rPr>
          <w:lang w:val="en-US" w:eastAsia="de-DE"/>
        </w:rPr>
        <w:t>i</w:t>
      </w:r>
      <w:r w:rsidR="000F2B5D">
        <w:rPr>
          <w:lang w:val="en-US" w:eastAsia="de-DE"/>
        </w:rPr>
        <w:t>ated to a particular category). T</w:t>
      </w:r>
      <w:r w:rsidR="004E2C24">
        <w:rPr>
          <w:lang w:val="en-US" w:eastAsia="de-DE"/>
        </w:rPr>
        <w:t xml:space="preserve">he task </w:t>
      </w:r>
      <w:r w:rsidR="000F2B5D">
        <w:rPr>
          <w:lang w:val="en-US" w:eastAsia="de-DE"/>
        </w:rPr>
        <w:t xml:space="preserve">then </w:t>
      </w:r>
      <w:r w:rsidR="004E2C24">
        <w:rPr>
          <w:lang w:val="en-US" w:eastAsia="de-DE"/>
        </w:rPr>
        <w:t xml:space="preserve">is to rank the categories </w:t>
      </w:r>
      <w:r w:rsidR="002563DB">
        <w:rPr>
          <w:lang w:val="en-US" w:eastAsia="de-DE"/>
        </w:rPr>
        <w:t>according to how well they match the email text. We use a TF-IDF-based ranking approach, as is common in i</w:t>
      </w:r>
      <w:r w:rsidR="002563DB">
        <w:rPr>
          <w:lang w:val="en-US" w:eastAsia="de-DE"/>
        </w:rPr>
        <w:t>n</w:t>
      </w:r>
      <w:r w:rsidR="002563DB">
        <w:rPr>
          <w:lang w:val="en-US" w:eastAsia="de-DE"/>
        </w:rPr>
        <w:t xml:space="preserve">formation retrieval. </w:t>
      </w:r>
    </w:p>
    <w:p w:rsidR="00567AB5" w:rsidRDefault="000F2B5D" w:rsidP="0071249C">
      <w:pPr>
        <w:rPr>
          <w:lang w:val="en-US" w:eastAsia="de-DE"/>
        </w:rPr>
      </w:pPr>
      <w:r>
        <w:rPr>
          <w:lang w:val="en-US" w:eastAsia="de-DE"/>
        </w:rPr>
        <w:t xml:space="preserve">For computing the baseline, we use a bag-of-words </w:t>
      </w:r>
      <w:ins w:id="2165" w:author="Kathrin Eichler" w:date="2014-12-08T17:11:00Z">
        <w:r w:rsidR="0057432C">
          <w:rPr>
            <w:lang w:val="en-US" w:eastAsia="de-DE"/>
          </w:rPr>
          <w:t xml:space="preserve">(BOW) </w:t>
        </w:r>
      </w:ins>
      <w:r>
        <w:rPr>
          <w:lang w:val="en-US" w:eastAsia="de-DE"/>
        </w:rPr>
        <w:t>representation for both the i</w:t>
      </w:r>
      <w:r>
        <w:rPr>
          <w:lang w:val="en-US" w:eastAsia="de-DE"/>
        </w:rPr>
        <w:t>n</w:t>
      </w:r>
      <w:r>
        <w:rPr>
          <w:lang w:val="en-US" w:eastAsia="de-DE"/>
        </w:rPr>
        <w:t xml:space="preserve">coming email and the category, i.e. </w:t>
      </w:r>
      <w:r w:rsidR="00A82E17">
        <w:rPr>
          <w:lang w:val="en-US" w:eastAsia="de-DE"/>
        </w:rPr>
        <w:t>each (content word) token is considered a term when comp</w:t>
      </w:r>
      <w:r w:rsidR="00A82E17">
        <w:rPr>
          <w:lang w:val="en-US" w:eastAsia="de-DE"/>
        </w:rPr>
        <w:t>u</w:t>
      </w:r>
      <w:r w:rsidR="00A82E17">
        <w:rPr>
          <w:lang w:val="en-US" w:eastAsia="de-DE"/>
        </w:rPr>
        <w:t xml:space="preserve">ting the category score. </w:t>
      </w:r>
    </w:p>
    <w:p w:rsidR="002563DB" w:rsidDel="0041759B" w:rsidRDefault="00567AB5" w:rsidP="0071249C">
      <w:pPr>
        <w:rPr>
          <w:del w:id="2166" w:author="Kathrin Eichler" w:date="2014-12-08T17:11:00Z"/>
          <w:lang w:val="en-US" w:eastAsia="de-DE"/>
        </w:rPr>
      </w:pPr>
      <w:r>
        <w:rPr>
          <w:lang w:val="en-US" w:eastAsia="de-DE"/>
        </w:rPr>
        <w:t>As in the software of the industrial partners, the three best-matching categories are presen</w:t>
      </w:r>
      <w:r>
        <w:rPr>
          <w:lang w:val="en-US" w:eastAsia="de-DE"/>
        </w:rPr>
        <w:t>t</w:t>
      </w:r>
      <w:r>
        <w:rPr>
          <w:lang w:val="en-US" w:eastAsia="de-DE"/>
        </w:rPr>
        <w:t xml:space="preserve">ed to the user (the support agent), we computed </w:t>
      </w:r>
      <w:r w:rsidR="00C11B61">
        <w:rPr>
          <w:lang w:val="en-US" w:eastAsia="de-DE"/>
        </w:rPr>
        <w:t xml:space="preserve">the top-n </w:t>
      </w:r>
      <w:r>
        <w:rPr>
          <w:lang w:val="en-US" w:eastAsia="de-DE"/>
        </w:rPr>
        <w:t>accuracy scores</w:t>
      </w:r>
      <w:r w:rsidR="00C11B61">
        <w:rPr>
          <w:lang w:val="en-US" w:eastAsia="de-DE"/>
        </w:rPr>
        <w:t xml:space="preserve"> for n = {1</w:t>
      </w:r>
      <w:proofErr w:type="gramStart"/>
      <w:r w:rsidR="00C11B61">
        <w:rPr>
          <w:lang w:val="en-US" w:eastAsia="de-DE"/>
        </w:rPr>
        <w:t>,2,3</w:t>
      </w:r>
      <w:proofErr w:type="gramEnd"/>
      <w:r w:rsidR="00C11B61">
        <w:rPr>
          <w:lang w:val="en-US" w:eastAsia="de-DE"/>
        </w:rPr>
        <w:t>}, where an email is scored positively if the top-n retrieved categories contain the correct cat</w:t>
      </w:r>
      <w:r w:rsidR="00C11B61">
        <w:rPr>
          <w:lang w:val="en-US" w:eastAsia="de-DE"/>
        </w:rPr>
        <w:t>e</w:t>
      </w:r>
      <w:r w:rsidR="00C11B61">
        <w:rPr>
          <w:lang w:val="en-US" w:eastAsia="de-DE"/>
        </w:rPr>
        <w:t xml:space="preserve">gory of the email. </w:t>
      </w:r>
      <w:r>
        <w:rPr>
          <w:lang w:val="en-US" w:eastAsia="de-DE"/>
        </w:rPr>
        <w:t xml:space="preserve"> </w:t>
      </w:r>
      <w:del w:id="2167" w:author="Kathrin Eichler" w:date="2014-12-08T17:11:00Z">
        <w:r w:rsidDel="0041759B">
          <w:rPr>
            <w:lang w:val="en-US" w:eastAsia="de-DE"/>
          </w:rPr>
          <w:delText xml:space="preserve">The following table shows the baseline results achieved on the OMQ email dataset: </w:delText>
        </w:r>
      </w:del>
    </w:p>
    <w:p w:rsidR="00567AB5" w:rsidRDefault="00567AB5" w:rsidP="0071249C">
      <w:pPr>
        <w:rPr>
          <w:lang w:val="en-US" w:eastAsia="de-DE"/>
        </w:rPr>
      </w:pPr>
    </w:p>
    <w:tbl>
      <w:tblPr>
        <w:tblStyle w:val="Tabellenraster"/>
        <w:tblW w:w="0" w:type="auto"/>
        <w:tblLook w:val="04A0" w:firstRow="1" w:lastRow="0" w:firstColumn="1" w:lastColumn="0" w:noHBand="0" w:noVBand="1"/>
      </w:tblPr>
      <w:tblGrid>
        <w:gridCol w:w="2291"/>
        <w:gridCol w:w="2291"/>
        <w:gridCol w:w="2292"/>
        <w:gridCol w:w="2292"/>
      </w:tblGrid>
      <w:tr w:rsidR="00567AB5" w:rsidDel="0041759B" w:rsidTr="00567AB5">
        <w:trPr>
          <w:del w:id="2168" w:author="Kathrin Eichler" w:date="2014-12-08T17:11:00Z"/>
        </w:trPr>
        <w:tc>
          <w:tcPr>
            <w:tcW w:w="2291" w:type="dxa"/>
          </w:tcPr>
          <w:p w:rsidR="00567AB5" w:rsidDel="0041759B" w:rsidRDefault="00567AB5" w:rsidP="00DE79A5">
            <w:pPr>
              <w:rPr>
                <w:del w:id="2169" w:author="Kathrin Eichler" w:date="2014-12-08T17:11:00Z"/>
                <w:lang w:val="en-US" w:eastAsia="de-DE"/>
              </w:rPr>
            </w:pPr>
          </w:p>
        </w:tc>
        <w:tc>
          <w:tcPr>
            <w:tcW w:w="2291" w:type="dxa"/>
          </w:tcPr>
          <w:p w:rsidR="00567AB5" w:rsidDel="0041759B" w:rsidRDefault="00567AB5" w:rsidP="00DE79A5">
            <w:pPr>
              <w:rPr>
                <w:del w:id="2170" w:author="Kathrin Eichler" w:date="2014-12-08T17:11:00Z"/>
                <w:lang w:val="en-US" w:eastAsia="de-DE"/>
              </w:rPr>
            </w:pPr>
            <w:del w:id="2171" w:author="Kathrin Eichler" w:date="2014-12-08T17:11:00Z">
              <w:r w:rsidDel="0041759B">
                <w:rPr>
                  <w:lang w:val="en-US" w:eastAsia="de-DE"/>
                </w:rPr>
                <w:delText>Top-1 accuracy</w:delText>
              </w:r>
            </w:del>
          </w:p>
        </w:tc>
        <w:tc>
          <w:tcPr>
            <w:tcW w:w="2292" w:type="dxa"/>
          </w:tcPr>
          <w:p w:rsidR="00567AB5" w:rsidDel="0041759B" w:rsidRDefault="00567AB5" w:rsidP="00DE79A5">
            <w:pPr>
              <w:rPr>
                <w:del w:id="2172" w:author="Kathrin Eichler" w:date="2014-12-08T17:11:00Z"/>
                <w:lang w:val="en-US" w:eastAsia="de-DE"/>
              </w:rPr>
            </w:pPr>
            <w:del w:id="2173" w:author="Kathrin Eichler" w:date="2014-12-08T17:11:00Z">
              <w:r w:rsidDel="0041759B">
                <w:rPr>
                  <w:lang w:val="en-US" w:eastAsia="de-DE"/>
                </w:rPr>
                <w:delText>Top-2 accuracy</w:delText>
              </w:r>
            </w:del>
          </w:p>
        </w:tc>
        <w:tc>
          <w:tcPr>
            <w:tcW w:w="2292" w:type="dxa"/>
          </w:tcPr>
          <w:p w:rsidR="00567AB5" w:rsidDel="0041759B" w:rsidRDefault="00567AB5" w:rsidP="00DE79A5">
            <w:pPr>
              <w:rPr>
                <w:del w:id="2174" w:author="Kathrin Eichler" w:date="2014-12-08T17:11:00Z"/>
                <w:lang w:val="en-US" w:eastAsia="de-DE"/>
              </w:rPr>
            </w:pPr>
            <w:del w:id="2175" w:author="Kathrin Eichler" w:date="2014-12-08T17:11:00Z">
              <w:r w:rsidDel="0041759B">
                <w:rPr>
                  <w:lang w:val="en-US" w:eastAsia="de-DE"/>
                </w:rPr>
                <w:delText>Top-3 accuracy</w:delText>
              </w:r>
            </w:del>
          </w:p>
        </w:tc>
      </w:tr>
      <w:tr w:rsidR="00567AB5" w:rsidDel="0041759B" w:rsidTr="00567AB5">
        <w:trPr>
          <w:del w:id="2176" w:author="Kathrin Eichler" w:date="2014-12-08T17:11:00Z"/>
        </w:trPr>
        <w:tc>
          <w:tcPr>
            <w:tcW w:w="2291" w:type="dxa"/>
          </w:tcPr>
          <w:p w:rsidR="00567AB5" w:rsidDel="0041759B" w:rsidRDefault="00567AB5" w:rsidP="00DE79A5">
            <w:pPr>
              <w:rPr>
                <w:del w:id="2177" w:author="Kathrin Eichler" w:date="2014-12-08T17:11:00Z"/>
                <w:lang w:val="en-US" w:eastAsia="de-DE"/>
              </w:rPr>
            </w:pPr>
            <w:del w:id="2178" w:author="Kathrin Eichler" w:date="2014-12-08T17:11:00Z">
              <w:r w:rsidDel="0041759B">
                <w:rPr>
                  <w:lang w:val="en-US" w:eastAsia="de-DE"/>
                </w:rPr>
                <w:delText>Baseline (ntn.ntn)</w:delText>
              </w:r>
            </w:del>
          </w:p>
        </w:tc>
        <w:tc>
          <w:tcPr>
            <w:tcW w:w="2291" w:type="dxa"/>
          </w:tcPr>
          <w:p w:rsidR="00567AB5" w:rsidDel="0041759B" w:rsidRDefault="00567AB5" w:rsidP="00DE79A5">
            <w:pPr>
              <w:rPr>
                <w:del w:id="2179" w:author="Kathrin Eichler" w:date="2014-12-08T17:11:00Z"/>
                <w:lang w:val="en-US" w:eastAsia="de-DE"/>
              </w:rPr>
            </w:pPr>
          </w:p>
        </w:tc>
        <w:tc>
          <w:tcPr>
            <w:tcW w:w="2292" w:type="dxa"/>
          </w:tcPr>
          <w:p w:rsidR="00567AB5" w:rsidDel="0041759B" w:rsidRDefault="00567AB5" w:rsidP="00DE79A5">
            <w:pPr>
              <w:rPr>
                <w:del w:id="2180" w:author="Kathrin Eichler" w:date="2014-12-08T17:11:00Z"/>
                <w:lang w:val="en-US" w:eastAsia="de-DE"/>
              </w:rPr>
            </w:pPr>
          </w:p>
        </w:tc>
        <w:tc>
          <w:tcPr>
            <w:tcW w:w="2292" w:type="dxa"/>
          </w:tcPr>
          <w:p w:rsidR="00567AB5" w:rsidDel="0041759B" w:rsidRDefault="00567AB5" w:rsidP="00DE79A5">
            <w:pPr>
              <w:rPr>
                <w:del w:id="2181" w:author="Kathrin Eichler" w:date="2014-12-08T17:11:00Z"/>
                <w:lang w:val="en-US" w:eastAsia="de-DE"/>
              </w:rPr>
            </w:pPr>
          </w:p>
        </w:tc>
      </w:tr>
      <w:tr w:rsidR="00567AB5" w:rsidDel="0041759B" w:rsidTr="00567AB5">
        <w:trPr>
          <w:del w:id="2182" w:author="Kathrin Eichler" w:date="2014-12-08T17:11:00Z"/>
        </w:trPr>
        <w:tc>
          <w:tcPr>
            <w:tcW w:w="2291" w:type="dxa"/>
          </w:tcPr>
          <w:p w:rsidR="00567AB5" w:rsidDel="0041759B" w:rsidRDefault="00567AB5" w:rsidP="00DE79A5">
            <w:pPr>
              <w:rPr>
                <w:del w:id="2183" w:author="Kathrin Eichler" w:date="2014-12-08T17:11:00Z"/>
                <w:lang w:val="en-US" w:eastAsia="de-DE"/>
              </w:rPr>
            </w:pPr>
            <w:del w:id="2184" w:author="Kathrin Eichler" w:date="2014-12-08T17:11:00Z">
              <w:r w:rsidDel="0041759B">
                <w:rPr>
                  <w:lang w:val="en-US" w:eastAsia="de-DE"/>
                </w:rPr>
                <w:delText>Baseline (ltc.ltc)</w:delText>
              </w:r>
            </w:del>
          </w:p>
        </w:tc>
        <w:tc>
          <w:tcPr>
            <w:tcW w:w="2291" w:type="dxa"/>
          </w:tcPr>
          <w:p w:rsidR="00567AB5" w:rsidDel="0041759B" w:rsidRDefault="00567AB5" w:rsidP="00DE79A5">
            <w:pPr>
              <w:rPr>
                <w:del w:id="2185" w:author="Kathrin Eichler" w:date="2014-12-08T17:11:00Z"/>
                <w:lang w:val="en-US" w:eastAsia="de-DE"/>
              </w:rPr>
            </w:pPr>
          </w:p>
        </w:tc>
        <w:tc>
          <w:tcPr>
            <w:tcW w:w="2292" w:type="dxa"/>
          </w:tcPr>
          <w:p w:rsidR="00567AB5" w:rsidDel="0041759B" w:rsidRDefault="00567AB5" w:rsidP="00DE79A5">
            <w:pPr>
              <w:rPr>
                <w:del w:id="2186" w:author="Kathrin Eichler" w:date="2014-12-08T17:11:00Z"/>
                <w:lang w:val="en-US" w:eastAsia="de-DE"/>
              </w:rPr>
            </w:pPr>
          </w:p>
        </w:tc>
        <w:tc>
          <w:tcPr>
            <w:tcW w:w="2292" w:type="dxa"/>
          </w:tcPr>
          <w:p w:rsidR="00567AB5" w:rsidDel="0041759B" w:rsidRDefault="00567AB5" w:rsidP="00DE79A5">
            <w:pPr>
              <w:rPr>
                <w:del w:id="2187" w:author="Kathrin Eichler" w:date="2014-12-08T17:11:00Z"/>
                <w:lang w:val="en-US" w:eastAsia="de-DE"/>
              </w:rPr>
            </w:pPr>
          </w:p>
        </w:tc>
      </w:tr>
    </w:tbl>
    <w:p w:rsidR="006E199A" w:rsidRDefault="006E199A" w:rsidP="006E199A">
      <w:pPr>
        <w:pStyle w:val="Normal2"/>
        <w:rPr>
          <w:ins w:id="2188" w:author="Kathrin Eichler" w:date="2014-12-08T17:16:00Z"/>
          <w:lang w:val="en-US"/>
        </w:rPr>
        <w:pPrChange w:id="2189" w:author="Kathrin Eichler" w:date="2014-12-08T17:15:00Z">
          <w:pPr>
            <w:pStyle w:val="Normal2"/>
            <w:ind w:left="360"/>
          </w:pPr>
        </w:pPrChange>
      </w:pPr>
      <w:ins w:id="2190" w:author="Kathrin Eichler" w:date="2014-12-08T17:16:00Z">
        <w:r>
          <w:rPr>
            <w:lang w:val="en-US"/>
          </w:rPr>
          <w:t xml:space="preserve">In the table below we </w:t>
        </w:r>
        <w:r>
          <w:rPr>
            <w:lang w:val="en-US"/>
          </w:rPr>
          <w:t xml:space="preserve">show </w:t>
        </w:r>
        <w:r>
          <w:rPr>
            <w:lang w:val="en-US"/>
          </w:rPr>
          <w:t>the baseli</w:t>
        </w:r>
        <w:r>
          <w:rPr>
            <w:lang w:val="en-US"/>
          </w:rPr>
          <w:t xml:space="preserve">ne results (BOW tokens only) achieved on the OMQ dataset. </w:t>
        </w:r>
      </w:ins>
    </w:p>
    <w:tbl>
      <w:tblPr>
        <w:tblStyle w:val="Tabellenraster"/>
        <w:tblW w:w="0" w:type="auto"/>
        <w:tblLook w:val="04A0" w:firstRow="1" w:lastRow="0" w:firstColumn="1" w:lastColumn="0" w:noHBand="0" w:noVBand="1"/>
      </w:tblPr>
      <w:tblGrid>
        <w:gridCol w:w="3286"/>
        <w:gridCol w:w="1984"/>
        <w:gridCol w:w="1986"/>
        <w:gridCol w:w="1986"/>
      </w:tblGrid>
      <w:tr w:rsidR="006E199A" w:rsidTr="00011B48">
        <w:trPr>
          <w:ins w:id="2191" w:author="Kathrin Eichler" w:date="2014-12-08T17:17:00Z"/>
        </w:trPr>
        <w:tc>
          <w:tcPr>
            <w:tcW w:w="3286" w:type="dxa"/>
          </w:tcPr>
          <w:p w:rsidR="006E199A" w:rsidRDefault="006E199A" w:rsidP="00011B48">
            <w:pPr>
              <w:rPr>
                <w:ins w:id="2192" w:author="Kathrin Eichler" w:date="2014-12-08T17:17:00Z"/>
                <w:lang w:val="en-US" w:eastAsia="de-DE"/>
              </w:rPr>
            </w:pPr>
          </w:p>
        </w:tc>
        <w:tc>
          <w:tcPr>
            <w:tcW w:w="1984" w:type="dxa"/>
          </w:tcPr>
          <w:p w:rsidR="006E199A" w:rsidRDefault="006E199A" w:rsidP="00011B48">
            <w:pPr>
              <w:rPr>
                <w:ins w:id="2193" w:author="Kathrin Eichler" w:date="2014-12-08T17:17:00Z"/>
                <w:lang w:val="en-US" w:eastAsia="de-DE"/>
              </w:rPr>
            </w:pPr>
            <w:ins w:id="2194" w:author="Kathrin Eichler" w:date="2014-12-08T17:17:00Z">
              <w:r>
                <w:rPr>
                  <w:lang w:val="en-US" w:eastAsia="de-DE"/>
                </w:rPr>
                <w:t>Top-1 accuracy</w:t>
              </w:r>
            </w:ins>
          </w:p>
        </w:tc>
        <w:tc>
          <w:tcPr>
            <w:tcW w:w="1986" w:type="dxa"/>
          </w:tcPr>
          <w:p w:rsidR="006E199A" w:rsidRDefault="006E199A" w:rsidP="00011B48">
            <w:pPr>
              <w:rPr>
                <w:ins w:id="2195" w:author="Kathrin Eichler" w:date="2014-12-08T17:17:00Z"/>
                <w:lang w:val="en-US" w:eastAsia="de-DE"/>
              </w:rPr>
            </w:pPr>
            <w:ins w:id="2196" w:author="Kathrin Eichler" w:date="2014-12-08T17:17:00Z">
              <w:r>
                <w:rPr>
                  <w:lang w:val="en-US" w:eastAsia="de-DE"/>
                </w:rPr>
                <w:t>Top-2 accuracy</w:t>
              </w:r>
            </w:ins>
          </w:p>
        </w:tc>
        <w:tc>
          <w:tcPr>
            <w:tcW w:w="1986" w:type="dxa"/>
          </w:tcPr>
          <w:p w:rsidR="006E199A" w:rsidRDefault="006E199A" w:rsidP="00011B48">
            <w:pPr>
              <w:rPr>
                <w:ins w:id="2197" w:author="Kathrin Eichler" w:date="2014-12-08T17:17:00Z"/>
                <w:lang w:val="en-US" w:eastAsia="de-DE"/>
              </w:rPr>
            </w:pPr>
            <w:ins w:id="2198" w:author="Kathrin Eichler" w:date="2014-12-08T17:17:00Z">
              <w:r>
                <w:rPr>
                  <w:lang w:val="en-US" w:eastAsia="de-DE"/>
                </w:rPr>
                <w:t>Top-3 accuracy</w:t>
              </w:r>
            </w:ins>
          </w:p>
        </w:tc>
      </w:tr>
      <w:tr w:rsidR="006E199A" w:rsidTr="00011B48">
        <w:trPr>
          <w:ins w:id="2199" w:author="Kathrin Eichler" w:date="2014-12-08T17:17:00Z"/>
        </w:trPr>
        <w:tc>
          <w:tcPr>
            <w:tcW w:w="3286" w:type="dxa"/>
          </w:tcPr>
          <w:p w:rsidR="006E199A" w:rsidRPr="00C42871" w:rsidRDefault="006E199A" w:rsidP="00011B48">
            <w:pPr>
              <w:rPr>
                <w:ins w:id="2200" w:author="Kathrin Eichler" w:date="2014-12-08T17:17:00Z"/>
                <w:lang w:val="en-US" w:eastAsia="de-DE"/>
              </w:rPr>
            </w:pPr>
            <w:ins w:id="2201" w:author="Kathrin Eichler" w:date="2014-12-08T17:17:00Z">
              <w:r>
                <w:rPr>
                  <w:lang w:val="en-US" w:eastAsia="de-DE"/>
                </w:rPr>
                <w:t>BOW baseline (</w:t>
              </w:r>
              <w:proofErr w:type="spellStart"/>
              <w:r>
                <w:rPr>
                  <w:lang w:val="en-US" w:eastAsia="de-DE"/>
                </w:rPr>
                <w:t>ntn.ntn</w:t>
              </w:r>
              <w:proofErr w:type="spellEnd"/>
              <w:r>
                <w:rPr>
                  <w:lang w:val="en-US" w:eastAsia="de-DE"/>
                </w:rPr>
                <w:t>)</w:t>
              </w:r>
            </w:ins>
          </w:p>
        </w:tc>
        <w:tc>
          <w:tcPr>
            <w:tcW w:w="1984" w:type="dxa"/>
          </w:tcPr>
          <w:p w:rsidR="006E199A" w:rsidRDefault="00096776" w:rsidP="00011B48">
            <w:pPr>
              <w:rPr>
                <w:ins w:id="2202" w:author="Kathrin Eichler" w:date="2014-12-08T17:17:00Z"/>
                <w:lang w:val="en-US" w:eastAsia="de-DE"/>
              </w:rPr>
            </w:pPr>
            <w:ins w:id="2203" w:author="Kathrin Eichler" w:date="2014-12-08T17:18:00Z">
              <w:r>
                <w:rPr>
                  <w:lang w:val="en-US" w:eastAsia="de-DE"/>
                </w:rPr>
                <w:t>0.5701</w:t>
              </w:r>
            </w:ins>
          </w:p>
        </w:tc>
        <w:tc>
          <w:tcPr>
            <w:tcW w:w="1986" w:type="dxa"/>
          </w:tcPr>
          <w:p w:rsidR="006E199A" w:rsidRDefault="00096776" w:rsidP="00011B48">
            <w:pPr>
              <w:rPr>
                <w:ins w:id="2204" w:author="Kathrin Eichler" w:date="2014-12-08T17:17:00Z"/>
                <w:lang w:val="en-US" w:eastAsia="de-DE"/>
              </w:rPr>
            </w:pPr>
            <w:ins w:id="2205" w:author="Kathrin Eichler" w:date="2014-12-08T17:18:00Z">
              <w:r>
                <w:rPr>
                  <w:lang w:val="en-US" w:eastAsia="de-DE"/>
                </w:rPr>
                <w:t>0.7112</w:t>
              </w:r>
            </w:ins>
          </w:p>
        </w:tc>
        <w:tc>
          <w:tcPr>
            <w:tcW w:w="1986" w:type="dxa"/>
          </w:tcPr>
          <w:p w:rsidR="006E199A" w:rsidRDefault="00096776" w:rsidP="00011B48">
            <w:pPr>
              <w:rPr>
                <w:ins w:id="2206" w:author="Kathrin Eichler" w:date="2014-12-08T17:17:00Z"/>
                <w:lang w:val="en-US" w:eastAsia="de-DE"/>
              </w:rPr>
            </w:pPr>
            <w:ins w:id="2207" w:author="Kathrin Eichler" w:date="2014-12-08T17:18:00Z">
              <w:r>
                <w:rPr>
                  <w:lang w:val="en-US" w:eastAsia="de-DE"/>
                </w:rPr>
                <w:t>0.7742</w:t>
              </w:r>
            </w:ins>
          </w:p>
        </w:tc>
      </w:tr>
      <w:tr w:rsidR="006E199A" w:rsidTr="00011B48">
        <w:trPr>
          <w:ins w:id="2208" w:author="Kathrin Eichler" w:date="2014-12-08T17:17:00Z"/>
        </w:trPr>
        <w:tc>
          <w:tcPr>
            <w:tcW w:w="3286" w:type="dxa"/>
          </w:tcPr>
          <w:p w:rsidR="006E199A" w:rsidRPr="00C44C21" w:rsidRDefault="006E199A" w:rsidP="00011B48">
            <w:pPr>
              <w:rPr>
                <w:ins w:id="2209" w:author="Kathrin Eichler" w:date="2014-12-08T17:17:00Z"/>
                <w:b/>
                <w:lang w:val="en-US" w:eastAsia="de-DE"/>
                <w:rPrChange w:id="2210" w:author="Kathrin Eichler" w:date="2014-12-08T17:20:00Z">
                  <w:rPr>
                    <w:ins w:id="2211" w:author="Kathrin Eichler" w:date="2014-12-08T17:17:00Z"/>
                    <w:lang w:val="en-US" w:eastAsia="de-DE"/>
                  </w:rPr>
                </w:rPrChange>
              </w:rPr>
            </w:pPr>
            <w:ins w:id="2212" w:author="Kathrin Eichler" w:date="2014-12-08T17:17:00Z">
              <w:r w:rsidRPr="00C44C21">
                <w:rPr>
                  <w:b/>
                  <w:lang w:val="en-US" w:eastAsia="de-DE"/>
                  <w:rPrChange w:id="2213" w:author="Kathrin Eichler" w:date="2014-12-08T17:20:00Z">
                    <w:rPr>
                      <w:lang w:val="en-US" w:eastAsia="de-DE"/>
                    </w:rPr>
                  </w:rPrChange>
                </w:rPr>
                <w:t>BOW baseline (</w:t>
              </w:r>
              <w:proofErr w:type="spellStart"/>
              <w:r w:rsidRPr="00C44C21">
                <w:rPr>
                  <w:b/>
                  <w:lang w:val="en-US" w:eastAsia="de-DE"/>
                  <w:rPrChange w:id="2214" w:author="Kathrin Eichler" w:date="2014-12-08T17:20:00Z">
                    <w:rPr>
                      <w:lang w:val="en-US" w:eastAsia="de-DE"/>
                    </w:rPr>
                  </w:rPrChange>
                </w:rPr>
                <w:t>ltc.ltc</w:t>
              </w:r>
              <w:proofErr w:type="spellEnd"/>
              <w:r w:rsidRPr="00C44C21">
                <w:rPr>
                  <w:b/>
                  <w:lang w:val="en-US" w:eastAsia="de-DE"/>
                  <w:rPrChange w:id="2215" w:author="Kathrin Eichler" w:date="2014-12-08T17:20:00Z">
                    <w:rPr>
                      <w:lang w:val="en-US" w:eastAsia="de-DE"/>
                    </w:rPr>
                  </w:rPrChange>
                </w:rPr>
                <w:t>)</w:t>
              </w:r>
            </w:ins>
          </w:p>
        </w:tc>
        <w:tc>
          <w:tcPr>
            <w:tcW w:w="1984" w:type="dxa"/>
          </w:tcPr>
          <w:p w:rsidR="006E199A" w:rsidRPr="00C44C21" w:rsidRDefault="00096776" w:rsidP="00011B48">
            <w:pPr>
              <w:rPr>
                <w:ins w:id="2216" w:author="Kathrin Eichler" w:date="2014-12-08T17:17:00Z"/>
                <w:b/>
                <w:lang w:val="en-US" w:eastAsia="de-DE"/>
                <w:rPrChange w:id="2217" w:author="Kathrin Eichler" w:date="2014-12-08T17:20:00Z">
                  <w:rPr>
                    <w:ins w:id="2218" w:author="Kathrin Eichler" w:date="2014-12-08T17:17:00Z"/>
                    <w:lang w:val="en-US" w:eastAsia="de-DE"/>
                  </w:rPr>
                </w:rPrChange>
              </w:rPr>
            </w:pPr>
            <w:ins w:id="2219" w:author="Kathrin Eichler" w:date="2014-12-08T17:19:00Z">
              <w:r w:rsidRPr="00C44C21">
                <w:rPr>
                  <w:b/>
                  <w:lang w:val="en-US" w:eastAsia="de-DE"/>
                  <w:rPrChange w:id="2220" w:author="Kathrin Eichler" w:date="2014-12-08T17:20:00Z">
                    <w:rPr>
                      <w:lang w:val="en-US" w:eastAsia="de-DE"/>
                    </w:rPr>
                  </w:rPrChange>
                </w:rPr>
                <w:t>0.6149</w:t>
              </w:r>
            </w:ins>
          </w:p>
        </w:tc>
        <w:tc>
          <w:tcPr>
            <w:tcW w:w="1986" w:type="dxa"/>
          </w:tcPr>
          <w:p w:rsidR="006E199A" w:rsidRPr="00C44C21" w:rsidRDefault="00096776" w:rsidP="00011B48">
            <w:pPr>
              <w:rPr>
                <w:ins w:id="2221" w:author="Kathrin Eichler" w:date="2014-12-08T17:17:00Z"/>
                <w:b/>
                <w:lang w:val="en-US" w:eastAsia="de-DE"/>
                <w:rPrChange w:id="2222" w:author="Kathrin Eichler" w:date="2014-12-08T17:20:00Z">
                  <w:rPr>
                    <w:ins w:id="2223" w:author="Kathrin Eichler" w:date="2014-12-08T17:17:00Z"/>
                    <w:lang w:val="en-US" w:eastAsia="de-DE"/>
                  </w:rPr>
                </w:rPrChange>
              </w:rPr>
            </w:pPr>
            <w:ins w:id="2224" w:author="Kathrin Eichler" w:date="2014-12-08T17:19:00Z">
              <w:r w:rsidRPr="00C44C21">
                <w:rPr>
                  <w:b/>
                  <w:lang w:val="en-US" w:eastAsia="de-DE"/>
                  <w:rPrChange w:id="2225" w:author="Kathrin Eichler" w:date="2014-12-08T17:20:00Z">
                    <w:rPr>
                      <w:lang w:val="en-US" w:eastAsia="de-DE"/>
                    </w:rPr>
                  </w:rPrChange>
                </w:rPr>
                <w:t>0.7295</w:t>
              </w:r>
            </w:ins>
          </w:p>
        </w:tc>
        <w:tc>
          <w:tcPr>
            <w:tcW w:w="1986" w:type="dxa"/>
          </w:tcPr>
          <w:p w:rsidR="006E199A" w:rsidRPr="00C44C21" w:rsidRDefault="00096776" w:rsidP="00011B48">
            <w:pPr>
              <w:rPr>
                <w:ins w:id="2226" w:author="Kathrin Eichler" w:date="2014-12-08T17:17:00Z"/>
                <w:b/>
                <w:lang w:val="en-US" w:eastAsia="de-DE"/>
                <w:rPrChange w:id="2227" w:author="Kathrin Eichler" w:date="2014-12-08T17:20:00Z">
                  <w:rPr>
                    <w:ins w:id="2228" w:author="Kathrin Eichler" w:date="2014-12-08T17:17:00Z"/>
                    <w:lang w:val="en-US" w:eastAsia="de-DE"/>
                  </w:rPr>
                </w:rPrChange>
              </w:rPr>
            </w:pPr>
            <w:ins w:id="2229" w:author="Kathrin Eichler" w:date="2014-12-08T17:19:00Z">
              <w:r w:rsidRPr="00C44C21">
                <w:rPr>
                  <w:b/>
                  <w:lang w:val="en-US" w:eastAsia="de-DE"/>
                  <w:rPrChange w:id="2230" w:author="Kathrin Eichler" w:date="2014-12-08T17:20:00Z">
                    <w:rPr>
                      <w:lang w:val="en-US" w:eastAsia="de-DE"/>
                    </w:rPr>
                  </w:rPrChange>
                </w:rPr>
                <w:t>0.7953</w:t>
              </w:r>
            </w:ins>
          </w:p>
        </w:tc>
      </w:tr>
    </w:tbl>
    <w:p w:rsidR="006E199A" w:rsidRPr="006E199A" w:rsidRDefault="006E199A" w:rsidP="006E199A">
      <w:pPr>
        <w:pStyle w:val="Normal2"/>
        <w:rPr>
          <w:ins w:id="2231" w:author="Kathrin Eichler" w:date="2014-12-08T17:16:00Z"/>
          <w:rPrChange w:id="2232" w:author="Kathrin Eichler" w:date="2014-12-08T17:17:00Z">
            <w:rPr>
              <w:ins w:id="2233" w:author="Kathrin Eichler" w:date="2014-12-08T17:16:00Z"/>
              <w:lang w:val="en-US"/>
            </w:rPr>
          </w:rPrChange>
        </w:rPr>
        <w:pPrChange w:id="2234" w:author="Kathrin Eichler" w:date="2014-12-08T17:15:00Z">
          <w:pPr>
            <w:pStyle w:val="Normal2"/>
            <w:ind w:left="360"/>
          </w:pPr>
        </w:pPrChange>
      </w:pPr>
    </w:p>
    <w:p w:rsidR="00567AB5" w:rsidRPr="006E199A" w:rsidRDefault="006E199A" w:rsidP="00A67642">
      <w:pPr>
        <w:pStyle w:val="Normal2"/>
        <w:rPr>
          <w:rPrChange w:id="2235" w:author="Kathrin Eichler" w:date="2014-12-08T17:15:00Z">
            <w:rPr>
              <w:lang w:val="en-US" w:eastAsia="de-DE"/>
            </w:rPr>
          </w:rPrChange>
        </w:rPr>
        <w:pPrChange w:id="2236" w:author="Kathrin Eichler" w:date="2014-12-08T17:19:00Z">
          <w:pPr/>
        </w:pPrChange>
      </w:pPr>
      <w:ins w:id="2237" w:author="Kathrin Eichler" w:date="2014-12-08T17:15:00Z">
        <w:r>
          <w:t xml:space="preserve">The results show that using the TFIDF variant </w:t>
        </w:r>
        <w:proofErr w:type="spellStart"/>
        <w:r>
          <w:t>ltc.ltc</w:t>
        </w:r>
        <w:proofErr w:type="spellEnd"/>
        <w:r>
          <w:t xml:space="preserve"> (logarithmic term frequency and cosine normalization) achieves significantly better results than using standard TFIDF (nat</w:t>
        </w:r>
        <w:r>
          <w:t>u</w:t>
        </w:r>
        <w:r>
          <w:t xml:space="preserve">ral term frequency, no normalization). In the following tables, we will therefore show results for </w:t>
        </w:r>
      </w:ins>
      <w:ins w:id="2238" w:author="Kathrin Eichler" w:date="2014-12-08T17:19:00Z">
        <w:r w:rsidR="00131365">
          <w:t xml:space="preserve">the </w:t>
        </w:r>
        <w:proofErr w:type="spellStart"/>
        <w:r w:rsidR="00131365">
          <w:t>ltc.ltc</w:t>
        </w:r>
      </w:ins>
      <w:proofErr w:type="spellEnd"/>
      <w:ins w:id="2239" w:author="Kathrin Eichler" w:date="2014-12-08T17:15:00Z">
        <w:r>
          <w:t xml:space="preserve"> var</w:t>
        </w:r>
        <w:r>
          <w:t>i</w:t>
        </w:r>
        <w:r>
          <w:t xml:space="preserve">ant only. </w:t>
        </w:r>
      </w:ins>
    </w:p>
    <w:p w:rsidR="00E22AD1" w:rsidRDefault="00254110" w:rsidP="0071249C">
      <w:pPr>
        <w:pStyle w:val="berschrift4"/>
      </w:pPr>
      <w:commentRangeStart w:id="2240"/>
      <w:r>
        <w:t>Evaluating the usage of entailment graphs</w:t>
      </w:r>
      <w:commentRangeEnd w:id="2240"/>
      <w:r w:rsidR="00507E51">
        <w:rPr>
          <w:rStyle w:val="Kommentarzeichen"/>
          <w:rFonts w:eastAsiaTheme="minorEastAsia" w:cstheme="minorBidi"/>
          <w:b w:val="0"/>
          <w:lang w:val="en-GB" w:eastAsia="zh-CN"/>
        </w:rPr>
        <w:commentReference w:id="2240"/>
      </w:r>
    </w:p>
    <w:p w:rsidR="000A6FC7" w:rsidRDefault="000A6FC7" w:rsidP="0071249C">
      <w:pPr>
        <w:pStyle w:val="berschrift5"/>
      </w:pPr>
      <w:r>
        <w:t>Experiment 1: Fragments = Sentences</w:t>
      </w:r>
    </w:p>
    <w:p w:rsidR="00254110" w:rsidRDefault="000C0978" w:rsidP="00254110">
      <w:pPr>
        <w:rPr>
          <w:lang w:val="en-US" w:eastAsia="de-DE"/>
        </w:rPr>
      </w:pPr>
      <w:r>
        <w:rPr>
          <w:lang w:val="en-US" w:eastAsia="de-DE"/>
        </w:rPr>
        <w:t>In this experiment, we</w:t>
      </w:r>
      <w:r w:rsidR="00254110">
        <w:rPr>
          <w:lang w:val="en-US" w:eastAsia="de-DE"/>
        </w:rPr>
        <w:t xml:space="preserve"> use </w:t>
      </w:r>
      <w:r>
        <w:rPr>
          <w:lang w:val="en-US" w:eastAsia="de-DE"/>
        </w:rPr>
        <w:t xml:space="preserve">the BOW tokens plus the </w:t>
      </w:r>
      <w:r w:rsidR="00254110">
        <w:rPr>
          <w:lang w:val="en-US" w:eastAsia="de-DE"/>
        </w:rPr>
        <w:t xml:space="preserve">fragments extracted using the </w:t>
      </w:r>
      <w:r>
        <w:rPr>
          <w:lang w:val="en-US" w:eastAsia="de-DE"/>
        </w:rPr>
        <w:t xml:space="preserve">prototype implementation of the </w:t>
      </w:r>
      <w:r w:rsidR="00254110">
        <w:rPr>
          <w:lang w:val="en-US" w:eastAsia="de-DE"/>
        </w:rPr>
        <w:t>fragment annotator</w:t>
      </w:r>
      <w:r>
        <w:rPr>
          <w:lang w:val="en-US" w:eastAsia="de-DE"/>
        </w:rPr>
        <w:t xml:space="preserve"> (</w:t>
      </w:r>
      <w:proofErr w:type="spellStart"/>
      <w:r>
        <w:rPr>
          <w:lang w:val="en-US" w:eastAsia="de-DE"/>
        </w:rPr>
        <w:t>SentenceAsFragmentAnnotator</w:t>
      </w:r>
      <w:proofErr w:type="spellEnd"/>
      <w:r>
        <w:rPr>
          <w:lang w:val="en-US" w:eastAsia="de-DE"/>
        </w:rPr>
        <w:t>) as “terms”</w:t>
      </w:r>
      <w:ins w:id="2241" w:author="Kathrin Eichler" w:date="2014-12-08T17:13:00Z">
        <w:r w:rsidR="00B03825">
          <w:rPr>
            <w:lang w:val="en-US" w:eastAsia="de-DE"/>
          </w:rPr>
          <w:t xml:space="preserve">. </w:t>
        </w:r>
      </w:ins>
      <w:del w:id="2242" w:author="Kathrin Eichler" w:date="2014-12-08T17:13:00Z">
        <w:r w:rsidDel="00B03825">
          <w:rPr>
            <w:lang w:val="en-US" w:eastAsia="de-DE"/>
          </w:rPr>
          <w:delText xml:space="preserve"> and the</w:delText>
        </w:r>
      </w:del>
      <w:ins w:id="2243" w:author="Kathrin Eichler" w:date="2014-12-08T17:13:00Z">
        <w:r w:rsidR="00B03825">
          <w:rPr>
            <w:lang w:val="en-US" w:eastAsia="de-DE"/>
          </w:rPr>
          <w:t>We use the</w:t>
        </w:r>
      </w:ins>
      <w:r>
        <w:rPr>
          <w:lang w:val="en-US" w:eastAsia="de-DE"/>
        </w:rPr>
        <w:t xml:space="preserve"> TIE EDA provided in the EOP for building the graph</w:t>
      </w:r>
      <w:r w:rsidR="00254110">
        <w:rPr>
          <w:lang w:val="en-US" w:eastAsia="de-DE"/>
        </w:rPr>
        <w:t xml:space="preserve">. </w:t>
      </w:r>
      <w:r>
        <w:rPr>
          <w:lang w:val="en-US" w:eastAsia="de-DE"/>
        </w:rPr>
        <w:t xml:space="preserve">Fragments appearing in the same equivalence class in the graph (i.e., fragments considered equivalent) are treated as a single term, i.e., TF-IDF scores are computed at the level of equivalence classes. </w:t>
      </w:r>
      <w:ins w:id="2244" w:author="Kathrin Eichler" w:date="2014-12-08T17:14:00Z">
        <w:r w:rsidR="00B03825">
          <w:rPr>
            <w:lang w:val="en-US" w:eastAsia="de-DE"/>
          </w:rPr>
          <w:t>For the e</w:t>
        </w:r>
        <w:r w:rsidR="00B03825">
          <w:rPr>
            <w:lang w:val="en-US" w:eastAsia="de-DE"/>
          </w:rPr>
          <w:t>x</w:t>
        </w:r>
        <w:r w:rsidR="00B03825">
          <w:rPr>
            <w:lang w:val="en-US" w:eastAsia="de-DE"/>
          </w:rPr>
          <w:t xml:space="preserve">periments we used the TIE configuration that produced the best results on the OMQ dataset in our EDA configuration evaluation. </w:t>
        </w:r>
      </w:ins>
      <w:ins w:id="2245" w:author="Kathrin Eichler" w:date="2014-12-04T14:32:00Z">
        <w:r w:rsidR="008E3127">
          <w:rPr>
            <w:lang w:val="en-US" w:eastAsia="de-DE"/>
          </w:rPr>
          <w:t>Th</w:t>
        </w:r>
      </w:ins>
      <w:ins w:id="2246" w:author="Kathrin Eichler" w:date="2014-12-08T17:13:00Z">
        <w:r w:rsidR="00B03825">
          <w:rPr>
            <w:lang w:val="en-US" w:eastAsia="de-DE"/>
          </w:rPr>
          <w:t>e used co</w:t>
        </w:r>
        <w:r w:rsidR="00B03825">
          <w:rPr>
            <w:lang w:val="en-US" w:eastAsia="de-DE"/>
          </w:rPr>
          <w:t>n</w:t>
        </w:r>
        <w:r w:rsidR="00B03825">
          <w:rPr>
            <w:lang w:val="en-US" w:eastAsia="de-DE"/>
          </w:rPr>
          <w:t>fidence th</w:t>
        </w:r>
      </w:ins>
      <w:ins w:id="2247" w:author="Kathrin Eichler" w:date="2014-12-04T14:32:00Z">
        <w:r w:rsidR="008E3127">
          <w:rPr>
            <w:lang w:val="en-US" w:eastAsia="de-DE"/>
          </w:rPr>
          <w:t>resh</w:t>
        </w:r>
        <w:r w:rsidR="00B03825">
          <w:rPr>
            <w:lang w:val="en-US" w:eastAsia="de-DE"/>
          </w:rPr>
          <w:t>old</w:t>
        </w:r>
      </w:ins>
      <w:ins w:id="2248" w:author="Kathrin Eichler" w:date="2014-12-08T17:13:00Z">
        <w:r w:rsidR="00B03825">
          <w:rPr>
            <w:lang w:val="en-US" w:eastAsia="de-DE"/>
          </w:rPr>
          <w:t xml:space="preserve"> was </w:t>
        </w:r>
      </w:ins>
      <w:ins w:id="2249" w:author="Kathrin Eichler" w:date="2014-12-04T14:32:00Z">
        <w:r w:rsidR="008E3127">
          <w:rPr>
            <w:lang w:val="en-US" w:eastAsia="de-DE"/>
          </w:rPr>
          <w:t>0</w:t>
        </w:r>
        <w:r w:rsidR="00784826">
          <w:rPr>
            <w:lang w:val="en-US" w:eastAsia="de-DE"/>
          </w:rPr>
          <w:t>.8</w:t>
        </w:r>
      </w:ins>
      <w:ins w:id="2250" w:author="Kathrin Eichler" w:date="2014-12-08T17:14:00Z">
        <w:r w:rsidR="00B03825">
          <w:rPr>
            <w:lang w:val="en-US" w:eastAsia="de-DE"/>
          </w:rPr>
          <w:t xml:space="preserve">, which turned out to produce the most meaningful results. </w:t>
        </w:r>
      </w:ins>
    </w:p>
    <w:p w:rsidR="00254110" w:rsidRPr="0071249C" w:rsidRDefault="00254110" w:rsidP="00E22AD1">
      <w:pPr>
        <w:pStyle w:val="Normal2"/>
        <w:rPr>
          <w:lang w:val="en-US"/>
        </w:rPr>
      </w:pPr>
    </w:p>
    <w:tbl>
      <w:tblPr>
        <w:tblStyle w:val="Tabellenraster"/>
        <w:tblW w:w="0" w:type="auto"/>
        <w:tblLook w:val="04A0" w:firstRow="1" w:lastRow="0" w:firstColumn="1" w:lastColumn="0" w:noHBand="0" w:noVBand="1"/>
        <w:tblPrChange w:id="2251" w:author="Kathrin Eichler" w:date="2014-12-04T14:32:00Z">
          <w:tblPr>
            <w:tblStyle w:val="Tabellenraster"/>
            <w:tblW w:w="0" w:type="auto"/>
            <w:tblLook w:val="04A0" w:firstRow="1" w:lastRow="0" w:firstColumn="1" w:lastColumn="0" w:noHBand="0" w:noVBand="1"/>
          </w:tblPr>
        </w:tblPrChange>
      </w:tblPr>
      <w:tblGrid>
        <w:gridCol w:w="3286"/>
        <w:gridCol w:w="1984"/>
        <w:gridCol w:w="1986"/>
        <w:gridCol w:w="1986"/>
        <w:tblGridChange w:id="2252">
          <w:tblGrid>
            <w:gridCol w:w="3286"/>
            <w:gridCol w:w="1984"/>
            <w:gridCol w:w="1986"/>
            <w:gridCol w:w="1986"/>
          </w:tblGrid>
        </w:tblGridChange>
      </w:tblGrid>
      <w:tr w:rsidR="000C0978" w:rsidTr="00784826">
        <w:tc>
          <w:tcPr>
            <w:tcW w:w="3286" w:type="dxa"/>
            <w:tcPrChange w:id="2253" w:author="Kathrin Eichler" w:date="2014-12-04T14:32:00Z">
              <w:tcPr>
                <w:tcW w:w="2291" w:type="dxa"/>
              </w:tcPr>
            </w:tcPrChange>
          </w:tcPr>
          <w:p w:rsidR="000C0978" w:rsidRDefault="000C0978" w:rsidP="00C729ED">
            <w:pPr>
              <w:rPr>
                <w:lang w:val="en-US" w:eastAsia="de-DE"/>
              </w:rPr>
            </w:pPr>
          </w:p>
        </w:tc>
        <w:tc>
          <w:tcPr>
            <w:tcW w:w="1984" w:type="dxa"/>
            <w:tcPrChange w:id="2254" w:author="Kathrin Eichler" w:date="2014-12-04T14:32:00Z">
              <w:tcPr>
                <w:tcW w:w="2291" w:type="dxa"/>
              </w:tcPr>
            </w:tcPrChange>
          </w:tcPr>
          <w:p w:rsidR="000C0978" w:rsidRDefault="000C0978" w:rsidP="00C729ED">
            <w:pPr>
              <w:rPr>
                <w:lang w:val="en-US" w:eastAsia="de-DE"/>
              </w:rPr>
            </w:pPr>
            <w:r>
              <w:rPr>
                <w:lang w:val="en-US" w:eastAsia="de-DE"/>
              </w:rPr>
              <w:t>Top-1 accuracy</w:t>
            </w:r>
          </w:p>
        </w:tc>
        <w:tc>
          <w:tcPr>
            <w:tcW w:w="1986" w:type="dxa"/>
            <w:tcPrChange w:id="2255" w:author="Kathrin Eichler" w:date="2014-12-04T14:32:00Z">
              <w:tcPr>
                <w:tcW w:w="2292" w:type="dxa"/>
              </w:tcPr>
            </w:tcPrChange>
          </w:tcPr>
          <w:p w:rsidR="000C0978" w:rsidRDefault="000C0978" w:rsidP="00C729ED">
            <w:pPr>
              <w:rPr>
                <w:lang w:val="en-US" w:eastAsia="de-DE"/>
              </w:rPr>
            </w:pPr>
            <w:r>
              <w:rPr>
                <w:lang w:val="en-US" w:eastAsia="de-DE"/>
              </w:rPr>
              <w:t>Top-2 accuracy</w:t>
            </w:r>
          </w:p>
        </w:tc>
        <w:tc>
          <w:tcPr>
            <w:tcW w:w="1986" w:type="dxa"/>
            <w:tcPrChange w:id="2256" w:author="Kathrin Eichler" w:date="2014-12-04T14:32:00Z">
              <w:tcPr>
                <w:tcW w:w="2292" w:type="dxa"/>
              </w:tcPr>
            </w:tcPrChange>
          </w:tcPr>
          <w:p w:rsidR="000C0978" w:rsidRDefault="000C0978" w:rsidP="00C729ED">
            <w:pPr>
              <w:rPr>
                <w:lang w:val="en-US" w:eastAsia="de-DE"/>
              </w:rPr>
            </w:pPr>
            <w:r>
              <w:rPr>
                <w:lang w:val="en-US" w:eastAsia="de-DE"/>
              </w:rPr>
              <w:t>Top-3 accuracy</w:t>
            </w:r>
          </w:p>
        </w:tc>
      </w:tr>
      <w:tr w:rsidR="000C0978" w:rsidDel="006E199A" w:rsidTr="00784826">
        <w:trPr>
          <w:del w:id="2257" w:author="Kathrin Eichler" w:date="2014-12-08T17:17:00Z"/>
        </w:trPr>
        <w:tc>
          <w:tcPr>
            <w:tcW w:w="3286" w:type="dxa"/>
            <w:tcPrChange w:id="2258" w:author="Kathrin Eichler" w:date="2014-12-04T14:32:00Z">
              <w:tcPr>
                <w:tcW w:w="2291" w:type="dxa"/>
              </w:tcPr>
            </w:tcPrChange>
          </w:tcPr>
          <w:p w:rsidR="000C0978" w:rsidDel="006E199A" w:rsidRDefault="000C0978" w:rsidP="00C42871">
            <w:pPr>
              <w:rPr>
                <w:del w:id="2259" w:author="Kathrin Eichler" w:date="2014-12-08T17:17:00Z"/>
                <w:lang w:val="en-US" w:eastAsia="de-DE"/>
              </w:rPr>
            </w:pPr>
            <w:del w:id="2260" w:author="Kathrin Eichler" w:date="2014-12-08T17:17:00Z">
              <w:r w:rsidDel="006E199A">
                <w:rPr>
                  <w:lang w:val="en-US" w:eastAsia="de-DE"/>
                </w:rPr>
                <w:delText>SentenceAsFragmentAnnotator + TIE_original (ntn.ntn)</w:delText>
              </w:r>
            </w:del>
          </w:p>
        </w:tc>
        <w:tc>
          <w:tcPr>
            <w:tcW w:w="1984" w:type="dxa"/>
            <w:tcPrChange w:id="2261" w:author="Kathrin Eichler" w:date="2014-12-04T14:32:00Z">
              <w:tcPr>
                <w:tcW w:w="2291" w:type="dxa"/>
              </w:tcPr>
            </w:tcPrChange>
          </w:tcPr>
          <w:p w:rsidR="000C0978" w:rsidDel="006E199A" w:rsidRDefault="000C0978" w:rsidP="00C729ED">
            <w:pPr>
              <w:rPr>
                <w:del w:id="2262" w:author="Kathrin Eichler" w:date="2014-12-08T17:17:00Z"/>
                <w:lang w:val="en-US" w:eastAsia="de-DE"/>
              </w:rPr>
            </w:pPr>
          </w:p>
        </w:tc>
        <w:tc>
          <w:tcPr>
            <w:tcW w:w="1986" w:type="dxa"/>
            <w:tcPrChange w:id="2263" w:author="Kathrin Eichler" w:date="2014-12-04T14:32:00Z">
              <w:tcPr>
                <w:tcW w:w="2292" w:type="dxa"/>
              </w:tcPr>
            </w:tcPrChange>
          </w:tcPr>
          <w:p w:rsidR="000C0978" w:rsidDel="006E199A" w:rsidRDefault="000C0978" w:rsidP="00C729ED">
            <w:pPr>
              <w:rPr>
                <w:del w:id="2264" w:author="Kathrin Eichler" w:date="2014-12-08T17:17:00Z"/>
                <w:lang w:val="en-US" w:eastAsia="de-DE"/>
              </w:rPr>
            </w:pPr>
          </w:p>
        </w:tc>
        <w:tc>
          <w:tcPr>
            <w:tcW w:w="1986" w:type="dxa"/>
            <w:tcPrChange w:id="2265" w:author="Kathrin Eichler" w:date="2014-12-04T14:32:00Z">
              <w:tcPr>
                <w:tcW w:w="2292" w:type="dxa"/>
              </w:tcPr>
            </w:tcPrChange>
          </w:tcPr>
          <w:p w:rsidR="000C0978" w:rsidDel="006E199A" w:rsidRDefault="000C0978" w:rsidP="00C729ED">
            <w:pPr>
              <w:rPr>
                <w:del w:id="2266" w:author="Kathrin Eichler" w:date="2014-12-08T17:17:00Z"/>
                <w:lang w:val="en-US" w:eastAsia="de-DE"/>
              </w:rPr>
            </w:pPr>
          </w:p>
        </w:tc>
      </w:tr>
      <w:tr w:rsidR="000C0978" w:rsidTr="00784826">
        <w:tc>
          <w:tcPr>
            <w:tcW w:w="3286" w:type="dxa"/>
            <w:tcPrChange w:id="2267" w:author="Kathrin Eichler" w:date="2014-12-04T14:32:00Z">
              <w:tcPr>
                <w:tcW w:w="2291" w:type="dxa"/>
              </w:tcPr>
            </w:tcPrChange>
          </w:tcPr>
          <w:p w:rsidR="000C0978" w:rsidRPr="00C42871" w:rsidRDefault="000C0978" w:rsidP="00A67642">
            <w:pPr>
              <w:rPr>
                <w:lang w:val="en-US" w:eastAsia="de-DE"/>
              </w:rPr>
            </w:pPr>
            <w:proofErr w:type="spellStart"/>
            <w:r>
              <w:rPr>
                <w:lang w:val="en-US" w:eastAsia="de-DE"/>
              </w:rPr>
              <w:t>SentenceAsFragmentAnnotator</w:t>
            </w:r>
            <w:proofErr w:type="spellEnd"/>
            <w:r>
              <w:rPr>
                <w:lang w:val="en-US" w:eastAsia="de-DE"/>
              </w:rPr>
              <w:t xml:space="preserve"> + </w:t>
            </w:r>
            <w:proofErr w:type="spellStart"/>
            <w:r>
              <w:rPr>
                <w:lang w:val="en-US" w:eastAsia="de-DE"/>
              </w:rPr>
              <w:t>TIE_original</w:t>
            </w:r>
            <w:proofErr w:type="spellEnd"/>
            <w:ins w:id="2268" w:author="Kathrin Eichler" w:date="2014-12-08T17:20:00Z">
              <w:r w:rsidR="00A67642">
                <w:rPr>
                  <w:lang w:val="en-US" w:eastAsia="de-DE"/>
                </w:rPr>
                <w:t>,</w:t>
              </w:r>
            </w:ins>
            <w:del w:id="2269" w:author="Kathrin Eichler" w:date="2014-12-08T17:20:00Z">
              <w:r w:rsidDel="00A67642">
                <w:rPr>
                  <w:lang w:val="en-US" w:eastAsia="de-DE"/>
                </w:rPr>
                <w:delText xml:space="preserve"> (ltc.ltc)</w:delText>
              </w:r>
            </w:del>
            <w:ins w:id="2270" w:author="Kathrin Eichler" w:date="2014-12-04T14:31:00Z">
              <w:r w:rsidR="00725E03">
                <w:rPr>
                  <w:lang w:val="en-US" w:eastAsia="de-DE"/>
                </w:rPr>
                <w:t xml:space="preserve"> confi</w:t>
              </w:r>
              <w:r w:rsidR="00725E03">
                <w:rPr>
                  <w:lang w:val="en-US" w:eastAsia="de-DE"/>
                </w:rPr>
                <w:t>g</w:t>
              </w:r>
              <w:r w:rsidR="00725E03">
                <w:rPr>
                  <w:lang w:val="en-US" w:eastAsia="de-DE"/>
                </w:rPr>
                <w:t xml:space="preserve">uration: </w:t>
              </w:r>
            </w:ins>
            <w:ins w:id="2271" w:author="Kathrin Eichler" w:date="2014-12-08T13:59:00Z">
              <w:r w:rsidR="00CE30A2">
                <w:rPr>
                  <w:lang w:val="en-US" w:eastAsia="de-DE"/>
                </w:rPr>
                <w:t>DB, tree, GN, DS</w:t>
              </w:r>
            </w:ins>
          </w:p>
        </w:tc>
        <w:tc>
          <w:tcPr>
            <w:tcW w:w="1984" w:type="dxa"/>
            <w:tcPrChange w:id="2272" w:author="Kathrin Eichler" w:date="2014-12-04T14:32:00Z">
              <w:tcPr>
                <w:tcW w:w="2291" w:type="dxa"/>
              </w:tcPr>
            </w:tcPrChange>
          </w:tcPr>
          <w:p w:rsidR="000C0978" w:rsidRDefault="000C0978" w:rsidP="00C729ED">
            <w:pPr>
              <w:rPr>
                <w:lang w:val="en-US" w:eastAsia="de-DE"/>
              </w:rPr>
            </w:pPr>
          </w:p>
        </w:tc>
        <w:tc>
          <w:tcPr>
            <w:tcW w:w="1986" w:type="dxa"/>
            <w:tcPrChange w:id="2273" w:author="Kathrin Eichler" w:date="2014-12-04T14:32:00Z">
              <w:tcPr>
                <w:tcW w:w="2292" w:type="dxa"/>
              </w:tcPr>
            </w:tcPrChange>
          </w:tcPr>
          <w:p w:rsidR="000C0978" w:rsidRDefault="000C0978" w:rsidP="00C729ED">
            <w:pPr>
              <w:rPr>
                <w:lang w:val="en-US" w:eastAsia="de-DE"/>
              </w:rPr>
            </w:pPr>
          </w:p>
        </w:tc>
        <w:tc>
          <w:tcPr>
            <w:tcW w:w="1986" w:type="dxa"/>
            <w:tcPrChange w:id="2274" w:author="Kathrin Eichler" w:date="2014-12-04T14:32:00Z">
              <w:tcPr>
                <w:tcW w:w="2292" w:type="dxa"/>
              </w:tcPr>
            </w:tcPrChange>
          </w:tcPr>
          <w:p w:rsidR="000C0978" w:rsidRDefault="000C0978" w:rsidP="00C729ED">
            <w:pPr>
              <w:rPr>
                <w:lang w:val="en-US" w:eastAsia="de-DE"/>
              </w:rPr>
            </w:pPr>
          </w:p>
        </w:tc>
      </w:tr>
      <w:tr w:rsidR="00FF6F39" w:rsidDel="00784826" w:rsidTr="00784826">
        <w:trPr>
          <w:del w:id="2275" w:author="Kathrin Eichler" w:date="2014-12-04T14:32:00Z"/>
        </w:trPr>
        <w:tc>
          <w:tcPr>
            <w:tcW w:w="3286" w:type="dxa"/>
            <w:tcPrChange w:id="2276" w:author="Kathrin Eichler" w:date="2014-12-04T14:32:00Z">
              <w:tcPr>
                <w:tcW w:w="2291" w:type="dxa"/>
              </w:tcPr>
            </w:tcPrChange>
          </w:tcPr>
          <w:p w:rsidR="00FF6F39" w:rsidDel="00784826" w:rsidRDefault="00FF6F39" w:rsidP="00C729ED">
            <w:pPr>
              <w:rPr>
                <w:del w:id="2277" w:author="Kathrin Eichler" w:date="2014-12-04T14:32:00Z"/>
                <w:lang w:val="en-US" w:eastAsia="de-DE"/>
              </w:rPr>
            </w:pPr>
            <w:del w:id="2278" w:author="Kathrin Eichler" w:date="2014-12-04T14:32:00Z">
              <w:r w:rsidDel="00784826">
                <w:rPr>
                  <w:lang w:val="en-US" w:eastAsia="de-DE"/>
                </w:rPr>
                <w:delText>(+additional configurations / thresholds?)</w:delText>
              </w:r>
            </w:del>
          </w:p>
        </w:tc>
        <w:tc>
          <w:tcPr>
            <w:tcW w:w="1984" w:type="dxa"/>
            <w:tcPrChange w:id="2279" w:author="Kathrin Eichler" w:date="2014-12-04T14:32:00Z">
              <w:tcPr>
                <w:tcW w:w="2291" w:type="dxa"/>
              </w:tcPr>
            </w:tcPrChange>
          </w:tcPr>
          <w:p w:rsidR="00FF6F39" w:rsidDel="00784826" w:rsidRDefault="00FF6F39" w:rsidP="00C729ED">
            <w:pPr>
              <w:rPr>
                <w:del w:id="2280" w:author="Kathrin Eichler" w:date="2014-12-04T14:32:00Z"/>
                <w:lang w:val="en-US" w:eastAsia="de-DE"/>
              </w:rPr>
            </w:pPr>
          </w:p>
        </w:tc>
        <w:tc>
          <w:tcPr>
            <w:tcW w:w="1986" w:type="dxa"/>
            <w:tcPrChange w:id="2281" w:author="Kathrin Eichler" w:date="2014-12-04T14:32:00Z">
              <w:tcPr>
                <w:tcW w:w="2292" w:type="dxa"/>
              </w:tcPr>
            </w:tcPrChange>
          </w:tcPr>
          <w:p w:rsidR="00FF6F39" w:rsidDel="00784826" w:rsidRDefault="00FF6F39" w:rsidP="00C729ED">
            <w:pPr>
              <w:rPr>
                <w:del w:id="2282" w:author="Kathrin Eichler" w:date="2014-12-04T14:32:00Z"/>
                <w:lang w:val="en-US" w:eastAsia="de-DE"/>
              </w:rPr>
            </w:pPr>
          </w:p>
        </w:tc>
        <w:tc>
          <w:tcPr>
            <w:tcW w:w="1986" w:type="dxa"/>
            <w:tcPrChange w:id="2283" w:author="Kathrin Eichler" w:date="2014-12-04T14:32:00Z">
              <w:tcPr>
                <w:tcW w:w="2292" w:type="dxa"/>
              </w:tcPr>
            </w:tcPrChange>
          </w:tcPr>
          <w:p w:rsidR="00FF6F39" w:rsidDel="00784826" w:rsidRDefault="00FF6F39" w:rsidP="00C729ED">
            <w:pPr>
              <w:rPr>
                <w:del w:id="2284" w:author="Kathrin Eichler" w:date="2014-12-04T14:32:00Z"/>
                <w:lang w:val="en-US" w:eastAsia="de-DE"/>
              </w:rPr>
            </w:pPr>
          </w:p>
        </w:tc>
      </w:tr>
    </w:tbl>
    <w:p w:rsidR="0075465E" w:rsidRDefault="0075465E" w:rsidP="00E22AD1">
      <w:pPr>
        <w:pStyle w:val="Normal2"/>
      </w:pPr>
    </w:p>
    <w:p w:rsidR="00E22AD1" w:rsidRDefault="000C0978" w:rsidP="00E22AD1">
      <w:pPr>
        <w:pStyle w:val="Normal2"/>
      </w:pPr>
      <w:r>
        <w:t xml:space="preserve">The results show that with this configuration, there is no improvement over the baseline. </w:t>
      </w:r>
      <w:proofErr w:type="spellStart"/>
      <w:r>
        <w:t>Analyzing</w:t>
      </w:r>
      <w:proofErr w:type="spellEnd"/>
      <w:r>
        <w:t xml:space="preserve"> the resulting graph, we noticed that, due to the internal complexity of the extrac</w:t>
      </w:r>
      <w:r>
        <w:t>t</w:t>
      </w:r>
      <w:r>
        <w:t xml:space="preserve">ed fragments (some of the extracted sentences contained several dozens of tokens), only very few entailment relations were detected between the sentences in the dataset. </w:t>
      </w:r>
    </w:p>
    <w:p w:rsidR="00E22AD1" w:rsidRDefault="000C0978" w:rsidP="0071249C">
      <w:pPr>
        <w:pStyle w:val="Normal2"/>
      </w:pPr>
      <w:r>
        <w:t xml:space="preserve">We therefore decided to </w:t>
      </w:r>
      <w:r w:rsidR="00FF6F39">
        <w:t>go for a bottom-up approach: Starting with the smallest possible unit for a fragment, namely a single token, we would increase the complexity of the fra</w:t>
      </w:r>
      <w:r w:rsidR="00FF6F39">
        <w:t>g</w:t>
      </w:r>
      <w:r w:rsidR="00FF6F39">
        <w:t xml:space="preserve">ments. </w:t>
      </w:r>
    </w:p>
    <w:p w:rsidR="000C0978" w:rsidRDefault="000C0978" w:rsidP="000C0978">
      <w:pPr>
        <w:pStyle w:val="berschrift5"/>
      </w:pPr>
      <w:r>
        <w:t>Experiment 2: Fragments = Tokens</w:t>
      </w:r>
    </w:p>
    <w:p w:rsidR="00FF6F39" w:rsidRDefault="00FF6F39" w:rsidP="00CC6C55">
      <w:pPr>
        <w:rPr>
          <w:ins w:id="2285" w:author="Kathrin Eichler" w:date="2014-12-08T12:31:00Z"/>
          <w:lang w:val="en-US" w:eastAsia="de-DE"/>
        </w:rPr>
      </w:pPr>
      <w:r>
        <w:rPr>
          <w:lang w:val="en-US" w:eastAsia="de-DE"/>
        </w:rPr>
        <w:t xml:space="preserve">In our second experiment, we extracted single-token fragments using the </w:t>
      </w:r>
      <w:proofErr w:type="spellStart"/>
      <w:r>
        <w:rPr>
          <w:lang w:val="en-US" w:eastAsia="de-DE"/>
        </w:rPr>
        <w:t>TokenAsFra</w:t>
      </w:r>
      <w:r>
        <w:rPr>
          <w:lang w:val="en-US" w:eastAsia="de-DE"/>
        </w:rPr>
        <w:t>g</w:t>
      </w:r>
      <w:r>
        <w:rPr>
          <w:lang w:val="en-US" w:eastAsia="de-DE"/>
        </w:rPr>
        <w:t>mentAnnotator</w:t>
      </w:r>
      <w:proofErr w:type="spellEnd"/>
      <w:r>
        <w:rPr>
          <w:lang w:val="en-US" w:eastAsia="de-DE"/>
        </w:rPr>
        <w:t xml:space="preserve"> and </w:t>
      </w:r>
      <w:ins w:id="2286" w:author="Kathrin Eichler" w:date="2014-12-08T11:18:00Z">
        <w:r w:rsidR="009B6D10">
          <w:rPr>
            <w:lang w:val="en-US" w:eastAsia="de-DE"/>
          </w:rPr>
          <w:t xml:space="preserve">four </w:t>
        </w:r>
      </w:ins>
      <w:r>
        <w:rPr>
          <w:lang w:val="en-US" w:eastAsia="de-DE"/>
        </w:rPr>
        <w:t>different configurations of TIE</w:t>
      </w:r>
      <w:ins w:id="2287" w:author="Kathrin Eichler" w:date="2014-12-08T11:18:00Z">
        <w:r w:rsidR="009B6D10">
          <w:rPr>
            <w:lang w:val="en-US" w:eastAsia="de-DE"/>
          </w:rPr>
          <w:t xml:space="preserve">: </w:t>
        </w:r>
        <w:proofErr w:type="spellStart"/>
        <w:r w:rsidR="009B6D10">
          <w:rPr>
            <w:lang w:val="en-US" w:eastAsia="de-DE"/>
          </w:rPr>
          <w:t>TIE_Base</w:t>
        </w:r>
        <w:proofErr w:type="spellEnd"/>
        <w:r w:rsidR="009B6D10">
          <w:rPr>
            <w:lang w:val="en-US" w:eastAsia="de-DE"/>
          </w:rPr>
          <w:t xml:space="preserve"> (inflection only), TIE with </w:t>
        </w:r>
        <w:proofErr w:type="spellStart"/>
        <w:r w:rsidR="009B6D10">
          <w:rPr>
            <w:lang w:val="en-US" w:eastAsia="de-DE"/>
          </w:rPr>
          <w:t>GermaNet</w:t>
        </w:r>
        <w:proofErr w:type="spellEnd"/>
        <w:r w:rsidR="009B6D10">
          <w:rPr>
            <w:lang w:val="en-US" w:eastAsia="de-DE"/>
          </w:rPr>
          <w:t xml:space="preserve">, TIE with </w:t>
        </w:r>
        <w:proofErr w:type="spellStart"/>
        <w:r w:rsidR="009B6D10">
          <w:rPr>
            <w:lang w:val="en-US" w:eastAsia="de-DE"/>
          </w:rPr>
          <w:t>DerivBase</w:t>
        </w:r>
        <w:proofErr w:type="spellEnd"/>
        <w:r w:rsidR="009B6D10">
          <w:rPr>
            <w:lang w:val="en-US" w:eastAsia="de-DE"/>
          </w:rPr>
          <w:t xml:space="preserve"> and TIE with </w:t>
        </w:r>
      </w:ins>
      <w:ins w:id="2288" w:author="Kathrin Eichler" w:date="2014-12-08T11:19:00Z">
        <w:r w:rsidR="009B6D10">
          <w:rPr>
            <w:lang w:val="en-US" w:eastAsia="de-DE"/>
          </w:rPr>
          <w:t xml:space="preserve">both </w:t>
        </w:r>
        <w:proofErr w:type="spellStart"/>
        <w:r w:rsidR="009B6D10">
          <w:rPr>
            <w:lang w:val="en-US" w:eastAsia="de-DE"/>
          </w:rPr>
          <w:t>GermaNet</w:t>
        </w:r>
        <w:proofErr w:type="spellEnd"/>
        <w:r w:rsidR="009B6D10">
          <w:rPr>
            <w:lang w:val="en-US" w:eastAsia="de-DE"/>
          </w:rPr>
          <w:t xml:space="preserve"> and </w:t>
        </w:r>
        <w:proofErr w:type="spellStart"/>
        <w:r w:rsidR="009B6D10">
          <w:rPr>
            <w:lang w:val="en-US" w:eastAsia="de-DE"/>
          </w:rPr>
          <w:t>DerivBase</w:t>
        </w:r>
        <w:proofErr w:type="spellEnd"/>
        <w:r w:rsidR="009B6D10">
          <w:rPr>
            <w:lang w:val="en-US" w:eastAsia="de-DE"/>
          </w:rPr>
          <w:t>.</w:t>
        </w:r>
      </w:ins>
      <w:ins w:id="2289" w:author="Kathrin Eichler" w:date="2014-12-08T11:18:00Z">
        <w:r w:rsidR="009B6D10">
          <w:rPr>
            <w:lang w:val="en-US" w:eastAsia="de-DE"/>
          </w:rPr>
          <w:t xml:space="preserve"> </w:t>
        </w:r>
      </w:ins>
      <w:r>
        <w:rPr>
          <w:lang w:val="en-US" w:eastAsia="de-DE"/>
        </w:rPr>
        <w:t xml:space="preserve"> </w:t>
      </w:r>
      <w:del w:id="2290" w:author="Kathrin Eichler" w:date="2014-12-08T11:59:00Z">
        <w:r w:rsidDel="00952D78">
          <w:rPr>
            <w:lang w:val="en-US" w:eastAsia="de-DE"/>
          </w:rPr>
          <w:delText xml:space="preserve">as </w:delText>
        </w:r>
      </w:del>
      <w:ins w:id="2291" w:author="Kathrin Eichler" w:date="2014-12-08T11:59:00Z">
        <w:r w:rsidR="00952D78">
          <w:rPr>
            <w:lang w:val="en-US" w:eastAsia="de-DE"/>
          </w:rPr>
          <w:t xml:space="preserve">For our experiments, we used </w:t>
        </w:r>
      </w:ins>
      <w:ins w:id="2292" w:author="Kathrin Eichler" w:date="2014-12-08T12:31:00Z">
        <w:r w:rsidR="00887563">
          <w:rPr>
            <w:lang w:val="en-US" w:eastAsia="de-DE"/>
          </w:rPr>
          <w:t>two versions of the TIE EDA: First,</w:t>
        </w:r>
      </w:ins>
      <w:ins w:id="2293" w:author="Kathrin Eichler" w:date="2014-12-08T11:59:00Z">
        <w:r w:rsidR="00952D78">
          <w:rPr>
            <w:lang w:val="en-US" w:eastAsia="de-DE"/>
          </w:rPr>
          <w:t xml:space="preserve"> </w:t>
        </w:r>
      </w:ins>
      <w:ins w:id="2294" w:author="Kathrin Eichler" w:date="2014-12-08T12:31:00Z">
        <w:r w:rsidR="00887563">
          <w:rPr>
            <w:lang w:val="en-US" w:eastAsia="de-DE"/>
          </w:rPr>
          <w:t xml:space="preserve">the </w:t>
        </w:r>
      </w:ins>
      <w:ins w:id="2295" w:author="Kathrin Eichler" w:date="2014-12-08T11:59:00Z">
        <w:r w:rsidR="00952D78">
          <w:rPr>
            <w:lang w:val="en-US" w:eastAsia="de-DE"/>
          </w:rPr>
          <w:t>TIE EDA as</w:t>
        </w:r>
        <w:r w:rsidR="00952D78">
          <w:rPr>
            <w:lang w:val="en-US" w:eastAsia="de-DE"/>
          </w:rPr>
          <w:t xml:space="preserve"> </w:t>
        </w:r>
      </w:ins>
      <w:r>
        <w:rPr>
          <w:lang w:val="en-US" w:eastAsia="de-DE"/>
        </w:rPr>
        <w:t>provided by the EOP</w:t>
      </w:r>
      <w:del w:id="2296" w:author="Kathrin Eichler" w:date="2014-12-08T12:00:00Z">
        <w:r w:rsidDel="00952D78">
          <w:rPr>
            <w:lang w:val="en-US" w:eastAsia="de-DE"/>
          </w:rPr>
          <w:delText xml:space="preserve"> for building the graph</w:delText>
        </w:r>
      </w:del>
      <w:ins w:id="2297" w:author="Kathrin Eichler" w:date="2014-12-08T12:00:00Z">
        <w:r w:rsidR="00952D78">
          <w:rPr>
            <w:lang w:val="en-US" w:eastAsia="de-DE"/>
          </w:rPr>
          <w:t>.</w:t>
        </w:r>
      </w:ins>
      <w:del w:id="2298" w:author="Kathrin Eichler" w:date="2014-12-08T12:00:00Z">
        <w:r w:rsidDel="00952D78">
          <w:rPr>
            <w:lang w:val="en-US" w:eastAsia="de-DE"/>
          </w:rPr>
          <w:delText>.</w:delText>
        </w:r>
      </w:del>
      <w:r>
        <w:rPr>
          <w:lang w:val="en-US" w:eastAsia="de-DE"/>
        </w:rPr>
        <w:t xml:space="preserve"> </w:t>
      </w:r>
      <w:del w:id="2299" w:author="Kathrin Eichler" w:date="2014-12-08T11:17:00Z">
        <w:r w:rsidDel="009B6D10">
          <w:rPr>
            <w:lang w:val="en-US" w:eastAsia="de-DE"/>
          </w:rPr>
          <w:delText>The results are gi</w:delText>
        </w:r>
        <w:r w:rsidDel="009B6D10">
          <w:rPr>
            <w:lang w:val="en-US" w:eastAsia="de-DE"/>
          </w:rPr>
          <w:delText>v</w:delText>
        </w:r>
        <w:r w:rsidDel="009B6D10">
          <w:rPr>
            <w:lang w:val="en-US" w:eastAsia="de-DE"/>
          </w:rPr>
          <w:delText>en below:</w:delText>
        </w:r>
      </w:del>
      <w:ins w:id="2300" w:author="Kathrin Eichler" w:date="2014-12-08T11:17:00Z">
        <w:r w:rsidR="009B6D10">
          <w:rPr>
            <w:lang w:val="en-US" w:eastAsia="de-DE"/>
          </w:rPr>
          <w:t xml:space="preserve"> </w:t>
        </w:r>
      </w:ins>
      <w:proofErr w:type="gramStart"/>
      <w:ins w:id="2301" w:author="Kathrin Eichler" w:date="2014-12-08T12:31:00Z">
        <w:r w:rsidR="00887563">
          <w:rPr>
            <w:lang w:val="en-US" w:eastAsia="de-DE"/>
          </w:rPr>
          <w:t>and</w:t>
        </w:r>
        <w:proofErr w:type="gramEnd"/>
        <w:r w:rsidR="00887563">
          <w:rPr>
            <w:lang w:val="en-US" w:eastAsia="de-DE"/>
          </w:rPr>
          <w:t xml:space="preserve">, second, the TIE EDA with the following adaptations: </w:t>
        </w:r>
      </w:ins>
      <w:del w:id="2302" w:author="Kathrin Eichler" w:date="2014-12-08T11:17:00Z">
        <w:r w:rsidDel="009B6D10">
          <w:rPr>
            <w:lang w:val="en-US" w:eastAsia="de-DE"/>
          </w:rPr>
          <w:delText xml:space="preserve"> </w:delText>
        </w:r>
      </w:del>
    </w:p>
    <w:p w:rsidR="00000000" w:rsidRPr="00887563" w:rsidRDefault="005860F9" w:rsidP="00887563">
      <w:pPr>
        <w:numPr>
          <w:ilvl w:val="0"/>
          <w:numId w:val="117"/>
        </w:numPr>
        <w:rPr>
          <w:ins w:id="2303" w:author="Kathrin Eichler" w:date="2014-12-08T12:34:00Z"/>
          <w:lang w:val="en-US"/>
          <w:rPrChange w:id="2304" w:author="Kathrin Eichler" w:date="2014-12-08T12:35:00Z">
            <w:rPr>
              <w:ins w:id="2305" w:author="Kathrin Eichler" w:date="2014-12-08T12:34:00Z"/>
              <w:lang w:val="de-DE"/>
            </w:rPr>
          </w:rPrChange>
        </w:rPr>
      </w:pPr>
      <w:proofErr w:type="spellStart"/>
      <w:ins w:id="2306" w:author="Kathrin Eichler" w:date="2014-12-08T12:34:00Z">
        <w:r w:rsidRPr="00887563">
          <w:rPr>
            <w:lang w:val="en-US"/>
            <w:rPrChange w:id="2307" w:author="Kathrin Eichler" w:date="2014-12-08T12:35:00Z">
              <w:rPr>
                <w:lang w:val="de-DE"/>
              </w:rPr>
            </w:rPrChange>
          </w:rPr>
          <w:t>DerivBase</w:t>
        </w:r>
        <w:proofErr w:type="spellEnd"/>
        <w:r w:rsidRPr="00887563">
          <w:rPr>
            <w:lang w:val="en-US"/>
            <w:rPrChange w:id="2308" w:author="Kathrin Eichler" w:date="2014-12-08T12:35:00Z">
              <w:rPr>
                <w:lang w:val="de-DE"/>
              </w:rPr>
            </w:rPrChange>
          </w:rPr>
          <w:t xml:space="preserve">: </w:t>
        </w:r>
        <w:r w:rsidR="00887563" w:rsidRPr="00887563">
          <w:rPr>
            <w:lang w:val="en-US"/>
            <w:rPrChange w:id="2309" w:author="Kathrin Eichler" w:date="2014-12-08T12:35:00Z">
              <w:rPr>
                <w:lang w:val="de-DE"/>
              </w:rPr>
            </w:rPrChange>
          </w:rPr>
          <w:t xml:space="preserve">The original version of TIE uses a </w:t>
        </w:r>
      </w:ins>
      <w:ins w:id="2310" w:author="Kathrin Eichler" w:date="2014-12-08T12:35:00Z">
        <w:r w:rsidR="00887563">
          <w:rPr>
            <w:lang w:val="en-US"/>
          </w:rPr>
          <w:t>part</w:t>
        </w:r>
      </w:ins>
      <w:ins w:id="2311" w:author="Kathrin Eichler" w:date="2014-12-08T12:36:00Z">
        <w:r w:rsidR="00887563">
          <w:rPr>
            <w:lang w:val="en-US"/>
          </w:rPr>
          <w:t>-of-speech (</w:t>
        </w:r>
      </w:ins>
      <w:ins w:id="2312" w:author="Kathrin Eichler" w:date="2014-12-08T12:34:00Z">
        <w:r w:rsidR="00887563" w:rsidRPr="00887563">
          <w:rPr>
            <w:lang w:val="en-US"/>
            <w:rPrChange w:id="2313" w:author="Kathrin Eichler" w:date="2014-12-08T12:35:00Z">
              <w:rPr>
                <w:lang w:val="de-DE"/>
              </w:rPr>
            </w:rPrChange>
          </w:rPr>
          <w:t>POS</w:t>
        </w:r>
      </w:ins>
      <w:ins w:id="2314" w:author="Kathrin Eichler" w:date="2014-12-08T12:36:00Z">
        <w:r w:rsidR="00887563">
          <w:rPr>
            <w:lang w:val="en-US"/>
          </w:rPr>
          <w:t>)</w:t>
        </w:r>
      </w:ins>
      <w:ins w:id="2315" w:author="Kathrin Eichler" w:date="2014-12-08T12:34:00Z">
        <w:r w:rsidR="00887563" w:rsidRPr="00887563">
          <w:rPr>
            <w:lang w:val="en-US"/>
            <w:rPrChange w:id="2316" w:author="Kathrin Eichler" w:date="2014-12-08T12:35:00Z">
              <w:rPr>
                <w:lang w:val="de-DE"/>
              </w:rPr>
            </w:rPrChange>
          </w:rPr>
          <w:t xml:space="preserve"> restriction for </w:t>
        </w:r>
        <w:proofErr w:type="spellStart"/>
        <w:r w:rsidR="00887563" w:rsidRPr="00887563">
          <w:rPr>
            <w:lang w:val="en-US"/>
            <w:rPrChange w:id="2317" w:author="Kathrin Eichler" w:date="2014-12-08T12:35:00Z">
              <w:rPr>
                <w:lang w:val="de-DE"/>
              </w:rPr>
            </w:rPrChange>
          </w:rPr>
          <w:t>DerivBase</w:t>
        </w:r>
        <w:proofErr w:type="spellEnd"/>
        <w:r w:rsidR="00887563" w:rsidRPr="00887563">
          <w:rPr>
            <w:lang w:val="en-US"/>
            <w:rPrChange w:id="2318" w:author="Kathrin Eichler" w:date="2014-12-08T12:35:00Z">
              <w:rPr>
                <w:lang w:val="de-DE"/>
              </w:rPr>
            </w:rPrChange>
          </w:rPr>
          <w:t>, i.e.,</w:t>
        </w:r>
      </w:ins>
      <w:ins w:id="2319" w:author="Kathrin Eichler" w:date="2014-12-08T12:35:00Z">
        <w:r w:rsidR="00887563">
          <w:rPr>
            <w:lang w:val="en-US"/>
          </w:rPr>
          <w:t xml:space="preserve"> it only considers relationships between words in the same derivatio</w:t>
        </w:r>
        <w:r w:rsidR="00887563">
          <w:rPr>
            <w:lang w:val="en-US"/>
          </w:rPr>
          <w:t>n</w:t>
        </w:r>
        <w:r w:rsidR="00887563">
          <w:rPr>
            <w:lang w:val="en-US"/>
          </w:rPr>
          <w:t xml:space="preserve">al family if they have the same POS. </w:t>
        </w:r>
      </w:ins>
      <w:ins w:id="2320" w:author="Kathrin Eichler" w:date="2014-12-08T12:36:00Z">
        <w:r w:rsidR="00887563">
          <w:rPr>
            <w:lang w:val="en-US"/>
          </w:rPr>
          <w:t xml:space="preserve">In the adapted TIE, we remove this </w:t>
        </w:r>
      </w:ins>
      <w:ins w:id="2321" w:author="Kathrin Eichler" w:date="2014-12-08T12:34:00Z">
        <w:r w:rsidRPr="00887563">
          <w:rPr>
            <w:lang w:val="en-US"/>
            <w:rPrChange w:id="2322" w:author="Kathrin Eichler" w:date="2014-12-08T12:35:00Z">
              <w:rPr>
                <w:lang w:val="de-DE"/>
              </w:rPr>
            </w:rPrChange>
          </w:rPr>
          <w:t>POS r</w:t>
        </w:r>
        <w:r w:rsidRPr="00887563">
          <w:rPr>
            <w:lang w:val="en-US"/>
            <w:rPrChange w:id="2323" w:author="Kathrin Eichler" w:date="2014-12-08T12:35:00Z">
              <w:rPr>
                <w:lang w:val="de-DE"/>
              </w:rPr>
            </w:rPrChange>
          </w:rPr>
          <w:t>e</w:t>
        </w:r>
        <w:r w:rsidRPr="00887563">
          <w:rPr>
            <w:lang w:val="en-US"/>
            <w:rPrChange w:id="2324" w:author="Kathrin Eichler" w:date="2014-12-08T12:35:00Z">
              <w:rPr>
                <w:lang w:val="de-DE"/>
              </w:rPr>
            </w:rPrChange>
          </w:rPr>
          <w:t>s</w:t>
        </w:r>
        <w:r w:rsidRPr="00887563">
          <w:rPr>
            <w:lang w:val="en-US"/>
            <w:rPrChange w:id="2325" w:author="Kathrin Eichler" w:date="2014-12-08T12:35:00Z">
              <w:rPr>
                <w:lang w:val="de-DE"/>
              </w:rPr>
            </w:rPrChange>
          </w:rPr>
          <w:t>t</w:t>
        </w:r>
        <w:r w:rsidRPr="00887563">
          <w:rPr>
            <w:lang w:val="en-US"/>
            <w:rPrChange w:id="2326" w:author="Kathrin Eichler" w:date="2014-12-08T12:35:00Z">
              <w:rPr>
                <w:lang w:val="de-DE"/>
              </w:rPr>
            </w:rPrChange>
          </w:rPr>
          <w:t>ri</w:t>
        </w:r>
        <w:r w:rsidRPr="00887563">
          <w:rPr>
            <w:lang w:val="en-US"/>
            <w:rPrChange w:id="2327" w:author="Kathrin Eichler" w:date="2014-12-08T12:35:00Z">
              <w:rPr>
                <w:lang w:val="de-DE"/>
              </w:rPr>
            </w:rPrChange>
          </w:rPr>
          <w:t>c</w:t>
        </w:r>
        <w:r w:rsidR="00887563" w:rsidRPr="00887563">
          <w:rPr>
            <w:lang w:val="en-US"/>
          </w:rPr>
          <w:t>tion</w:t>
        </w:r>
      </w:ins>
      <w:ins w:id="2328" w:author="Kathrin Eichler" w:date="2014-12-08T12:36:00Z">
        <w:r w:rsidR="00887563">
          <w:rPr>
            <w:lang w:val="en-US"/>
          </w:rPr>
          <w:t xml:space="preserve">, which allows us to also consider relationships between </w:t>
        </w:r>
      </w:ins>
      <w:ins w:id="2329" w:author="Kathrin Eichler" w:date="2014-12-08T12:37:00Z">
        <w:r w:rsidR="00887563">
          <w:rPr>
            <w:lang w:val="en-US"/>
          </w:rPr>
          <w:t>tokens with a diffe</w:t>
        </w:r>
        <w:r w:rsidR="00887563">
          <w:rPr>
            <w:lang w:val="en-US"/>
          </w:rPr>
          <w:t>r</w:t>
        </w:r>
        <w:r w:rsidR="00887563">
          <w:rPr>
            <w:lang w:val="en-US"/>
          </w:rPr>
          <w:t>ent POS, e.g.,</w:t>
        </w:r>
      </w:ins>
      <w:ins w:id="2330" w:author="Kathrin Eichler" w:date="2014-12-08T12:34:00Z">
        <w:r w:rsidRPr="00887563">
          <w:rPr>
            <w:lang w:val="en-US"/>
            <w:rPrChange w:id="2331" w:author="Kathrin Eichler" w:date="2014-12-08T12:35:00Z">
              <w:rPr>
                <w:lang w:val="de-DE"/>
              </w:rPr>
            </w:rPrChange>
          </w:rPr>
          <w:t xml:space="preserve"> „</w:t>
        </w:r>
        <w:proofErr w:type="spellStart"/>
        <w:r w:rsidRPr="00887563">
          <w:rPr>
            <w:lang w:val="en-US"/>
            <w:rPrChange w:id="2332" w:author="Kathrin Eichler" w:date="2014-12-08T12:35:00Z">
              <w:rPr>
                <w:lang w:val="de-DE"/>
              </w:rPr>
            </w:rPrChange>
          </w:rPr>
          <w:t>E</w:t>
        </w:r>
        <w:r w:rsidRPr="00887563">
          <w:rPr>
            <w:lang w:val="en-US"/>
            <w:rPrChange w:id="2333" w:author="Kathrin Eichler" w:date="2014-12-08T12:35:00Z">
              <w:rPr>
                <w:lang w:val="de-DE"/>
              </w:rPr>
            </w:rPrChange>
          </w:rPr>
          <w:t>r</w:t>
        </w:r>
        <w:r w:rsidRPr="00887563">
          <w:rPr>
            <w:lang w:val="en-US"/>
            <w:rPrChange w:id="2334" w:author="Kathrin Eichler" w:date="2014-12-08T12:35:00Z">
              <w:rPr>
                <w:lang w:val="de-DE"/>
              </w:rPr>
            </w:rPrChange>
          </w:rPr>
          <w:t>we</w:t>
        </w:r>
        <w:r w:rsidRPr="00887563">
          <w:rPr>
            <w:lang w:val="en-US"/>
            <w:rPrChange w:id="2335" w:author="Kathrin Eichler" w:date="2014-12-08T12:35:00Z">
              <w:rPr>
                <w:lang w:val="de-DE"/>
              </w:rPr>
            </w:rPrChange>
          </w:rPr>
          <w:t>i</w:t>
        </w:r>
        <w:r w:rsidRPr="00887563">
          <w:rPr>
            <w:lang w:val="en-US"/>
            <w:rPrChange w:id="2336" w:author="Kathrin Eichler" w:date="2014-12-08T12:35:00Z">
              <w:rPr>
                <w:lang w:val="de-DE"/>
              </w:rPr>
            </w:rPrChange>
          </w:rPr>
          <w:t>t</w:t>
        </w:r>
        <w:r w:rsidRPr="00887563">
          <w:rPr>
            <w:lang w:val="en-US"/>
            <w:rPrChange w:id="2337" w:author="Kathrin Eichler" w:date="2014-12-08T12:35:00Z">
              <w:rPr>
                <w:lang w:val="de-DE"/>
              </w:rPr>
            </w:rPrChange>
          </w:rPr>
          <w:t>e</w:t>
        </w:r>
        <w:r w:rsidRPr="00887563">
          <w:rPr>
            <w:lang w:val="en-US"/>
            <w:rPrChange w:id="2338" w:author="Kathrin Eichler" w:date="2014-12-08T12:35:00Z">
              <w:rPr>
                <w:lang w:val="de-DE"/>
              </w:rPr>
            </w:rPrChange>
          </w:rPr>
          <w:t>r</w:t>
        </w:r>
        <w:r w:rsidRPr="00887563">
          <w:rPr>
            <w:lang w:val="en-US"/>
            <w:rPrChange w:id="2339" w:author="Kathrin Eichler" w:date="2014-12-08T12:35:00Z">
              <w:rPr>
                <w:lang w:val="de-DE"/>
              </w:rPr>
            </w:rPrChange>
          </w:rPr>
          <w:t>ung</w:t>
        </w:r>
        <w:proofErr w:type="spellEnd"/>
        <w:proofErr w:type="gramStart"/>
        <w:r w:rsidRPr="00887563">
          <w:rPr>
            <w:lang w:val="en-US"/>
            <w:rPrChange w:id="2340" w:author="Kathrin Eichler" w:date="2014-12-08T12:35:00Z">
              <w:rPr>
                <w:lang w:val="de-DE"/>
              </w:rPr>
            </w:rPrChange>
          </w:rPr>
          <w:t>“ [</w:t>
        </w:r>
        <w:proofErr w:type="gramEnd"/>
        <w:r w:rsidRPr="00887563">
          <w:rPr>
            <w:i/>
            <w:iCs/>
            <w:lang w:val="en-US"/>
            <w:rPrChange w:id="2341" w:author="Kathrin Eichler" w:date="2014-12-08T12:35:00Z">
              <w:rPr>
                <w:i/>
                <w:iCs/>
                <w:lang w:val="de-DE"/>
              </w:rPr>
            </w:rPrChange>
          </w:rPr>
          <w:t>e</w:t>
        </w:r>
        <w:r w:rsidRPr="00887563">
          <w:rPr>
            <w:i/>
            <w:iCs/>
            <w:lang w:val="en-US"/>
            <w:rPrChange w:id="2342" w:author="Kathrin Eichler" w:date="2014-12-08T12:35:00Z">
              <w:rPr>
                <w:i/>
                <w:iCs/>
                <w:lang w:val="de-DE"/>
              </w:rPr>
            </w:rPrChange>
          </w:rPr>
          <w:t>x</w:t>
        </w:r>
        <w:r w:rsidRPr="00887563">
          <w:rPr>
            <w:i/>
            <w:iCs/>
            <w:lang w:val="en-US"/>
            <w:rPrChange w:id="2343" w:author="Kathrin Eichler" w:date="2014-12-08T12:35:00Z">
              <w:rPr>
                <w:i/>
                <w:iCs/>
                <w:lang w:val="de-DE"/>
              </w:rPr>
            </w:rPrChange>
          </w:rPr>
          <w:t>te</w:t>
        </w:r>
        <w:r w:rsidRPr="00887563">
          <w:rPr>
            <w:i/>
            <w:iCs/>
            <w:lang w:val="en-US"/>
            <w:rPrChange w:id="2344" w:author="Kathrin Eichler" w:date="2014-12-08T12:35:00Z">
              <w:rPr>
                <w:i/>
                <w:iCs/>
                <w:lang w:val="de-DE"/>
              </w:rPr>
            </w:rPrChange>
          </w:rPr>
          <w:t>n</w:t>
        </w:r>
        <w:r w:rsidRPr="00887563">
          <w:rPr>
            <w:i/>
            <w:iCs/>
            <w:lang w:val="en-US"/>
            <w:rPrChange w:id="2345" w:author="Kathrin Eichler" w:date="2014-12-08T12:35:00Z">
              <w:rPr>
                <w:i/>
                <w:iCs/>
                <w:lang w:val="de-DE"/>
              </w:rPr>
            </w:rPrChange>
          </w:rPr>
          <w:t>s</w:t>
        </w:r>
        <w:r w:rsidRPr="00887563">
          <w:rPr>
            <w:i/>
            <w:iCs/>
            <w:lang w:val="en-US"/>
            <w:rPrChange w:id="2346" w:author="Kathrin Eichler" w:date="2014-12-08T12:35:00Z">
              <w:rPr>
                <w:i/>
                <w:iCs/>
                <w:lang w:val="de-DE"/>
              </w:rPr>
            </w:rPrChange>
          </w:rPr>
          <w:t>i</w:t>
        </w:r>
        <w:r w:rsidRPr="00887563">
          <w:rPr>
            <w:i/>
            <w:iCs/>
            <w:lang w:val="en-US"/>
            <w:rPrChange w:id="2347" w:author="Kathrin Eichler" w:date="2014-12-08T12:35:00Z">
              <w:rPr>
                <w:i/>
                <w:iCs/>
                <w:lang w:val="de-DE"/>
              </w:rPr>
            </w:rPrChange>
          </w:rPr>
          <w:t>on</w:t>
        </w:r>
        <w:r w:rsidRPr="00887563">
          <w:rPr>
            <w:lang w:val="en-US"/>
            <w:rPrChange w:id="2348" w:author="Kathrin Eichler" w:date="2014-12-08T12:35:00Z">
              <w:rPr>
                <w:lang w:val="de-DE"/>
              </w:rPr>
            </w:rPrChange>
          </w:rPr>
          <w:t>]</w:t>
        </w:r>
      </w:ins>
      <w:ins w:id="2349" w:author="Kathrin Eichler" w:date="2014-12-08T12:37:00Z">
        <w:r w:rsidR="00887563">
          <w:rPr>
            <w:lang w:val="en-US"/>
          </w:rPr>
          <w:t xml:space="preserve"> </w:t>
        </w:r>
        <w:proofErr w:type="spellStart"/>
        <w:r w:rsidR="00887563" w:rsidRPr="00887563">
          <w:rPr>
            <w:lang w:val="en-US"/>
            <w:rPrChange w:id="2350" w:author="Kathrin Eichler" w:date="2014-12-08T12:37:00Z">
              <w:rPr>
                <w:lang w:val="de-DE"/>
              </w:rPr>
            </w:rPrChange>
          </w:rPr>
          <w:t>and</w:t>
        </w:r>
      </w:ins>
      <w:ins w:id="2351" w:author="Kathrin Eichler" w:date="2014-12-08T12:34:00Z">
        <w:r w:rsidRPr="00887563">
          <w:rPr>
            <w:lang w:val="en-US"/>
            <w:rPrChange w:id="2352" w:author="Kathrin Eichler" w:date="2014-12-08T12:35:00Z">
              <w:rPr>
                <w:lang w:val="de-DE"/>
              </w:rPr>
            </w:rPrChange>
          </w:rPr>
          <w:t>„e</w:t>
        </w:r>
        <w:r w:rsidRPr="00887563">
          <w:rPr>
            <w:lang w:val="en-US"/>
            <w:rPrChange w:id="2353" w:author="Kathrin Eichler" w:date="2014-12-08T12:35:00Z">
              <w:rPr>
                <w:lang w:val="de-DE"/>
              </w:rPr>
            </w:rPrChange>
          </w:rPr>
          <w:t>r</w:t>
        </w:r>
        <w:r w:rsidRPr="00887563">
          <w:rPr>
            <w:lang w:val="en-US"/>
            <w:rPrChange w:id="2354" w:author="Kathrin Eichler" w:date="2014-12-08T12:35:00Z">
              <w:rPr>
                <w:lang w:val="de-DE"/>
              </w:rPr>
            </w:rPrChange>
          </w:rPr>
          <w:t>we</w:t>
        </w:r>
        <w:r w:rsidRPr="00887563">
          <w:rPr>
            <w:lang w:val="en-US"/>
            <w:rPrChange w:id="2355" w:author="Kathrin Eichler" w:date="2014-12-08T12:35:00Z">
              <w:rPr>
                <w:lang w:val="de-DE"/>
              </w:rPr>
            </w:rPrChange>
          </w:rPr>
          <w:t>i</w:t>
        </w:r>
        <w:r w:rsidRPr="00887563">
          <w:rPr>
            <w:lang w:val="en-US"/>
            <w:rPrChange w:id="2356" w:author="Kathrin Eichler" w:date="2014-12-08T12:35:00Z">
              <w:rPr>
                <w:lang w:val="de-DE"/>
              </w:rPr>
            </w:rPrChange>
          </w:rPr>
          <w:t>tern</w:t>
        </w:r>
        <w:proofErr w:type="spellEnd"/>
        <w:r w:rsidRPr="00887563">
          <w:rPr>
            <w:lang w:val="en-US"/>
            <w:rPrChange w:id="2357" w:author="Kathrin Eichler" w:date="2014-12-08T12:35:00Z">
              <w:rPr>
                <w:lang w:val="de-DE"/>
              </w:rPr>
            </w:rPrChange>
          </w:rPr>
          <w:t>“ [</w:t>
        </w:r>
        <w:r w:rsidRPr="00887563">
          <w:rPr>
            <w:i/>
            <w:iCs/>
            <w:lang w:val="en-US"/>
            <w:rPrChange w:id="2358" w:author="Kathrin Eichler" w:date="2014-12-08T12:35:00Z">
              <w:rPr>
                <w:i/>
                <w:iCs/>
                <w:lang w:val="de-DE"/>
              </w:rPr>
            </w:rPrChange>
          </w:rPr>
          <w:t>e</w:t>
        </w:r>
        <w:r w:rsidRPr="00887563">
          <w:rPr>
            <w:i/>
            <w:iCs/>
            <w:lang w:val="en-US"/>
            <w:rPrChange w:id="2359" w:author="Kathrin Eichler" w:date="2014-12-08T12:35:00Z">
              <w:rPr>
                <w:i/>
                <w:iCs/>
                <w:lang w:val="de-DE"/>
              </w:rPr>
            </w:rPrChange>
          </w:rPr>
          <w:t>x</w:t>
        </w:r>
        <w:r w:rsidRPr="00887563">
          <w:rPr>
            <w:i/>
            <w:iCs/>
            <w:lang w:val="en-US"/>
            <w:rPrChange w:id="2360" w:author="Kathrin Eichler" w:date="2014-12-08T12:35:00Z">
              <w:rPr>
                <w:i/>
                <w:iCs/>
                <w:lang w:val="de-DE"/>
              </w:rPr>
            </w:rPrChange>
          </w:rPr>
          <w:t>tend</w:t>
        </w:r>
        <w:r w:rsidRPr="00887563">
          <w:rPr>
            <w:lang w:val="en-US"/>
            <w:rPrChange w:id="2361" w:author="Kathrin Eichler" w:date="2014-12-08T12:35:00Z">
              <w:rPr>
                <w:lang w:val="de-DE"/>
              </w:rPr>
            </w:rPrChange>
          </w:rPr>
          <w:t>])</w:t>
        </w:r>
      </w:ins>
      <w:ins w:id="2362" w:author="Kathrin Eichler" w:date="2014-12-08T12:37:00Z">
        <w:r w:rsidR="00887563">
          <w:rPr>
            <w:lang w:val="en-US"/>
          </w:rPr>
          <w:t>.</w:t>
        </w:r>
      </w:ins>
    </w:p>
    <w:p w:rsidR="00000000" w:rsidRDefault="005860F9" w:rsidP="00887563">
      <w:pPr>
        <w:numPr>
          <w:ilvl w:val="0"/>
          <w:numId w:val="117"/>
        </w:numPr>
        <w:rPr>
          <w:ins w:id="2363" w:author="Kathrin Eichler" w:date="2014-12-08T12:40:00Z"/>
          <w:lang w:val="en-US"/>
        </w:rPr>
      </w:pPr>
      <w:proofErr w:type="spellStart"/>
      <w:ins w:id="2364" w:author="Kathrin Eichler" w:date="2014-12-08T12:34:00Z">
        <w:r w:rsidRPr="00887563">
          <w:rPr>
            <w:lang w:val="en-US"/>
            <w:rPrChange w:id="2365" w:author="Kathrin Eichler" w:date="2014-12-08T12:34:00Z">
              <w:rPr>
                <w:lang w:val="de-DE"/>
              </w:rPr>
            </w:rPrChange>
          </w:rPr>
          <w:t>GermaNet</w:t>
        </w:r>
        <w:proofErr w:type="spellEnd"/>
        <w:r w:rsidRPr="00887563">
          <w:rPr>
            <w:lang w:val="en-US"/>
            <w:rPrChange w:id="2366" w:author="Kathrin Eichler" w:date="2014-12-08T12:34:00Z">
              <w:rPr>
                <w:lang w:val="de-DE"/>
              </w:rPr>
            </w:rPrChange>
          </w:rPr>
          <w:t xml:space="preserve">: </w:t>
        </w:r>
      </w:ins>
      <w:proofErr w:type="spellStart"/>
      <w:ins w:id="2367" w:author="Kathrin Eichler" w:date="2014-12-08T12:37:00Z">
        <w:r w:rsidR="00887563">
          <w:rPr>
            <w:lang w:val="en-US"/>
          </w:rPr>
          <w:t>Similarly</w:t>
        </w:r>
        <w:proofErr w:type="gramStart"/>
        <w:r w:rsidR="00887563">
          <w:rPr>
            <w:lang w:val="en-US"/>
          </w:rPr>
          <w:t>,the</w:t>
        </w:r>
        <w:proofErr w:type="spellEnd"/>
        <w:proofErr w:type="gramEnd"/>
        <w:r w:rsidR="00887563">
          <w:rPr>
            <w:lang w:val="en-US"/>
          </w:rPr>
          <w:t xml:space="preserve"> original version of TIE does not consider </w:t>
        </w:r>
      </w:ins>
      <w:proofErr w:type="spellStart"/>
      <w:ins w:id="2368" w:author="Kathrin Eichler" w:date="2014-12-08T12:38:00Z">
        <w:r w:rsidR="00887563">
          <w:rPr>
            <w:lang w:val="en-US"/>
          </w:rPr>
          <w:t>GermanNet</w:t>
        </w:r>
        <w:proofErr w:type="spellEnd"/>
        <w:r w:rsidR="00887563">
          <w:rPr>
            <w:lang w:val="en-US"/>
          </w:rPr>
          <w:t xml:space="preserve"> </w:t>
        </w:r>
      </w:ins>
      <w:ins w:id="2369" w:author="Kathrin Eichler" w:date="2014-12-08T12:37:00Z">
        <w:r w:rsidR="00887563">
          <w:rPr>
            <w:lang w:val="en-US"/>
          </w:rPr>
          <w:t>rel</w:t>
        </w:r>
        <w:r w:rsidR="00887563">
          <w:rPr>
            <w:lang w:val="en-US"/>
          </w:rPr>
          <w:t>a</w:t>
        </w:r>
        <w:r w:rsidR="00887563">
          <w:rPr>
            <w:lang w:val="en-US"/>
          </w:rPr>
          <w:t xml:space="preserve">tionships between words if they have different POS. </w:t>
        </w:r>
      </w:ins>
      <w:ins w:id="2370" w:author="Kathrin Eichler" w:date="2014-12-08T12:38:00Z">
        <w:r w:rsidR="00887563">
          <w:rPr>
            <w:lang w:val="en-US"/>
          </w:rPr>
          <w:t xml:space="preserve">In our adapted version, we relax this restriction by </w:t>
        </w:r>
      </w:ins>
      <w:ins w:id="2371" w:author="Kathrin Eichler" w:date="2014-12-08T12:34:00Z">
        <w:r w:rsidRPr="00887563">
          <w:rPr>
            <w:lang w:val="en-US"/>
            <w:rPrChange w:id="2372" w:author="Kathrin Eichler" w:date="2014-12-08T12:34:00Z">
              <w:rPr>
                <w:lang w:val="de-DE"/>
              </w:rPr>
            </w:rPrChange>
          </w:rPr>
          <w:t>co</w:t>
        </w:r>
        <w:r w:rsidRPr="00887563">
          <w:rPr>
            <w:lang w:val="en-US"/>
            <w:rPrChange w:id="2373" w:author="Kathrin Eichler" w:date="2014-12-08T12:34:00Z">
              <w:rPr>
                <w:lang w:val="de-DE"/>
              </w:rPr>
            </w:rPrChange>
          </w:rPr>
          <w:t>n</w:t>
        </w:r>
        <w:r w:rsidRPr="00887563">
          <w:rPr>
            <w:lang w:val="en-US"/>
            <w:rPrChange w:id="2374" w:author="Kathrin Eichler" w:date="2014-12-08T12:34:00Z">
              <w:rPr>
                <w:lang w:val="de-DE"/>
              </w:rPr>
            </w:rPrChange>
          </w:rPr>
          <w:t>si</w:t>
        </w:r>
        <w:r w:rsidRPr="00887563">
          <w:rPr>
            <w:lang w:val="en-US"/>
            <w:rPrChange w:id="2375" w:author="Kathrin Eichler" w:date="2014-12-08T12:34:00Z">
              <w:rPr>
                <w:lang w:val="de-DE"/>
              </w:rPr>
            </w:rPrChange>
          </w:rPr>
          <w:t>d</w:t>
        </w:r>
        <w:r w:rsidR="00887563" w:rsidRPr="00887563">
          <w:rPr>
            <w:lang w:val="en-US"/>
          </w:rPr>
          <w:t>er</w:t>
        </w:r>
      </w:ins>
      <w:ins w:id="2376" w:author="Kathrin Eichler" w:date="2014-12-08T12:38:00Z">
        <w:r w:rsidR="00887563">
          <w:rPr>
            <w:lang w:val="en-US"/>
          </w:rPr>
          <w:t>ing</w:t>
        </w:r>
      </w:ins>
      <w:ins w:id="2377" w:author="Kathrin Eichler" w:date="2014-12-08T12:34:00Z">
        <w:r w:rsidRPr="00887563">
          <w:rPr>
            <w:lang w:val="en-US"/>
            <w:rPrChange w:id="2378" w:author="Kathrin Eichler" w:date="2014-12-08T12:34:00Z">
              <w:rPr>
                <w:lang w:val="de-DE"/>
              </w:rPr>
            </w:rPrChange>
          </w:rPr>
          <w:t xml:space="preserve"> </w:t>
        </w:r>
      </w:ins>
      <w:ins w:id="2379" w:author="Kathrin Eichler" w:date="2014-12-08T12:38:00Z">
        <w:r w:rsidR="00887563">
          <w:rPr>
            <w:lang w:val="en-US"/>
          </w:rPr>
          <w:t xml:space="preserve">relations between </w:t>
        </w:r>
      </w:ins>
      <w:ins w:id="2380" w:author="Kathrin Eichler" w:date="2014-12-08T12:34:00Z">
        <w:r w:rsidR="00887563" w:rsidRPr="00887563">
          <w:rPr>
            <w:lang w:val="en-US"/>
          </w:rPr>
          <w:t>NN</w:t>
        </w:r>
      </w:ins>
      <w:ins w:id="2381" w:author="Kathrin Eichler" w:date="2014-12-08T12:39:00Z">
        <w:r w:rsidR="00887563">
          <w:rPr>
            <w:lang w:val="en-US"/>
          </w:rPr>
          <w:t xml:space="preserve"> and </w:t>
        </w:r>
      </w:ins>
      <w:ins w:id="2382" w:author="Kathrin Eichler" w:date="2014-12-08T12:34:00Z">
        <w:r w:rsidRPr="00887563">
          <w:rPr>
            <w:lang w:val="en-US"/>
            <w:rPrChange w:id="2383" w:author="Kathrin Eichler" w:date="2014-12-08T12:34:00Z">
              <w:rPr>
                <w:lang w:val="de-DE"/>
              </w:rPr>
            </w:rPrChange>
          </w:rPr>
          <w:t xml:space="preserve">NE </w:t>
        </w:r>
      </w:ins>
      <w:ins w:id="2384" w:author="Kathrin Eichler" w:date="2014-12-08T12:39:00Z">
        <w:r w:rsidR="00887563">
          <w:rPr>
            <w:lang w:val="en-US"/>
          </w:rPr>
          <w:t>tokens</w:t>
        </w:r>
      </w:ins>
      <w:ins w:id="2385" w:author="Kathrin Eichler" w:date="2014-12-08T12:40:00Z">
        <w:r w:rsidR="00887563">
          <w:rPr>
            <w:lang w:val="en-US"/>
          </w:rPr>
          <w:t>, e.g., between</w:t>
        </w:r>
      </w:ins>
      <w:ins w:id="2386" w:author="Kathrin Eichler" w:date="2014-12-08T12:34:00Z">
        <w:r w:rsidRPr="00887563">
          <w:rPr>
            <w:lang w:val="en-US"/>
            <w:rPrChange w:id="2387" w:author="Kathrin Eichler" w:date="2014-12-08T12:34:00Z">
              <w:rPr>
                <w:lang w:val="de-DE"/>
              </w:rPr>
            </w:rPrChange>
          </w:rPr>
          <w:t xml:space="preserve"> </w:t>
        </w:r>
        <w:r w:rsidRPr="00887563">
          <w:rPr>
            <w:lang w:val="en-US"/>
            <w:rPrChange w:id="2388" w:author="Kathrin Eichler" w:date="2014-12-08T12:34:00Z">
              <w:rPr>
                <w:lang w:val="de-DE"/>
              </w:rPr>
            </w:rPrChange>
          </w:rPr>
          <w:t>„PC</w:t>
        </w:r>
        <w:proofErr w:type="gramStart"/>
        <w:r w:rsidRPr="00887563">
          <w:rPr>
            <w:lang w:val="en-US"/>
            <w:rPrChange w:id="2389" w:author="Kathrin Eichler" w:date="2014-12-08T12:34:00Z">
              <w:rPr>
                <w:lang w:val="de-DE"/>
              </w:rPr>
            </w:rPrChange>
          </w:rPr>
          <w:t>“ [</w:t>
        </w:r>
        <w:proofErr w:type="gramEnd"/>
        <w:r w:rsidRPr="00887563">
          <w:rPr>
            <w:i/>
            <w:iCs/>
            <w:lang w:val="en-US"/>
            <w:rPrChange w:id="2390" w:author="Kathrin Eichler" w:date="2014-12-08T12:34:00Z">
              <w:rPr>
                <w:i/>
                <w:iCs/>
                <w:lang w:val="de-DE"/>
              </w:rPr>
            </w:rPrChange>
          </w:rPr>
          <w:t>PC</w:t>
        </w:r>
      </w:ins>
      <w:ins w:id="2391" w:author="Kathrin Eichler" w:date="2014-12-08T12:40:00Z">
        <w:r w:rsidR="00887563">
          <w:rPr>
            <w:i/>
            <w:iCs/>
            <w:lang w:val="en-US"/>
          </w:rPr>
          <w:t>,</w:t>
        </w:r>
      </w:ins>
      <w:ins w:id="2392" w:author="Kathrin Eichler" w:date="2014-12-08T12:34:00Z">
        <w:r w:rsidRPr="00887563">
          <w:rPr>
            <w:lang w:val="en-US"/>
            <w:rPrChange w:id="2393" w:author="Kathrin Eichler" w:date="2014-12-08T12:34:00Z">
              <w:rPr>
                <w:lang w:val="de-DE"/>
              </w:rPr>
            </w:rPrChange>
          </w:rPr>
          <w:t xml:space="preserve">] </w:t>
        </w:r>
      </w:ins>
      <w:ins w:id="2394" w:author="Kathrin Eichler" w:date="2014-12-08T12:40:00Z">
        <w:r w:rsidR="00887563">
          <w:rPr>
            <w:lang w:val="en-US"/>
          </w:rPr>
          <w:t xml:space="preserve">(NE) </w:t>
        </w:r>
      </w:ins>
      <w:ins w:id="2395" w:author="Kathrin Eichler" w:date="2014-12-08T12:34:00Z">
        <w:r w:rsidRPr="00887563">
          <w:rPr>
            <w:lang w:val="de-DE"/>
          </w:rPr>
          <w:sym w:font="Wingdings" w:char="F0E0"/>
        </w:r>
        <w:r w:rsidRPr="00887563">
          <w:rPr>
            <w:lang w:val="en-US"/>
            <w:rPrChange w:id="2396" w:author="Kathrin Eichler" w:date="2014-12-08T12:34:00Z">
              <w:rPr>
                <w:lang w:val="de-DE"/>
              </w:rPr>
            </w:rPrChange>
          </w:rPr>
          <w:t xml:space="preserve"> „</w:t>
        </w:r>
        <w:proofErr w:type="spellStart"/>
        <w:r w:rsidRPr="00887563">
          <w:rPr>
            <w:lang w:val="en-US"/>
            <w:rPrChange w:id="2397" w:author="Kathrin Eichler" w:date="2014-12-08T12:34:00Z">
              <w:rPr>
                <w:lang w:val="de-DE"/>
              </w:rPr>
            </w:rPrChange>
          </w:rPr>
          <w:t>Rec</w:t>
        </w:r>
        <w:r w:rsidRPr="00887563">
          <w:rPr>
            <w:lang w:val="en-US"/>
            <w:rPrChange w:id="2398" w:author="Kathrin Eichler" w:date="2014-12-08T12:34:00Z">
              <w:rPr>
                <w:lang w:val="de-DE"/>
              </w:rPr>
            </w:rPrChange>
          </w:rPr>
          <w:t>h</w:t>
        </w:r>
        <w:r w:rsidRPr="00887563">
          <w:rPr>
            <w:lang w:val="en-US"/>
            <w:rPrChange w:id="2399" w:author="Kathrin Eichler" w:date="2014-12-08T12:34:00Z">
              <w:rPr>
                <w:lang w:val="de-DE"/>
              </w:rPr>
            </w:rPrChange>
          </w:rPr>
          <w:t>ner</w:t>
        </w:r>
        <w:proofErr w:type="spellEnd"/>
        <w:r w:rsidRPr="00887563">
          <w:rPr>
            <w:lang w:val="en-US"/>
            <w:rPrChange w:id="2400" w:author="Kathrin Eichler" w:date="2014-12-08T12:34:00Z">
              <w:rPr>
                <w:lang w:val="de-DE"/>
              </w:rPr>
            </w:rPrChange>
          </w:rPr>
          <w:t>“ [</w:t>
        </w:r>
        <w:r w:rsidRPr="00887563">
          <w:rPr>
            <w:i/>
            <w:iCs/>
            <w:lang w:val="en-US"/>
            <w:rPrChange w:id="2401" w:author="Kathrin Eichler" w:date="2014-12-08T12:34:00Z">
              <w:rPr>
                <w:i/>
                <w:iCs/>
                <w:lang w:val="de-DE"/>
              </w:rPr>
            </w:rPrChange>
          </w:rPr>
          <w:t>co</w:t>
        </w:r>
        <w:r w:rsidRPr="00887563">
          <w:rPr>
            <w:i/>
            <w:iCs/>
            <w:lang w:val="en-US"/>
            <w:rPrChange w:id="2402" w:author="Kathrin Eichler" w:date="2014-12-08T12:34:00Z">
              <w:rPr>
                <w:i/>
                <w:iCs/>
                <w:lang w:val="de-DE"/>
              </w:rPr>
            </w:rPrChange>
          </w:rPr>
          <w:t>m</w:t>
        </w:r>
        <w:r w:rsidRPr="00887563">
          <w:rPr>
            <w:i/>
            <w:iCs/>
            <w:lang w:val="en-US"/>
            <w:rPrChange w:id="2403" w:author="Kathrin Eichler" w:date="2014-12-08T12:34:00Z">
              <w:rPr>
                <w:i/>
                <w:iCs/>
                <w:lang w:val="de-DE"/>
              </w:rPr>
            </w:rPrChange>
          </w:rPr>
          <w:t>pu</w:t>
        </w:r>
        <w:r w:rsidRPr="00887563">
          <w:rPr>
            <w:i/>
            <w:iCs/>
            <w:lang w:val="en-US"/>
            <w:rPrChange w:id="2404" w:author="Kathrin Eichler" w:date="2014-12-08T12:34:00Z">
              <w:rPr>
                <w:i/>
                <w:iCs/>
                <w:lang w:val="de-DE"/>
              </w:rPr>
            </w:rPrChange>
          </w:rPr>
          <w:t>t</w:t>
        </w:r>
        <w:r w:rsidRPr="00887563">
          <w:rPr>
            <w:i/>
            <w:iCs/>
            <w:lang w:val="en-US"/>
            <w:rPrChange w:id="2405" w:author="Kathrin Eichler" w:date="2014-12-08T12:34:00Z">
              <w:rPr>
                <w:i/>
                <w:iCs/>
                <w:lang w:val="de-DE"/>
              </w:rPr>
            </w:rPrChange>
          </w:rPr>
          <w:t>er</w:t>
        </w:r>
        <w:r w:rsidRPr="00887563">
          <w:rPr>
            <w:lang w:val="en-US"/>
            <w:rPrChange w:id="2406" w:author="Kathrin Eichler" w:date="2014-12-08T12:34:00Z">
              <w:rPr>
                <w:lang w:val="de-DE"/>
              </w:rPr>
            </w:rPrChange>
          </w:rPr>
          <w:t>]</w:t>
        </w:r>
      </w:ins>
      <w:ins w:id="2407" w:author="Kathrin Eichler" w:date="2014-12-08T12:40:00Z">
        <w:r w:rsidR="00887563">
          <w:rPr>
            <w:lang w:val="en-US"/>
          </w:rPr>
          <w:t xml:space="preserve"> (NN).</w:t>
        </w:r>
      </w:ins>
    </w:p>
    <w:p w:rsidR="00887563" w:rsidRPr="00401D44" w:rsidRDefault="00887563" w:rsidP="00CC6C55">
      <w:pPr>
        <w:numPr>
          <w:ilvl w:val="0"/>
          <w:numId w:val="117"/>
        </w:numPr>
        <w:rPr>
          <w:lang w:val="en-US"/>
          <w:rPrChange w:id="2408" w:author="Kathrin Eichler" w:date="2014-12-08T12:41:00Z">
            <w:rPr/>
          </w:rPrChange>
        </w:rPr>
        <w:pPrChange w:id="2409" w:author="Kathrin Eichler" w:date="2014-12-08T12:41:00Z">
          <w:pPr/>
        </w:pPrChange>
      </w:pPr>
      <w:ins w:id="2410" w:author="Kathrin Eichler" w:date="2014-12-08T12:40:00Z">
        <w:r>
          <w:rPr>
            <w:lang w:val="en-US"/>
          </w:rPr>
          <w:t xml:space="preserve">Numbers: </w:t>
        </w:r>
      </w:ins>
      <w:ins w:id="2411" w:author="Kathrin Eichler" w:date="2014-12-08T12:41:00Z">
        <w:r w:rsidR="00401D44">
          <w:rPr>
            <w:lang w:val="en-US"/>
          </w:rPr>
          <w:t>The original version of TIE does not consider number tokens (tokens co</w:t>
        </w:r>
        <w:r w:rsidR="00401D44">
          <w:rPr>
            <w:lang w:val="en-US"/>
          </w:rPr>
          <w:t>n</w:t>
        </w:r>
        <w:r w:rsidR="00401D44">
          <w:rPr>
            <w:lang w:val="en-US"/>
          </w:rPr>
          <w:t xml:space="preserve">sisting of digits only). In our adapted version, we include these number tokens. </w:t>
        </w:r>
      </w:ins>
    </w:p>
    <w:p w:rsidR="00FF6F39" w:rsidRPr="00CA33C4" w:rsidRDefault="00FF6F39" w:rsidP="00CC6C55">
      <w:r>
        <w:rPr>
          <w:lang w:val="en-US" w:eastAsia="de-DE"/>
        </w:rPr>
        <w:t xml:space="preserve"> </w:t>
      </w:r>
    </w:p>
    <w:tbl>
      <w:tblPr>
        <w:tblStyle w:val="Tabellenraster"/>
        <w:tblW w:w="0" w:type="auto"/>
        <w:tblLook w:val="04A0" w:firstRow="1" w:lastRow="0" w:firstColumn="1" w:lastColumn="0" w:noHBand="0" w:noVBand="1"/>
      </w:tblPr>
      <w:tblGrid>
        <w:gridCol w:w="3018"/>
        <w:gridCol w:w="2074"/>
        <w:gridCol w:w="2075"/>
        <w:gridCol w:w="2075"/>
      </w:tblGrid>
      <w:tr w:rsidR="00FF6F39" w:rsidDel="00DE6B93" w:rsidTr="00C729ED">
        <w:trPr>
          <w:del w:id="2412" w:author="Kathrin Eichler" w:date="2014-12-08T14:00:00Z"/>
        </w:trPr>
        <w:tc>
          <w:tcPr>
            <w:tcW w:w="2291" w:type="dxa"/>
          </w:tcPr>
          <w:p w:rsidR="00FF6F39" w:rsidDel="00DE6B93" w:rsidRDefault="00FF6F39" w:rsidP="00C729ED">
            <w:pPr>
              <w:rPr>
                <w:del w:id="2413" w:author="Kathrin Eichler" w:date="2014-12-08T14:00:00Z"/>
                <w:lang w:val="en-US" w:eastAsia="de-DE"/>
              </w:rPr>
            </w:pPr>
          </w:p>
        </w:tc>
        <w:tc>
          <w:tcPr>
            <w:tcW w:w="2291" w:type="dxa"/>
          </w:tcPr>
          <w:p w:rsidR="00FF6F39" w:rsidDel="00DE6B93" w:rsidRDefault="00FF6F39" w:rsidP="00C729ED">
            <w:pPr>
              <w:rPr>
                <w:del w:id="2414" w:author="Kathrin Eichler" w:date="2014-12-08T14:00:00Z"/>
                <w:lang w:val="en-US" w:eastAsia="de-DE"/>
              </w:rPr>
            </w:pPr>
            <w:del w:id="2415" w:author="Kathrin Eichler" w:date="2014-12-08T11:16:00Z">
              <w:r w:rsidDel="009B6D10">
                <w:rPr>
                  <w:lang w:val="en-US" w:eastAsia="de-DE"/>
                </w:rPr>
                <w:delText>Top-1 accuracy</w:delText>
              </w:r>
            </w:del>
          </w:p>
        </w:tc>
        <w:tc>
          <w:tcPr>
            <w:tcW w:w="2292" w:type="dxa"/>
          </w:tcPr>
          <w:p w:rsidR="00FF6F39" w:rsidDel="00DE6B93" w:rsidRDefault="00FF6F39" w:rsidP="00C729ED">
            <w:pPr>
              <w:rPr>
                <w:del w:id="2416" w:author="Kathrin Eichler" w:date="2014-12-08T14:00:00Z"/>
                <w:lang w:val="en-US" w:eastAsia="de-DE"/>
              </w:rPr>
            </w:pPr>
            <w:del w:id="2417" w:author="Kathrin Eichler" w:date="2014-12-08T11:16:00Z">
              <w:r w:rsidDel="009B6D10">
                <w:rPr>
                  <w:lang w:val="en-US" w:eastAsia="de-DE"/>
                </w:rPr>
                <w:delText>Top-2 accuracy</w:delText>
              </w:r>
            </w:del>
          </w:p>
        </w:tc>
        <w:tc>
          <w:tcPr>
            <w:tcW w:w="2292" w:type="dxa"/>
          </w:tcPr>
          <w:p w:rsidR="00FF6F39" w:rsidDel="00DE6B93" w:rsidRDefault="00FF6F39" w:rsidP="00C729ED">
            <w:pPr>
              <w:rPr>
                <w:del w:id="2418" w:author="Kathrin Eichler" w:date="2014-12-08T14:00:00Z"/>
                <w:lang w:val="en-US" w:eastAsia="de-DE"/>
              </w:rPr>
            </w:pPr>
            <w:del w:id="2419" w:author="Kathrin Eichler" w:date="2014-12-08T11:16:00Z">
              <w:r w:rsidDel="009B6D10">
                <w:rPr>
                  <w:lang w:val="en-US" w:eastAsia="de-DE"/>
                </w:rPr>
                <w:delText>Top-3 accuracy</w:delText>
              </w:r>
            </w:del>
          </w:p>
        </w:tc>
      </w:tr>
      <w:tr w:rsidR="00FF6F39" w:rsidDel="00DE6B93" w:rsidTr="00C729ED">
        <w:trPr>
          <w:del w:id="2420" w:author="Kathrin Eichler" w:date="2014-12-08T14:00:00Z"/>
        </w:trPr>
        <w:tc>
          <w:tcPr>
            <w:tcW w:w="2291" w:type="dxa"/>
          </w:tcPr>
          <w:p w:rsidR="00FF6F39" w:rsidDel="00DE6B93" w:rsidRDefault="00FF6F39" w:rsidP="00C729ED">
            <w:pPr>
              <w:rPr>
                <w:del w:id="2421" w:author="Kathrin Eichler" w:date="2014-12-08T14:00:00Z"/>
                <w:lang w:val="en-US" w:eastAsia="de-DE"/>
              </w:rPr>
            </w:pPr>
            <w:del w:id="2422" w:author="Kathrin Eichler" w:date="2014-12-08T11:16:00Z">
              <w:r w:rsidDel="009B6D10">
                <w:rPr>
                  <w:lang w:val="en-US" w:eastAsia="de-DE"/>
                </w:rPr>
                <w:delText>TokenAsFragmentAnnotator + TIE_original (ntn.ntn)</w:delText>
              </w:r>
            </w:del>
          </w:p>
        </w:tc>
        <w:tc>
          <w:tcPr>
            <w:tcW w:w="2291" w:type="dxa"/>
          </w:tcPr>
          <w:p w:rsidR="00FF6F39" w:rsidDel="00DE6B93" w:rsidRDefault="00FF6F39" w:rsidP="00C729ED">
            <w:pPr>
              <w:rPr>
                <w:del w:id="2423" w:author="Kathrin Eichler" w:date="2014-12-08T14:00:00Z"/>
                <w:lang w:val="en-US" w:eastAsia="de-DE"/>
              </w:rPr>
            </w:pPr>
          </w:p>
        </w:tc>
        <w:tc>
          <w:tcPr>
            <w:tcW w:w="2292" w:type="dxa"/>
          </w:tcPr>
          <w:p w:rsidR="00FF6F39" w:rsidDel="00DE6B93" w:rsidRDefault="00FF6F39" w:rsidP="00C729ED">
            <w:pPr>
              <w:rPr>
                <w:del w:id="2424" w:author="Kathrin Eichler" w:date="2014-12-08T14:00:00Z"/>
                <w:lang w:val="en-US" w:eastAsia="de-DE"/>
              </w:rPr>
            </w:pPr>
          </w:p>
        </w:tc>
        <w:tc>
          <w:tcPr>
            <w:tcW w:w="2292" w:type="dxa"/>
          </w:tcPr>
          <w:p w:rsidR="00FF6F39" w:rsidDel="00DE6B93" w:rsidRDefault="00FF6F39" w:rsidP="00C729ED">
            <w:pPr>
              <w:rPr>
                <w:del w:id="2425" w:author="Kathrin Eichler" w:date="2014-12-08T14:00:00Z"/>
                <w:lang w:val="en-US" w:eastAsia="de-DE"/>
              </w:rPr>
            </w:pPr>
          </w:p>
        </w:tc>
      </w:tr>
      <w:tr w:rsidR="00FF6F39" w:rsidDel="00DE6B93" w:rsidTr="00C729ED">
        <w:trPr>
          <w:del w:id="2426" w:author="Kathrin Eichler" w:date="2014-12-08T14:00:00Z"/>
        </w:trPr>
        <w:tc>
          <w:tcPr>
            <w:tcW w:w="2291" w:type="dxa"/>
          </w:tcPr>
          <w:p w:rsidR="00FF6F39" w:rsidDel="00DE6B93" w:rsidRDefault="00FF6F39" w:rsidP="00C729ED">
            <w:pPr>
              <w:rPr>
                <w:del w:id="2427" w:author="Kathrin Eichler" w:date="2014-12-08T14:00:00Z"/>
                <w:lang w:val="en-US" w:eastAsia="de-DE"/>
              </w:rPr>
            </w:pPr>
            <w:del w:id="2428" w:author="Kathrin Eichler" w:date="2014-12-08T11:16:00Z">
              <w:r w:rsidDel="009B6D10">
                <w:rPr>
                  <w:lang w:val="en-US" w:eastAsia="de-DE"/>
                </w:rPr>
                <w:delText>TokenAsFragmentAnnotator + TIE_original (ltc.ltc)</w:delText>
              </w:r>
            </w:del>
          </w:p>
        </w:tc>
        <w:tc>
          <w:tcPr>
            <w:tcW w:w="2291" w:type="dxa"/>
          </w:tcPr>
          <w:p w:rsidR="00FF6F39" w:rsidDel="00DE6B93" w:rsidRDefault="00FF6F39" w:rsidP="00C729ED">
            <w:pPr>
              <w:rPr>
                <w:del w:id="2429" w:author="Kathrin Eichler" w:date="2014-12-08T14:00:00Z"/>
                <w:lang w:val="en-US" w:eastAsia="de-DE"/>
              </w:rPr>
            </w:pPr>
          </w:p>
        </w:tc>
        <w:tc>
          <w:tcPr>
            <w:tcW w:w="2292" w:type="dxa"/>
          </w:tcPr>
          <w:p w:rsidR="00FF6F39" w:rsidDel="00DE6B93" w:rsidRDefault="00FF6F39" w:rsidP="00C729ED">
            <w:pPr>
              <w:rPr>
                <w:del w:id="2430" w:author="Kathrin Eichler" w:date="2014-12-08T14:00:00Z"/>
                <w:lang w:val="en-US" w:eastAsia="de-DE"/>
              </w:rPr>
            </w:pPr>
          </w:p>
        </w:tc>
        <w:tc>
          <w:tcPr>
            <w:tcW w:w="2292" w:type="dxa"/>
          </w:tcPr>
          <w:p w:rsidR="00FF6F39" w:rsidDel="00DE6B93" w:rsidRDefault="00FF6F39" w:rsidP="00C729ED">
            <w:pPr>
              <w:rPr>
                <w:del w:id="2431" w:author="Kathrin Eichler" w:date="2014-12-08T14:00:00Z"/>
                <w:lang w:val="en-US" w:eastAsia="de-DE"/>
              </w:rPr>
            </w:pPr>
          </w:p>
        </w:tc>
      </w:tr>
      <w:tr w:rsidR="00FF6F39" w:rsidDel="00DE6B93" w:rsidTr="00C729ED">
        <w:trPr>
          <w:del w:id="2432" w:author="Kathrin Eichler" w:date="2014-12-08T14:00:00Z"/>
        </w:trPr>
        <w:tc>
          <w:tcPr>
            <w:tcW w:w="2291" w:type="dxa"/>
          </w:tcPr>
          <w:p w:rsidR="00FF6F39" w:rsidDel="00DE6B93" w:rsidRDefault="00FF6F39" w:rsidP="00C729ED">
            <w:pPr>
              <w:rPr>
                <w:del w:id="2433" w:author="Kathrin Eichler" w:date="2014-12-08T14:00:00Z"/>
                <w:lang w:val="en-US" w:eastAsia="de-DE"/>
              </w:rPr>
            </w:pPr>
            <w:del w:id="2434" w:author="Kathrin Eichler" w:date="2014-12-08T11:16:00Z">
              <w:r w:rsidDel="009B6D10">
                <w:rPr>
                  <w:lang w:val="en-US" w:eastAsia="de-DE"/>
                </w:rPr>
                <w:delText>GermaNet</w:delText>
              </w:r>
            </w:del>
          </w:p>
        </w:tc>
        <w:tc>
          <w:tcPr>
            <w:tcW w:w="2291" w:type="dxa"/>
          </w:tcPr>
          <w:p w:rsidR="00FF6F39" w:rsidDel="00DE6B93" w:rsidRDefault="00FF6F39" w:rsidP="00C729ED">
            <w:pPr>
              <w:rPr>
                <w:del w:id="2435" w:author="Kathrin Eichler" w:date="2014-12-08T14:00:00Z"/>
                <w:lang w:val="en-US" w:eastAsia="de-DE"/>
              </w:rPr>
            </w:pPr>
          </w:p>
        </w:tc>
        <w:tc>
          <w:tcPr>
            <w:tcW w:w="2292" w:type="dxa"/>
          </w:tcPr>
          <w:p w:rsidR="00FF6F39" w:rsidDel="00DE6B93" w:rsidRDefault="00FF6F39" w:rsidP="00C729ED">
            <w:pPr>
              <w:rPr>
                <w:del w:id="2436" w:author="Kathrin Eichler" w:date="2014-12-08T14:00:00Z"/>
                <w:lang w:val="en-US" w:eastAsia="de-DE"/>
              </w:rPr>
            </w:pPr>
          </w:p>
        </w:tc>
        <w:tc>
          <w:tcPr>
            <w:tcW w:w="2292" w:type="dxa"/>
          </w:tcPr>
          <w:p w:rsidR="00FF6F39" w:rsidDel="00DE6B93" w:rsidRDefault="00FF6F39" w:rsidP="00C729ED">
            <w:pPr>
              <w:rPr>
                <w:del w:id="2437" w:author="Kathrin Eichler" w:date="2014-12-08T14:00:00Z"/>
                <w:lang w:val="en-US" w:eastAsia="de-DE"/>
              </w:rPr>
            </w:pPr>
          </w:p>
        </w:tc>
      </w:tr>
      <w:tr w:rsidR="00FF6F39" w:rsidDel="00DE6B93" w:rsidTr="00C729ED">
        <w:trPr>
          <w:del w:id="2438" w:author="Kathrin Eichler" w:date="2014-12-08T14:00:00Z"/>
        </w:trPr>
        <w:tc>
          <w:tcPr>
            <w:tcW w:w="2291" w:type="dxa"/>
          </w:tcPr>
          <w:p w:rsidR="00FF6F39" w:rsidDel="00DE6B93" w:rsidRDefault="00FF6F39" w:rsidP="00C729ED">
            <w:pPr>
              <w:rPr>
                <w:del w:id="2439" w:author="Kathrin Eichler" w:date="2014-12-08T14:00:00Z"/>
                <w:lang w:val="en-US" w:eastAsia="de-DE"/>
              </w:rPr>
            </w:pPr>
            <w:del w:id="2440" w:author="Kathrin Eichler" w:date="2014-12-08T11:16:00Z">
              <w:r w:rsidDel="009B6D10">
                <w:rPr>
                  <w:lang w:val="en-US" w:eastAsia="de-DE"/>
                </w:rPr>
                <w:delText>DerivBase</w:delText>
              </w:r>
            </w:del>
          </w:p>
        </w:tc>
        <w:tc>
          <w:tcPr>
            <w:tcW w:w="2291" w:type="dxa"/>
          </w:tcPr>
          <w:p w:rsidR="00FF6F39" w:rsidDel="00DE6B93" w:rsidRDefault="00FF6F39" w:rsidP="00C729ED">
            <w:pPr>
              <w:rPr>
                <w:del w:id="2441" w:author="Kathrin Eichler" w:date="2014-12-08T14:00:00Z"/>
                <w:lang w:val="en-US" w:eastAsia="de-DE"/>
              </w:rPr>
            </w:pPr>
          </w:p>
        </w:tc>
        <w:tc>
          <w:tcPr>
            <w:tcW w:w="2292" w:type="dxa"/>
          </w:tcPr>
          <w:p w:rsidR="00FF6F39" w:rsidDel="00DE6B93" w:rsidRDefault="00FF6F39" w:rsidP="00C729ED">
            <w:pPr>
              <w:rPr>
                <w:del w:id="2442" w:author="Kathrin Eichler" w:date="2014-12-08T14:00:00Z"/>
                <w:lang w:val="en-US" w:eastAsia="de-DE"/>
              </w:rPr>
            </w:pPr>
          </w:p>
        </w:tc>
        <w:tc>
          <w:tcPr>
            <w:tcW w:w="2292" w:type="dxa"/>
          </w:tcPr>
          <w:p w:rsidR="00FF6F39" w:rsidDel="00DE6B93" w:rsidRDefault="00FF6F39" w:rsidP="00C729ED">
            <w:pPr>
              <w:rPr>
                <w:del w:id="2443" w:author="Kathrin Eichler" w:date="2014-12-08T14:00:00Z"/>
                <w:lang w:val="en-US" w:eastAsia="de-DE"/>
              </w:rPr>
            </w:pPr>
          </w:p>
        </w:tc>
      </w:tr>
      <w:tr w:rsidR="00FF6F39" w:rsidDel="00DE6B93" w:rsidTr="00C729ED">
        <w:trPr>
          <w:del w:id="2444" w:author="Kathrin Eichler" w:date="2014-12-08T14:00:00Z"/>
        </w:trPr>
        <w:tc>
          <w:tcPr>
            <w:tcW w:w="2291" w:type="dxa"/>
          </w:tcPr>
          <w:p w:rsidR="00FF6F39" w:rsidDel="00DE6B93" w:rsidRDefault="00FF6F39" w:rsidP="00C729ED">
            <w:pPr>
              <w:rPr>
                <w:del w:id="2445" w:author="Kathrin Eichler" w:date="2014-12-08T14:00:00Z"/>
                <w:lang w:val="en-US" w:eastAsia="de-DE"/>
              </w:rPr>
            </w:pPr>
            <w:del w:id="2446" w:author="Kathrin Eichler" w:date="2014-12-08T11:16:00Z">
              <w:r w:rsidDel="009B6D10">
                <w:rPr>
                  <w:lang w:val="en-US" w:eastAsia="de-DE"/>
                </w:rPr>
                <w:delText>Both</w:delText>
              </w:r>
            </w:del>
          </w:p>
        </w:tc>
        <w:tc>
          <w:tcPr>
            <w:tcW w:w="2291" w:type="dxa"/>
          </w:tcPr>
          <w:p w:rsidR="00FF6F39" w:rsidDel="00DE6B93" w:rsidRDefault="00FF6F39" w:rsidP="00C729ED">
            <w:pPr>
              <w:rPr>
                <w:del w:id="2447" w:author="Kathrin Eichler" w:date="2014-12-08T14:00:00Z"/>
                <w:lang w:val="en-US" w:eastAsia="de-DE"/>
              </w:rPr>
            </w:pPr>
          </w:p>
        </w:tc>
        <w:tc>
          <w:tcPr>
            <w:tcW w:w="2292" w:type="dxa"/>
          </w:tcPr>
          <w:p w:rsidR="00FF6F39" w:rsidDel="00DE6B93" w:rsidRDefault="00FF6F39" w:rsidP="00C729ED">
            <w:pPr>
              <w:rPr>
                <w:del w:id="2448" w:author="Kathrin Eichler" w:date="2014-12-08T14:00:00Z"/>
                <w:lang w:val="en-US" w:eastAsia="de-DE"/>
              </w:rPr>
            </w:pPr>
          </w:p>
        </w:tc>
        <w:tc>
          <w:tcPr>
            <w:tcW w:w="2292" w:type="dxa"/>
          </w:tcPr>
          <w:p w:rsidR="00FF6F39" w:rsidDel="00DE6B93" w:rsidRDefault="00FF6F39" w:rsidP="00C729ED">
            <w:pPr>
              <w:rPr>
                <w:del w:id="2449" w:author="Kathrin Eichler" w:date="2014-12-08T14:00:00Z"/>
                <w:lang w:val="en-US" w:eastAsia="de-DE"/>
              </w:rPr>
            </w:pPr>
          </w:p>
        </w:tc>
      </w:tr>
      <w:tr w:rsidR="00FF6F39" w:rsidDel="00DE6B93" w:rsidTr="00C729ED">
        <w:trPr>
          <w:del w:id="2450" w:author="Kathrin Eichler" w:date="2014-12-08T14:00:00Z"/>
        </w:trPr>
        <w:tc>
          <w:tcPr>
            <w:tcW w:w="2291" w:type="dxa"/>
          </w:tcPr>
          <w:p w:rsidR="00FF6F39" w:rsidDel="00DE6B93" w:rsidRDefault="00FF6F39" w:rsidP="00C729ED">
            <w:pPr>
              <w:rPr>
                <w:del w:id="2451" w:author="Kathrin Eichler" w:date="2014-12-08T14:00:00Z"/>
                <w:lang w:val="en-US" w:eastAsia="de-DE"/>
              </w:rPr>
            </w:pPr>
            <w:del w:id="2452" w:author="Kathrin Eichler" w:date="2014-12-08T11:16:00Z">
              <w:r w:rsidDel="009B6D10">
                <w:rPr>
                  <w:lang w:val="en-US" w:eastAsia="de-DE"/>
                </w:rPr>
                <w:delText>…?</w:delText>
              </w:r>
            </w:del>
          </w:p>
        </w:tc>
        <w:tc>
          <w:tcPr>
            <w:tcW w:w="2291" w:type="dxa"/>
          </w:tcPr>
          <w:p w:rsidR="00FF6F39" w:rsidDel="00DE6B93" w:rsidRDefault="00FF6F39" w:rsidP="00C729ED">
            <w:pPr>
              <w:rPr>
                <w:del w:id="2453" w:author="Kathrin Eichler" w:date="2014-12-08T14:00:00Z"/>
                <w:lang w:val="en-US" w:eastAsia="de-DE"/>
              </w:rPr>
            </w:pPr>
          </w:p>
        </w:tc>
        <w:tc>
          <w:tcPr>
            <w:tcW w:w="2292" w:type="dxa"/>
          </w:tcPr>
          <w:p w:rsidR="00FF6F39" w:rsidDel="00DE6B93" w:rsidRDefault="00FF6F39" w:rsidP="00C729ED">
            <w:pPr>
              <w:rPr>
                <w:del w:id="2454" w:author="Kathrin Eichler" w:date="2014-12-08T14:00:00Z"/>
                <w:lang w:val="en-US" w:eastAsia="de-DE"/>
              </w:rPr>
            </w:pPr>
          </w:p>
        </w:tc>
        <w:tc>
          <w:tcPr>
            <w:tcW w:w="2292" w:type="dxa"/>
          </w:tcPr>
          <w:p w:rsidR="00FF6F39" w:rsidDel="00DE6B93" w:rsidRDefault="00FF6F39" w:rsidP="00C729ED">
            <w:pPr>
              <w:rPr>
                <w:del w:id="2455" w:author="Kathrin Eichler" w:date="2014-12-08T14:00:00Z"/>
                <w:lang w:val="en-US" w:eastAsia="de-DE"/>
              </w:rPr>
            </w:pPr>
          </w:p>
        </w:tc>
      </w:tr>
    </w:tbl>
    <w:p w:rsidR="000C0978" w:rsidDel="00F03E8E" w:rsidRDefault="000C0978" w:rsidP="0071249C">
      <w:pPr>
        <w:pStyle w:val="Normal2"/>
        <w:rPr>
          <w:del w:id="2456" w:author="Kathrin Eichler" w:date="2014-12-08T12:31:00Z"/>
          <w:lang w:val="en-US"/>
        </w:rPr>
      </w:pPr>
    </w:p>
    <w:p w:rsidR="00F03E8E" w:rsidRPr="0071249C" w:rsidRDefault="00F03E8E" w:rsidP="0071249C">
      <w:pPr>
        <w:pStyle w:val="Normal2"/>
        <w:rPr>
          <w:ins w:id="2457" w:author="Kathrin Eichler" w:date="2014-12-08T12:42:00Z"/>
          <w:lang w:val="en-US"/>
        </w:rPr>
      </w:pPr>
      <w:ins w:id="2458" w:author="Kathrin Eichler" w:date="2014-12-08T12:42:00Z">
        <w:r>
          <w:rPr>
            <w:lang w:val="en-US"/>
          </w:rPr>
          <w:t xml:space="preserve">The following figure compares the results using </w:t>
        </w:r>
        <w:proofErr w:type="spellStart"/>
        <w:r>
          <w:rPr>
            <w:lang w:val="en-US"/>
          </w:rPr>
          <w:t>TIE_Original</w:t>
        </w:r>
        <w:proofErr w:type="spellEnd"/>
        <w:r>
          <w:rPr>
            <w:lang w:val="en-US"/>
          </w:rPr>
          <w:t xml:space="preserve"> and </w:t>
        </w:r>
        <w:proofErr w:type="spellStart"/>
        <w:r>
          <w:rPr>
            <w:lang w:val="en-US"/>
          </w:rPr>
          <w:t>TIE_Adapted</w:t>
        </w:r>
        <w:proofErr w:type="spellEnd"/>
        <w:r>
          <w:rPr>
            <w:lang w:val="en-US"/>
          </w:rPr>
          <w:t xml:space="preserve"> using diffe</w:t>
        </w:r>
        <w:r>
          <w:rPr>
            <w:lang w:val="en-US"/>
          </w:rPr>
          <w:t>r</w:t>
        </w:r>
        <w:r w:rsidR="00C44C21">
          <w:rPr>
            <w:lang w:val="en-US"/>
          </w:rPr>
          <w:t>ent resources</w:t>
        </w:r>
      </w:ins>
      <w:ins w:id="2459" w:author="Kathrin Eichler" w:date="2014-12-08T12:43:00Z">
        <w:r>
          <w:rPr>
            <w:lang w:val="en-US"/>
          </w:rPr>
          <w:t>:</w:t>
        </w:r>
      </w:ins>
      <w:ins w:id="2460" w:author="Kathrin Eichler" w:date="2014-12-08T12:42:00Z">
        <w:r>
          <w:rPr>
            <w:lang w:val="en-US"/>
          </w:rPr>
          <w:t xml:space="preserve"> </w:t>
        </w:r>
      </w:ins>
    </w:p>
    <w:p w:rsidR="004023E9" w:rsidDel="009B6D10" w:rsidRDefault="00FF6F39" w:rsidP="0071249C">
      <w:pPr>
        <w:pStyle w:val="Normal2"/>
        <w:ind w:left="360"/>
        <w:rPr>
          <w:del w:id="2461" w:author="Kathrin Eichler" w:date="2014-12-08T11:17:00Z"/>
        </w:rPr>
      </w:pPr>
      <w:del w:id="2462" w:author="Kathrin Eichler" w:date="2014-12-08T11:17:00Z">
        <w:r w:rsidDel="009B6D10">
          <w:lastRenderedPageBreak/>
          <w:delText>R</w:delText>
        </w:r>
        <w:r w:rsidR="004023E9" w:rsidDel="009B6D10">
          <w:delText>esults get worse, but: improvement in 2</w:delText>
        </w:r>
        <w:r w:rsidR="004023E9" w:rsidRPr="0071249C" w:rsidDel="009B6D10">
          <w:rPr>
            <w:vertAlign w:val="superscript"/>
          </w:rPr>
          <w:delText>nd</w:delText>
        </w:r>
        <w:r w:rsidR="004023E9" w:rsidDel="009B6D10">
          <w:delText xml:space="preserve"> / 3</w:delText>
        </w:r>
        <w:r w:rsidR="004023E9" w:rsidRPr="0071249C" w:rsidDel="009B6D10">
          <w:rPr>
            <w:vertAlign w:val="superscript"/>
          </w:rPr>
          <w:delText>rd</w:delText>
        </w:r>
        <w:r w:rsidR="004023E9" w:rsidDel="009B6D10">
          <w:delText xml:space="preserve"> position</w:delText>
        </w:r>
        <w:r w:rsidDel="009B6D10">
          <w:delText xml:space="preserve"> (DerivBase)</w:delText>
        </w:r>
      </w:del>
    </w:p>
    <w:p w:rsidR="00FF6F39" w:rsidDel="00887563" w:rsidRDefault="00FF6F39" w:rsidP="0071249C">
      <w:pPr>
        <w:pStyle w:val="Normal2"/>
        <w:ind w:left="360"/>
        <w:rPr>
          <w:del w:id="2463" w:author="Kathrin Eichler" w:date="2014-12-08T12:31:00Z"/>
        </w:rPr>
      </w:pPr>
      <w:del w:id="2464" w:author="Kathrin Eichler" w:date="2014-12-08T12:31:00Z">
        <w:r w:rsidDel="00887563">
          <w:delText>TIE improvements:</w:delText>
        </w:r>
      </w:del>
    </w:p>
    <w:p w:rsidR="00FF6F39" w:rsidDel="00887563" w:rsidRDefault="00FF6F39" w:rsidP="0071249C">
      <w:pPr>
        <w:pStyle w:val="Normal2"/>
        <w:ind w:left="360"/>
        <w:rPr>
          <w:del w:id="2465" w:author="Kathrin Eichler" w:date="2014-12-08T12:31:00Z"/>
        </w:rPr>
      </w:pPr>
      <w:del w:id="2466" w:author="Kathrin Eichler" w:date="2014-12-08T12:31:00Z">
        <w:r w:rsidDel="00887563">
          <w:delText>-</w:delText>
        </w:r>
      </w:del>
    </w:p>
    <w:p w:rsidR="00FF6F39" w:rsidDel="00887563" w:rsidRDefault="00FF6F39" w:rsidP="0071249C">
      <w:pPr>
        <w:pStyle w:val="Normal2"/>
        <w:ind w:left="360"/>
        <w:rPr>
          <w:del w:id="2467" w:author="Kathrin Eichler" w:date="2014-12-08T12:31:00Z"/>
        </w:rPr>
      </w:pPr>
      <w:del w:id="2468" w:author="Kathrin Eichler" w:date="2014-12-08T12:31:00Z">
        <w:r w:rsidDel="00887563">
          <w:delText>Results:</w:delText>
        </w:r>
      </w:del>
    </w:p>
    <w:p w:rsidR="00FF6F39" w:rsidRDefault="00C44C21" w:rsidP="0071249C">
      <w:pPr>
        <w:pStyle w:val="Normal2"/>
        <w:ind w:left="360"/>
        <w:rPr>
          <w:ins w:id="2469" w:author="Kathrin Eichler" w:date="2014-12-08T12:43:00Z"/>
        </w:rPr>
      </w:pPr>
      <w:ins w:id="2470" w:author="Kathrin Eichler" w:date="2014-12-08T17:24:00Z">
        <w:r>
          <w:rPr>
            <w:noProof/>
            <w:lang w:val="de-DE" w:eastAsia="de-DE"/>
          </w:rPr>
          <w:drawing>
            <wp:inline distT="0" distB="0" distL="0" distR="0" wp14:anchorId="61C2A2DE" wp14:editId="26E1CC83">
              <wp:extent cx="4572000" cy="2743200"/>
              <wp:effectExtent l="0" t="0" r="19050" b="19050"/>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ins>
    </w:p>
    <w:p w:rsidR="00C44C21" w:rsidRDefault="00C44C21" w:rsidP="0071249C">
      <w:pPr>
        <w:pStyle w:val="Normal2"/>
        <w:ind w:left="360"/>
        <w:rPr>
          <w:ins w:id="2471" w:author="Kathrin Eichler" w:date="2014-12-08T17:25:00Z"/>
        </w:rPr>
      </w:pPr>
      <w:ins w:id="2472" w:author="Kathrin Eichler" w:date="2014-12-08T17:25:00Z">
        <w:r>
          <w:t xml:space="preserve">The results show that, while we are not able to beat the baseline using the original TIE EDA, with our adaptations, we can achieve some improvements. </w:t>
        </w:r>
      </w:ins>
    </w:p>
    <w:p w:rsidR="00F03E8E" w:rsidRDefault="00F03E8E" w:rsidP="0071249C">
      <w:pPr>
        <w:pStyle w:val="Normal2"/>
        <w:ind w:left="360"/>
      </w:pPr>
      <w:ins w:id="2473" w:author="Kathrin Eichler" w:date="2014-12-08T12:45:00Z">
        <w:r>
          <w:t xml:space="preserve">The best overall result </w:t>
        </w:r>
      </w:ins>
      <w:ins w:id="2474" w:author="Kathrin Eichler" w:date="2014-12-08T17:28:00Z">
        <w:r w:rsidR="009674D8">
          <w:t>(</w:t>
        </w:r>
        <w:r w:rsidR="006100F7">
          <w:t>a</w:t>
        </w:r>
      </w:ins>
      <w:ins w:id="2475" w:author="Kathrin Eichler" w:date="2014-12-08T17:30:00Z">
        <w:r w:rsidR="006100F7">
          <w:t xml:space="preserve"> top-1</w:t>
        </w:r>
      </w:ins>
      <w:ins w:id="2476" w:author="Kathrin Eichler" w:date="2014-12-08T17:28:00Z">
        <w:r w:rsidR="00126063">
          <w:t xml:space="preserve"> accuracy of </w:t>
        </w:r>
        <w:r w:rsidR="009674D8" w:rsidRPr="00126063">
          <w:rPr>
            <w:b/>
            <w:rPrChange w:id="2477" w:author="Kathrin Eichler" w:date="2014-12-08T17:28:00Z">
              <w:rPr/>
            </w:rPrChange>
          </w:rPr>
          <w:t>62</w:t>
        </w:r>
      </w:ins>
      <w:ins w:id="2478" w:author="Kathrin Eichler" w:date="2014-12-08T17:30:00Z">
        <w:r w:rsidR="00AD7AA4">
          <w:rPr>
            <w:b/>
          </w:rPr>
          <w:t>.</w:t>
        </w:r>
      </w:ins>
      <w:ins w:id="2479" w:author="Kathrin Eichler" w:date="2014-12-08T17:28:00Z">
        <w:r w:rsidR="009674D8" w:rsidRPr="00126063">
          <w:rPr>
            <w:b/>
            <w:rPrChange w:id="2480" w:author="Kathrin Eichler" w:date="2014-12-08T17:28:00Z">
              <w:rPr/>
            </w:rPrChange>
          </w:rPr>
          <w:t>43</w:t>
        </w:r>
      </w:ins>
      <w:ins w:id="2481" w:author="Kathrin Eichler" w:date="2014-12-08T17:30:00Z">
        <w:r w:rsidR="00AD7AA4">
          <w:rPr>
            <w:b/>
          </w:rPr>
          <w:t>%</w:t>
        </w:r>
      </w:ins>
      <w:ins w:id="2482" w:author="Kathrin Eichler" w:date="2014-12-08T17:28:00Z">
        <w:r w:rsidR="009674D8">
          <w:t xml:space="preserve">) </w:t>
        </w:r>
      </w:ins>
      <w:ins w:id="2483" w:author="Kathrin Eichler" w:date="2014-12-08T12:45:00Z">
        <w:r>
          <w:t xml:space="preserve">is achieved with </w:t>
        </w:r>
        <w:proofErr w:type="spellStart"/>
        <w:r>
          <w:t>TIE_Adapated</w:t>
        </w:r>
        <w:proofErr w:type="spellEnd"/>
        <w:r>
          <w:t xml:space="preserve"> and </w:t>
        </w:r>
        <w:proofErr w:type="spellStart"/>
        <w:r>
          <w:t>DerivBase</w:t>
        </w:r>
        <w:proofErr w:type="spellEnd"/>
        <w:r>
          <w:t xml:space="preserve">. </w:t>
        </w:r>
      </w:ins>
    </w:p>
    <w:p w:rsidR="00FF6F39" w:rsidRDefault="00FF6F39" w:rsidP="00FF6F39">
      <w:pPr>
        <w:pStyle w:val="berschrift5"/>
      </w:pPr>
      <w:r>
        <w:t xml:space="preserve">Experiment 3: Fragments = Tokens + </w:t>
      </w:r>
      <w:del w:id="2484" w:author="Kathrin Eichler" w:date="2014-12-04T14:34:00Z">
        <w:r w:rsidDel="005A2507">
          <w:delText xml:space="preserve">Compositum </w:delText>
        </w:r>
      </w:del>
      <w:ins w:id="2485" w:author="Kathrin Eichler" w:date="2014-12-04T14:34:00Z">
        <w:r w:rsidR="005A2507">
          <w:t xml:space="preserve">Compound </w:t>
        </w:r>
      </w:ins>
      <w:r>
        <w:t>comp</w:t>
      </w:r>
      <w:r>
        <w:t>o</w:t>
      </w:r>
      <w:r>
        <w:t>nents</w:t>
      </w:r>
    </w:p>
    <w:p w:rsidR="00FF6F39" w:rsidRDefault="00FF6F39" w:rsidP="0071249C">
      <w:pPr>
        <w:pStyle w:val="Normal2"/>
        <w:ind w:left="360"/>
        <w:rPr>
          <w:ins w:id="2486" w:author="Kathrin Eichler" w:date="2014-12-08T14:12:00Z"/>
        </w:rPr>
      </w:pPr>
      <w:del w:id="2487" w:author="Kathrin Eichler" w:date="2014-12-08T12:47:00Z">
        <w:r w:rsidDel="00815C52">
          <w:delText>…</w:delText>
        </w:r>
      </w:del>
      <w:ins w:id="2488" w:author="Kathrin Eichler" w:date="2014-12-08T14:00:00Z">
        <w:r w:rsidR="001603EB">
          <w:t xml:space="preserve">In the next step, we evaluated the usage of </w:t>
        </w:r>
        <w:proofErr w:type="spellStart"/>
        <w:r w:rsidR="001603EB">
          <w:t>decompounding</w:t>
        </w:r>
        <w:proofErr w:type="spellEnd"/>
        <w:r w:rsidR="001603EB">
          <w:t xml:space="preserve">. </w:t>
        </w:r>
      </w:ins>
      <w:ins w:id="2489" w:author="Kathrin Eichler" w:date="2014-12-08T14:01:00Z">
        <w:r w:rsidR="001603EB">
          <w:t xml:space="preserve">This was </w:t>
        </w:r>
      </w:ins>
      <w:ins w:id="2490" w:author="Kathrin Eichler" w:date="2014-12-08T14:07:00Z">
        <w:r w:rsidR="0036208C">
          <w:t>expected</w:t>
        </w:r>
      </w:ins>
      <w:ins w:id="2491" w:author="Kathrin Eichler" w:date="2014-12-08T14:01:00Z">
        <w:r w:rsidR="001603EB">
          <w:t xml:space="preserve"> to have an effect </w:t>
        </w:r>
      </w:ins>
      <w:ins w:id="2492" w:author="Kathrin Eichler" w:date="2014-12-08T14:07:00Z">
        <w:r w:rsidR="0036208C">
          <w:t xml:space="preserve">on the results </w:t>
        </w:r>
      </w:ins>
      <w:ins w:id="2493" w:author="Kathrin Eichler" w:date="2014-12-08T14:01:00Z">
        <w:r w:rsidR="001603EB">
          <w:t>because compound words (written as a single token in German) are a common phenomenon of the German language and also appeared very frequently in our d</w:t>
        </w:r>
        <w:r w:rsidR="001603EB">
          <w:t>a</w:t>
        </w:r>
        <w:r w:rsidR="001603EB">
          <w:t xml:space="preserve">taset. </w:t>
        </w:r>
      </w:ins>
    </w:p>
    <w:p w:rsidR="003104D1" w:rsidRDefault="00D0738C" w:rsidP="0071249C">
      <w:pPr>
        <w:pStyle w:val="Normal2"/>
        <w:ind w:left="360"/>
        <w:rPr>
          <w:ins w:id="2494" w:author="Kathrin Eichler" w:date="2014-12-08T14:02:00Z"/>
        </w:rPr>
      </w:pPr>
      <w:ins w:id="2495" w:author="Kathrin Eichler" w:date="2014-12-08T14:16:00Z">
        <w:r>
          <w:t>In fact, the result</w:t>
        </w:r>
      </w:ins>
      <w:ins w:id="2496" w:author="Kathrin Eichler" w:date="2014-12-08T14:17:00Z">
        <w:r w:rsidR="006F4832">
          <w:t>s</w:t>
        </w:r>
      </w:ins>
      <w:ins w:id="2497" w:author="Kathrin Eichler" w:date="2014-12-08T14:16:00Z">
        <w:r>
          <w:t xml:space="preserve"> show that using </w:t>
        </w:r>
        <w:proofErr w:type="spellStart"/>
        <w:r>
          <w:t>decompounding</w:t>
        </w:r>
        <w:proofErr w:type="spellEnd"/>
        <w:r>
          <w:t xml:space="preserve"> has a large positive </w:t>
        </w:r>
        <w:r w:rsidR="00C7748C">
          <w:t>effect on categ</w:t>
        </w:r>
        <w:r w:rsidR="00C7748C">
          <w:t>o</w:t>
        </w:r>
        <w:r w:rsidR="00C7748C">
          <w:t>rization accuracy</w:t>
        </w:r>
        <w:r>
          <w:t xml:space="preserve">: </w:t>
        </w:r>
      </w:ins>
    </w:p>
    <w:p w:rsidR="001603EB" w:rsidRDefault="0073643C" w:rsidP="0071249C">
      <w:pPr>
        <w:pStyle w:val="Normal2"/>
        <w:ind w:left="360"/>
        <w:rPr>
          <w:ins w:id="2498" w:author="Kathrin Eichler" w:date="2014-12-08T14:02:00Z"/>
        </w:rPr>
      </w:pPr>
      <w:ins w:id="2499" w:author="Kathrin Eichler" w:date="2014-12-08T17:29:00Z">
        <w:r>
          <w:rPr>
            <w:noProof/>
            <w:lang w:val="de-DE" w:eastAsia="de-DE"/>
          </w:rPr>
          <w:drawing>
            <wp:inline distT="0" distB="0" distL="0" distR="0" wp14:anchorId="05EA612F" wp14:editId="6F4FE8EF">
              <wp:extent cx="4572000" cy="2743200"/>
              <wp:effectExtent l="0" t="0" r="19050" b="1905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ins>
    </w:p>
    <w:p w:rsidR="001603EB" w:rsidRDefault="00AD7AA4" w:rsidP="006F4832">
      <w:pPr>
        <w:pStyle w:val="Normal2"/>
        <w:pPrChange w:id="2500" w:author="Kathrin Eichler" w:date="2014-12-08T14:17:00Z">
          <w:pPr>
            <w:pStyle w:val="Normal2"/>
            <w:ind w:left="360"/>
          </w:pPr>
        </w:pPrChange>
      </w:pPr>
      <w:ins w:id="2501" w:author="Kathrin Eichler" w:date="2014-12-08T17:29:00Z">
        <w:r>
          <w:lastRenderedPageBreak/>
          <w:t xml:space="preserve">The best overall result </w:t>
        </w:r>
        <w:r w:rsidR="006100F7">
          <w:t>(a</w:t>
        </w:r>
      </w:ins>
      <w:ins w:id="2502" w:author="Kathrin Eichler" w:date="2014-12-08T17:30:00Z">
        <w:r w:rsidR="006100F7">
          <w:t xml:space="preserve"> top-1</w:t>
        </w:r>
      </w:ins>
      <w:ins w:id="2503" w:author="Kathrin Eichler" w:date="2014-12-08T17:29:00Z">
        <w:r>
          <w:t xml:space="preserve"> accuracy of </w:t>
        </w:r>
        <w:r w:rsidRPr="00AD7AA4">
          <w:rPr>
            <w:b/>
            <w:rPrChange w:id="2504" w:author="Kathrin Eichler" w:date="2014-12-08T17:30:00Z">
              <w:rPr/>
            </w:rPrChange>
          </w:rPr>
          <w:t>67</w:t>
        </w:r>
      </w:ins>
      <w:proofErr w:type="gramStart"/>
      <w:ins w:id="2505" w:author="Kathrin Eichler" w:date="2014-12-08T17:30:00Z">
        <w:r>
          <w:rPr>
            <w:b/>
          </w:rPr>
          <w:t>,</w:t>
        </w:r>
      </w:ins>
      <w:ins w:id="2506" w:author="Kathrin Eichler" w:date="2014-12-08T17:29:00Z">
        <w:r w:rsidRPr="00AD7AA4">
          <w:rPr>
            <w:b/>
            <w:rPrChange w:id="2507" w:author="Kathrin Eichler" w:date="2014-12-08T17:30:00Z">
              <w:rPr/>
            </w:rPrChange>
          </w:rPr>
          <w:t>72</w:t>
        </w:r>
      </w:ins>
      <w:proofErr w:type="gramEnd"/>
      <w:ins w:id="2508" w:author="Kathrin Eichler" w:date="2014-12-08T17:30:00Z">
        <w:r>
          <w:rPr>
            <w:b/>
          </w:rPr>
          <w:t>%</w:t>
        </w:r>
      </w:ins>
      <w:ins w:id="2509" w:author="Kathrin Eichler" w:date="2014-12-08T17:29:00Z">
        <w:r>
          <w:t xml:space="preserve">) is achieved using </w:t>
        </w:r>
        <w:proofErr w:type="spellStart"/>
        <w:r>
          <w:t>TIE_Adapted</w:t>
        </w:r>
        <w:proofErr w:type="spellEnd"/>
        <w:r>
          <w:t xml:space="preserve"> + </w:t>
        </w:r>
        <w:proofErr w:type="spellStart"/>
        <w:r>
          <w:t>DerivBase</w:t>
        </w:r>
        <w:proofErr w:type="spellEnd"/>
        <w:r>
          <w:t xml:space="preserve"> and </w:t>
        </w:r>
        <w:proofErr w:type="spellStart"/>
        <w:r>
          <w:t>Decompoun</w:t>
        </w:r>
      </w:ins>
      <w:ins w:id="2510" w:author="Kathrin Eichler" w:date="2014-12-08T17:30:00Z">
        <w:r>
          <w:t>din</w:t>
        </w:r>
      </w:ins>
      <w:ins w:id="2511" w:author="Kathrin Eichler" w:date="2014-12-08T17:29:00Z">
        <w:r>
          <w:t>g</w:t>
        </w:r>
        <w:proofErr w:type="spellEnd"/>
        <w:r>
          <w:t>.</w:t>
        </w:r>
      </w:ins>
    </w:p>
    <w:p w:rsidR="00623D8F" w:rsidRDefault="00623D8F" w:rsidP="00623D8F">
      <w:pPr>
        <w:pStyle w:val="berschrift5"/>
      </w:pPr>
      <w:r>
        <w:t>Experiment 4: Including edge information at token level</w:t>
      </w:r>
    </w:p>
    <w:p w:rsidR="00623D8F" w:rsidRDefault="00623D8F" w:rsidP="000D6DBD">
      <w:pPr>
        <w:pStyle w:val="Normal2"/>
        <w:rPr>
          <w:ins w:id="2512" w:author="Kathrin Eichler" w:date="2014-12-08T14:21:00Z"/>
        </w:rPr>
        <w:pPrChange w:id="2513" w:author="Kathrin Eichler" w:date="2014-12-08T12:56:00Z">
          <w:pPr>
            <w:pStyle w:val="Normal2"/>
            <w:ind w:left="360"/>
          </w:pPr>
        </w:pPrChange>
      </w:pPr>
      <w:del w:id="2514" w:author="Kathrin Eichler" w:date="2014-12-08T12:56:00Z">
        <w:r w:rsidDel="000D6DBD">
          <w:delText>…</w:delText>
        </w:r>
      </w:del>
      <w:ins w:id="2515" w:author="Kathrin Eichler" w:date="2014-12-08T14:19:00Z">
        <w:r w:rsidR="00711E58">
          <w:t xml:space="preserve">In the experiments described so </w:t>
        </w:r>
        <w:bookmarkStart w:id="2516" w:name="_GoBack"/>
        <w:bookmarkEnd w:id="2516"/>
        <w:r w:rsidR="00711E58">
          <w:t>far, we showed the effects of using bidirectional entailment information</w:t>
        </w:r>
      </w:ins>
      <w:ins w:id="2517" w:author="Kathrin Eichler" w:date="2014-12-08T14:20:00Z">
        <w:r w:rsidR="00711E58">
          <w:t xml:space="preserve">: Fragments occurring in the same equivalence class in the generated entailment graph were considered to be equivalent when computing TFIDF scores. </w:t>
        </w:r>
      </w:ins>
    </w:p>
    <w:p w:rsidR="00711E58" w:rsidRDefault="00711E58" w:rsidP="000D6DBD">
      <w:pPr>
        <w:pStyle w:val="Normal2"/>
        <w:rPr>
          <w:ins w:id="2518" w:author="Kathrin Eichler" w:date="2014-12-08T14:21:00Z"/>
        </w:rPr>
        <w:pPrChange w:id="2519" w:author="Kathrin Eichler" w:date="2014-12-08T12:56:00Z">
          <w:pPr>
            <w:pStyle w:val="Normal2"/>
            <w:ind w:left="360"/>
          </w:pPr>
        </w:pPrChange>
      </w:pPr>
      <w:ins w:id="2520" w:author="Kathrin Eichler" w:date="2014-12-08T14:21:00Z">
        <w:r>
          <w:t xml:space="preserve">In this section, we show the results of using directional entailment information. </w:t>
        </w:r>
      </w:ins>
    </w:p>
    <w:p w:rsidR="00711E58" w:rsidRDefault="00711E58" w:rsidP="00C42871">
      <w:pPr>
        <w:pStyle w:val="Normal2"/>
        <w:ind w:left="360"/>
      </w:pPr>
      <w:ins w:id="2521" w:author="Kathrin Eichler" w:date="2014-12-08T14:21:00Z">
        <w:r>
          <w:t>[TO BE ADDED]</w:t>
        </w:r>
      </w:ins>
    </w:p>
    <w:p w:rsidR="00FF6F39" w:rsidRDefault="00FF6F39" w:rsidP="00FF6F39">
      <w:pPr>
        <w:pStyle w:val="berschrift5"/>
      </w:pPr>
      <w:r>
        <w:t xml:space="preserve">Experiment </w:t>
      </w:r>
      <w:r w:rsidR="00623D8F">
        <w:t>5</w:t>
      </w:r>
      <w:r>
        <w:t>: Fragments = Dependency relations</w:t>
      </w:r>
    </w:p>
    <w:p w:rsidR="00D00363" w:rsidRDefault="00D00363" w:rsidP="0071249C">
      <w:pPr>
        <w:pStyle w:val="Normal2"/>
        <w:ind w:left="360"/>
        <w:rPr>
          <w:ins w:id="2522" w:author="Kathrin Eichler" w:date="2014-12-08T14:27:00Z"/>
        </w:rPr>
      </w:pPr>
      <w:ins w:id="2523" w:author="Kathrin Eichler" w:date="2014-12-08T14:26:00Z">
        <w:r>
          <w:t>In t</w:t>
        </w:r>
      </w:ins>
      <w:ins w:id="2524" w:author="Kathrin Eichler" w:date="2014-12-08T14:25:00Z">
        <w:r>
          <w:t>he experiments we described so far</w:t>
        </w:r>
      </w:ins>
      <w:ins w:id="2525" w:author="Kathrin Eichler" w:date="2014-12-08T14:26:00Z">
        <w:r>
          <w:t>, we</w:t>
        </w:r>
      </w:ins>
      <w:ins w:id="2526" w:author="Kathrin Eichler" w:date="2014-12-08T14:25:00Z">
        <w:r>
          <w:t xml:space="preserve"> used individual toke</w:t>
        </w:r>
      </w:ins>
      <w:ins w:id="2527" w:author="Kathrin Eichler" w:date="2014-12-08T14:26:00Z">
        <w:r>
          <w:t>ns</w:t>
        </w:r>
      </w:ins>
      <w:ins w:id="2528" w:author="Kathrin Eichler" w:date="2014-12-08T14:25:00Z">
        <w:r>
          <w:t xml:space="preserve"> (</w:t>
        </w:r>
      </w:ins>
      <w:ins w:id="2529" w:author="Kathrin Eichler" w:date="2014-12-08T14:26:00Z">
        <w:r>
          <w:t>and</w:t>
        </w:r>
      </w:ins>
      <w:ins w:id="2530" w:author="Kathrin Eichler" w:date="2014-12-08T14:25:00Z">
        <w:r>
          <w:t xml:space="preserve"> components of compound word</w:t>
        </w:r>
      </w:ins>
      <w:ins w:id="2531" w:author="Kathrin Eichler" w:date="2014-12-08T14:26:00Z">
        <w:r>
          <w:t>s</w:t>
        </w:r>
      </w:ins>
      <w:ins w:id="2532" w:author="Kathrin Eichler" w:date="2014-12-08T14:25:00Z">
        <w:r>
          <w:t>)</w:t>
        </w:r>
      </w:ins>
      <w:ins w:id="2533" w:author="Kathrin Eichler" w:date="2014-12-08T14:26:00Z">
        <w:r>
          <w:t xml:space="preserve"> as fragments. </w:t>
        </w:r>
      </w:ins>
    </w:p>
    <w:p w:rsidR="00B27F08" w:rsidRDefault="00D00363" w:rsidP="0071249C">
      <w:pPr>
        <w:pStyle w:val="Normal2"/>
        <w:ind w:left="360"/>
        <w:rPr>
          <w:ins w:id="2534" w:author="Kathrin Eichler" w:date="2014-12-08T14:29:00Z"/>
        </w:rPr>
      </w:pPr>
      <w:ins w:id="2535" w:author="Kathrin Eichler" w:date="2014-12-08T14:27:00Z">
        <w:r>
          <w:t>In the next step, we evaluated the usage of more complex fragments consisting of two t</w:t>
        </w:r>
        <w:r>
          <w:t>o</w:t>
        </w:r>
        <w:r>
          <w:t xml:space="preserve">kens. </w:t>
        </w:r>
      </w:ins>
      <w:r w:rsidR="00FF6F39">
        <w:t xml:space="preserve">Two-token fragments </w:t>
      </w:r>
      <w:del w:id="2536" w:author="Kathrin Eichler" w:date="2014-12-08T14:27:00Z">
        <w:r w:rsidR="00FF6F39" w:rsidDel="00D00363">
          <w:delText>consisting of two</w:delText>
        </w:r>
      </w:del>
      <w:ins w:id="2537" w:author="Kathrin Eichler" w:date="2014-12-08T14:27:00Z">
        <w:r>
          <w:t>were created by extracting all combinations of two</w:t>
        </w:r>
      </w:ins>
      <w:r w:rsidR="00FF6F39">
        <w:t xml:space="preserve"> content word tokens linked via a dependency relation in </w:t>
      </w:r>
      <w:del w:id="2538" w:author="Kathrin Eichler" w:date="2014-12-08T14:28:00Z">
        <w:r w:rsidR="00FF6F39" w:rsidDel="00D00363">
          <w:delText>the input sentence.</w:delText>
        </w:r>
      </w:del>
      <w:ins w:id="2539" w:author="Kathrin Eichler" w:date="2014-12-08T14:28:00Z">
        <w:r>
          <w:t>a sentence of the dataset</w:t>
        </w:r>
        <w:r w:rsidR="000D4DF6">
          <w:t xml:space="preserve">, e.g. </w:t>
        </w:r>
      </w:ins>
      <w:ins w:id="2540" w:author="Kathrin Eichler" w:date="2014-12-08T14:29:00Z">
        <w:r w:rsidR="000D4DF6">
          <w:t xml:space="preserve">“System </w:t>
        </w:r>
        <w:proofErr w:type="spellStart"/>
        <w:r w:rsidR="000D4DF6">
          <w:t>meldet</w:t>
        </w:r>
        <w:proofErr w:type="spellEnd"/>
        <w:r w:rsidR="000D4DF6">
          <w:t>” [</w:t>
        </w:r>
        <w:r w:rsidR="000D4DF6" w:rsidRPr="000D4DF6">
          <w:rPr>
            <w:i/>
            <w:rPrChange w:id="2541" w:author="Kathrin Eichler" w:date="2014-12-08T14:29:00Z">
              <w:rPr/>
            </w:rPrChange>
          </w:rPr>
          <w:t>system shows</w:t>
        </w:r>
        <w:r w:rsidR="000D4DF6">
          <w:t xml:space="preserve">] and </w:t>
        </w:r>
      </w:ins>
      <w:ins w:id="2542" w:author="Kathrin Eichler" w:date="2014-12-08T14:28:00Z">
        <w:r w:rsidR="000D4DF6">
          <w:t>“</w:t>
        </w:r>
        <w:proofErr w:type="spellStart"/>
        <w:r w:rsidR="000D4DF6">
          <w:t>meldet</w:t>
        </w:r>
        <w:proofErr w:type="spellEnd"/>
        <w:r w:rsidR="000D4DF6">
          <w:t xml:space="preserve"> </w:t>
        </w:r>
        <w:proofErr w:type="spellStart"/>
        <w:r w:rsidR="000D4DF6">
          <w:t>Fehler</w:t>
        </w:r>
        <w:proofErr w:type="spellEnd"/>
        <w:r w:rsidR="000D4DF6">
          <w:t>” [</w:t>
        </w:r>
        <w:r w:rsidR="000D4DF6" w:rsidRPr="000D4DF6">
          <w:rPr>
            <w:i/>
            <w:rPrChange w:id="2543" w:author="Kathrin Eichler" w:date="2014-12-08T14:28:00Z">
              <w:rPr/>
            </w:rPrChange>
          </w:rPr>
          <w:t>shows error</w:t>
        </w:r>
        <w:r w:rsidR="000D4DF6">
          <w:t xml:space="preserve">] from the sentence “System </w:t>
        </w:r>
        <w:proofErr w:type="spellStart"/>
        <w:r w:rsidR="000D4DF6">
          <w:t>meldet</w:t>
        </w:r>
        <w:proofErr w:type="spellEnd"/>
        <w:r w:rsidR="000D4DF6">
          <w:t xml:space="preserve"> </w:t>
        </w:r>
        <w:proofErr w:type="spellStart"/>
        <w:r w:rsidR="000D4DF6">
          <w:t>Fehler</w:t>
        </w:r>
        <w:proofErr w:type="spellEnd"/>
        <w:r w:rsidR="000D4DF6">
          <w:t>” [</w:t>
        </w:r>
      </w:ins>
      <w:ins w:id="2544" w:author="Kathrin Eichler" w:date="2014-12-08T14:29:00Z">
        <w:r w:rsidR="000D4DF6" w:rsidRPr="000D4DF6">
          <w:rPr>
            <w:i/>
            <w:rPrChange w:id="2545" w:author="Kathrin Eichler" w:date="2014-12-08T14:29:00Z">
              <w:rPr/>
            </w:rPrChange>
          </w:rPr>
          <w:t>system shows error</w:t>
        </w:r>
      </w:ins>
      <w:ins w:id="2546" w:author="Kathrin Eichler" w:date="2014-12-08T14:28:00Z">
        <w:r w:rsidR="000D4DF6">
          <w:t>]</w:t>
        </w:r>
        <w:r>
          <w:t>.</w:t>
        </w:r>
      </w:ins>
    </w:p>
    <w:p w:rsidR="00B27F08" w:rsidRDefault="00B27F08" w:rsidP="00C42871">
      <w:pPr>
        <w:pStyle w:val="Normal2"/>
        <w:ind w:left="360"/>
        <w:rPr>
          <w:ins w:id="2547" w:author="Kathrin Eichler" w:date="2014-12-08T14:33:00Z"/>
        </w:rPr>
      </w:pPr>
      <w:ins w:id="2548" w:author="Kathrin Eichler" w:date="2014-12-08T14:30:00Z">
        <w:r>
          <w:t>When p</w:t>
        </w:r>
      </w:ins>
      <w:ins w:id="2549" w:author="Kathrin Eichler" w:date="2014-12-08T14:29:00Z">
        <w:r>
          <w:t>rocessing these kinds of fragments with the EDAs provided by the EOP</w:t>
        </w:r>
      </w:ins>
      <w:ins w:id="2550" w:author="Kathrin Eichler" w:date="2014-12-08T14:28:00Z">
        <w:r>
          <w:t>, we ran in to several problems</w:t>
        </w:r>
      </w:ins>
      <w:ins w:id="2551" w:author="Kathrin Eichler" w:date="2014-12-08T14:30:00Z">
        <w:r>
          <w:t xml:space="preserve">. First </w:t>
        </w:r>
        <w:proofErr w:type="gramStart"/>
        <w:r>
          <w:t xml:space="preserve">of </w:t>
        </w:r>
      </w:ins>
      <w:ins w:id="2552" w:author="Kathrin Eichler" w:date="2014-12-08T14:31:00Z">
        <w:r>
          <w:t xml:space="preserve"> all</w:t>
        </w:r>
        <w:proofErr w:type="gramEnd"/>
        <w:r>
          <w:t>, processing</w:t>
        </w:r>
      </w:ins>
      <w:ins w:id="2553" w:author="Kathrin Eichler" w:date="2014-12-08T14:30:00Z">
        <w:r>
          <w:t xml:space="preserve"> the huge number of two-token fragments e</w:t>
        </w:r>
        <w:r>
          <w:t>x</w:t>
        </w:r>
        <w:r>
          <w:t>tracted from the dataset</w:t>
        </w:r>
      </w:ins>
      <w:ins w:id="2554" w:author="Kathrin Eichler" w:date="2014-12-08T14:32:00Z">
        <w:r>
          <w:t xml:space="preserve"> was both extremely memory- and</w:t>
        </w:r>
      </w:ins>
      <w:ins w:id="2555" w:author="Kathrin Eichler" w:date="2014-12-08T14:30:00Z">
        <w:r>
          <w:t xml:space="preserve"> </w:t>
        </w:r>
      </w:ins>
      <w:ins w:id="2556" w:author="Kathrin Eichler" w:date="2014-12-08T14:32:00Z">
        <w:r>
          <w:t xml:space="preserve">time-consuming. Second, as the existing EDAs were developed for and had been trained on sentence input, the output produced for these smaller fragments was not satisfying. </w:t>
        </w:r>
      </w:ins>
    </w:p>
    <w:p w:rsidR="00B27F08" w:rsidRDefault="00B27F08" w:rsidP="00C42871">
      <w:pPr>
        <w:pStyle w:val="Normal2"/>
        <w:ind w:left="360"/>
        <w:rPr>
          <w:ins w:id="2557" w:author="Kathrin Eichler" w:date="2014-12-08T14:35:00Z"/>
        </w:rPr>
      </w:pPr>
      <w:ins w:id="2558" w:author="Kathrin Eichler" w:date="2014-12-08T14:33:00Z">
        <w:r>
          <w:t xml:space="preserve">We therefore decided to implement a more efficient algorithm to process two-token fragments. </w:t>
        </w:r>
      </w:ins>
      <w:ins w:id="2559" w:author="Kathrin Eichler" w:date="2014-12-08T14:30:00Z">
        <w:r>
          <w:t xml:space="preserve"> </w:t>
        </w:r>
      </w:ins>
      <w:ins w:id="2560" w:author="Kathrin Eichler" w:date="2014-12-08T14:34:00Z">
        <w:r>
          <w:t xml:space="preserve">This algorithm addresses the memory and time issue by processing </w:t>
        </w:r>
      </w:ins>
      <w:ins w:id="2561" w:author="Kathrin Eichler" w:date="2014-12-08T14:35:00Z">
        <w:r>
          <w:t xml:space="preserve">T/H pairs as </w:t>
        </w:r>
      </w:ins>
      <w:ins w:id="2562" w:author="Kathrin Eichler" w:date="2014-12-08T14:34:00Z">
        <w:r>
          <w:t xml:space="preserve">String objects rather than creating a CAS object for each T/H pair.  </w:t>
        </w:r>
      </w:ins>
      <w:ins w:id="2563" w:author="Kathrin Eichler" w:date="2014-12-08T14:37:00Z">
        <w:r w:rsidR="00404112">
          <w:t>It returns E</w:t>
        </w:r>
        <w:r w:rsidR="00404112">
          <w:t>N</w:t>
        </w:r>
        <w:r w:rsidR="00404112">
          <w:t xml:space="preserve">TAILMENT </w:t>
        </w:r>
        <w:r w:rsidR="00404112" w:rsidRPr="00D00363">
          <w:rPr>
            <w:lang w:val="en-US"/>
          </w:rPr>
          <w:t>if each token in H c</w:t>
        </w:r>
        <w:r w:rsidR="00404112">
          <w:rPr>
            <w:lang w:val="en-US"/>
          </w:rPr>
          <w:t>an be mapped on some token in T (via some of the int</w:t>
        </w:r>
        <w:r w:rsidR="00404112">
          <w:rPr>
            <w:lang w:val="en-US"/>
          </w:rPr>
          <w:t>e</w:t>
        </w:r>
        <w:r w:rsidR="00404112">
          <w:rPr>
            <w:lang w:val="en-US"/>
          </w:rPr>
          <w:t xml:space="preserve">grated resources). </w:t>
        </w:r>
      </w:ins>
      <w:ins w:id="2564" w:author="Kathrin Eichler" w:date="2014-12-08T14:38:00Z">
        <w:r w:rsidR="00404112">
          <w:rPr>
            <w:lang w:val="en-US"/>
          </w:rPr>
          <w:t xml:space="preserve">It can be </w:t>
        </w:r>
        <w:r w:rsidR="00404112" w:rsidRPr="00D00363">
          <w:rPr>
            <w:lang w:val="en-US"/>
          </w:rPr>
          <w:t xml:space="preserve">configured for using: exact matching, </w:t>
        </w:r>
        <w:proofErr w:type="spellStart"/>
        <w:r w:rsidR="00404112" w:rsidRPr="00D00363">
          <w:rPr>
            <w:lang w:val="en-US"/>
          </w:rPr>
          <w:t>Lemmatizer</w:t>
        </w:r>
        <w:proofErr w:type="spellEnd"/>
        <w:r w:rsidR="00404112" w:rsidRPr="00D00363">
          <w:rPr>
            <w:lang w:val="en-US"/>
          </w:rPr>
          <w:t xml:space="preserve">, </w:t>
        </w:r>
        <w:proofErr w:type="spellStart"/>
        <w:r w:rsidR="00404112" w:rsidRPr="00D00363">
          <w:rPr>
            <w:lang w:val="en-US"/>
          </w:rPr>
          <w:t>DerivBase</w:t>
        </w:r>
        <w:proofErr w:type="spellEnd"/>
        <w:r w:rsidR="00404112" w:rsidRPr="00D00363">
          <w:rPr>
            <w:lang w:val="en-US"/>
          </w:rPr>
          <w:t xml:space="preserve">, </w:t>
        </w:r>
        <w:proofErr w:type="spellStart"/>
        <w:proofErr w:type="gramStart"/>
        <w:r w:rsidR="00404112">
          <w:rPr>
            <w:lang w:val="en-US"/>
          </w:rPr>
          <w:t>GermaNet</w:t>
        </w:r>
      </w:ins>
      <w:proofErr w:type="spellEnd"/>
      <w:proofErr w:type="gramEnd"/>
      <w:ins w:id="2565" w:author="Kathrin Eichler" w:date="2014-12-08T14:39:00Z">
        <w:r w:rsidR="00404112">
          <w:rPr>
            <w:lang w:val="en-US"/>
          </w:rPr>
          <w:t>. F</w:t>
        </w:r>
      </w:ins>
      <w:ins w:id="2566" w:author="Kathrin Eichler" w:date="2014-12-08T14:38:00Z">
        <w:r w:rsidR="00404112" w:rsidRPr="00D00363">
          <w:rPr>
            <w:lang w:val="en-US"/>
          </w:rPr>
          <w:t xml:space="preserve">or checking </w:t>
        </w:r>
        <w:proofErr w:type="spellStart"/>
        <w:r w:rsidR="00404112" w:rsidRPr="00D00363">
          <w:rPr>
            <w:lang w:val="en-US"/>
          </w:rPr>
          <w:t>Deri</w:t>
        </w:r>
        <w:r w:rsidR="00404112">
          <w:rPr>
            <w:lang w:val="en-US"/>
          </w:rPr>
          <w:t>vBase</w:t>
        </w:r>
        <w:proofErr w:type="spellEnd"/>
        <w:r w:rsidR="00404112">
          <w:rPr>
            <w:lang w:val="en-US"/>
          </w:rPr>
          <w:t xml:space="preserve"> or </w:t>
        </w:r>
        <w:proofErr w:type="spellStart"/>
        <w:r w:rsidR="00404112">
          <w:rPr>
            <w:lang w:val="en-US"/>
          </w:rPr>
          <w:t>GermaNet</w:t>
        </w:r>
        <w:proofErr w:type="spellEnd"/>
        <w:r w:rsidR="00404112">
          <w:rPr>
            <w:lang w:val="en-US"/>
          </w:rPr>
          <w:t xml:space="preserve"> relations</w:t>
        </w:r>
      </w:ins>
      <w:ins w:id="2567" w:author="Kathrin Eichler" w:date="2014-12-08T14:39:00Z">
        <w:r w:rsidR="00404112">
          <w:rPr>
            <w:lang w:val="en-US"/>
          </w:rPr>
          <w:t>, it uses classes provided by the EOP.</w:t>
        </w:r>
      </w:ins>
    </w:p>
    <w:p w:rsidR="00117A8A" w:rsidRDefault="00117A8A" w:rsidP="00C42871">
      <w:pPr>
        <w:pStyle w:val="Normal2"/>
        <w:ind w:left="360"/>
      </w:pPr>
      <w:ins w:id="2568" w:author="Kathrin Eichler" w:date="2014-12-08T14:35:00Z">
        <w:r>
          <w:t xml:space="preserve">This algorithm </w:t>
        </w:r>
      </w:ins>
      <w:ins w:id="2569" w:author="Kathrin Eichler" w:date="2014-12-08T14:37:00Z">
        <w:r w:rsidR="00404112">
          <w:t xml:space="preserve">requires no training and </w:t>
        </w:r>
      </w:ins>
      <w:ins w:id="2570" w:author="Kathrin Eichler" w:date="2014-12-08T14:35:00Z">
        <w:r>
          <w:t xml:space="preserve">turned out to work well for short fragments (consisting of one or two tokens only). </w:t>
        </w:r>
      </w:ins>
    </w:p>
    <w:p w:rsidR="000D6DBD" w:rsidRDefault="00ED5A4D" w:rsidP="00D00363">
      <w:pPr>
        <w:pStyle w:val="Normal2"/>
        <w:ind w:left="360"/>
      </w:pPr>
      <w:del w:id="2571" w:author="Kathrin Eichler" w:date="2014-12-08T14:25:00Z">
        <w:r w:rsidDel="00D00363">
          <w:delText>Implementation of SEDA (more efficient!)</w:delText>
        </w:r>
        <w:r w:rsidR="00FF6F39" w:rsidDel="00D00363">
          <w:delText xml:space="preserve"> </w:delText>
        </w:r>
      </w:del>
      <w:ins w:id="2572" w:author="Kathrin Eichler" w:date="2014-12-08T12:56:00Z">
        <w:r w:rsidR="000D6DBD">
          <w:t>[TO BE ADDED]</w:t>
        </w:r>
      </w:ins>
    </w:p>
    <w:p w:rsidR="00FF6F39" w:rsidRDefault="00FF6F39" w:rsidP="00FF6F39">
      <w:pPr>
        <w:pStyle w:val="berschrift5"/>
      </w:pPr>
      <w:r>
        <w:lastRenderedPageBreak/>
        <w:t xml:space="preserve">Experiment </w:t>
      </w:r>
      <w:r w:rsidR="00623D8F">
        <w:t>6</w:t>
      </w:r>
      <w:r>
        <w:t xml:space="preserve">: </w:t>
      </w:r>
      <w:r w:rsidR="00623D8F">
        <w:t>Including edge information at two-token level</w:t>
      </w:r>
    </w:p>
    <w:p w:rsidR="00FF6F39" w:rsidRPr="00CA33C4" w:rsidDel="00845EF4" w:rsidRDefault="000D6DBD" w:rsidP="000D6DBD">
      <w:pPr>
        <w:pStyle w:val="Normal2"/>
        <w:ind w:left="360"/>
        <w:rPr>
          <w:del w:id="2573" w:author="Kathrin Eichler" w:date="2014-12-08T16:46:00Z"/>
        </w:rPr>
        <w:pPrChange w:id="2574" w:author="Kathrin Eichler" w:date="2014-12-08T12:56:00Z">
          <w:pPr/>
        </w:pPrChange>
      </w:pPr>
      <w:ins w:id="2575" w:author="Kathrin Eichler" w:date="2014-12-08T12:56:00Z">
        <w:r>
          <w:t>[TO BE ADDED]</w:t>
        </w:r>
      </w:ins>
    </w:p>
    <w:p w:rsidR="00FF6F39" w:rsidDel="00845EF4" w:rsidRDefault="00FF6F39" w:rsidP="00FF6F39">
      <w:pPr>
        <w:pStyle w:val="berschrift5"/>
        <w:rPr>
          <w:del w:id="2576" w:author="Kathrin Eichler" w:date="2014-12-08T16:46:00Z"/>
        </w:rPr>
      </w:pPr>
      <w:del w:id="2577" w:author="Kathrin Eichler" w:date="2014-12-08T16:46:00Z">
        <w:r w:rsidDel="00A042BA">
          <w:delText xml:space="preserve">Experiment </w:delText>
        </w:r>
        <w:r w:rsidR="00623D8F" w:rsidDel="00A042BA">
          <w:delText>7</w:delText>
        </w:r>
        <w:r w:rsidDel="00A042BA">
          <w:delText>: Incremental evaluation</w:delText>
        </w:r>
      </w:del>
    </w:p>
    <w:p w:rsidR="00FF6F39" w:rsidDel="000D6DBD" w:rsidRDefault="00FF6F39" w:rsidP="000D6DBD">
      <w:pPr>
        <w:pStyle w:val="Normal2"/>
        <w:rPr>
          <w:del w:id="2578" w:author="Kathrin Eichler" w:date="2014-12-08T12:56:00Z"/>
        </w:rPr>
        <w:pPrChange w:id="2579" w:author="Kathrin Eichler" w:date="2014-12-08T12:56:00Z">
          <w:pPr>
            <w:pStyle w:val="Normal2"/>
            <w:ind w:left="720"/>
          </w:pPr>
        </w:pPrChange>
      </w:pPr>
    </w:p>
    <w:p w:rsidR="004023E9" w:rsidDel="000D6DBD" w:rsidRDefault="004023E9" w:rsidP="0071249C">
      <w:pPr>
        <w:pStyle w:val="Normal2"/>
        <w:rPr>
          <w:del w:id="2580" w:author="Kathrin Eichler" w:date="2014-12-08T12:56:00Z"/>
        </w:rPr>
      </w:pPr>
    </w:p>
    <w:p w:rsidR="00DC2C88" w:rsidRPr="0071249C" w:rsidDel="00B535DB" w:rsidRDefault="00DC2C88" w:rsidP="0071249C">
      <w:pPr>
        <w:rPr>
          <w:del w:id="2581" w:author="Kathrin Eichler" w:date="2014-12-08T14:21:00Z"/>
          <w:lang w:eastAsia="de-DE" w:bidi="he-IL"/>
        </w:rPr>
      </w:pPr>
    </w:p>
    <w:p w:rsidR="0087709E" w:rsidRPr="00DE1B49" w:rsidDel="00B535DB" w:rsidRDefault="0087709E" w:rsidP="0087709E">
      <w:pPr>
        <w:rPr>
          <w:del w:id="2582" w:author="Kathrin Eichler" w:date="2014-12-08T14:21:00Z"/>
          <w:lang w:val="en-US"/>
        </w:rPr>
      </w:pPr>
      <w:bookmarkStart w:id="2583" w:name="h.rdum9v1m0rhz" w:colFirst="0" w:colLast="0"/>
      <w:bookmarkEnd w:id="2160"/>
      <w:bookmarkEnd w:id="2161"/>
      <w:bookmarkEnd w:id="2162"/>
      <w:bookmarkEnd w:id="2163"/>
      <w:bookmarkEnd w:id="2164"/>
      <w:bookmarkEnd w:id="2583"/>
    </w:p>
    <w:p w:rsidR="002029F9" w:rsidRPr="00DE1B49" w:rsidRDefault="002029F9" w:rsidP="00845EF4">
      <w:pPr>
        <w:pStyle w:val="Normal2"/>
        <w:ind w:left="360"/>
        <w:rPr>
          <w:shd w:val="clear" w:color="auto" w:fill="FFFFFF"/>
        </w:rPr>
        <w:pPrChange w:id="2584" w:author="Kathrin Eichler" w:date="2014-12-08T16:46:00Z">
          <w:pPr>
            <w:pStyle w:val="Normal2"/>
          </w:pPr>
        </w:pPrChange>
      </w:pPr>
      <w:bookmarkStart w:id="2585" w:name="h.t0o558m16cy3" w:colFirst="0" w:colLast="0"/>
      <w:bookmarkStart w:id="2586" w:name="h.yz4vcz248f98" w:colFirst="0" w:colLast="0"/>
      <w:bookmarkStart w:id="2587" w:name="h.76hcd8a2u1xn" w:colFirst="0" w:colLast="0"/>
      <w:bookmarkStart w:id="2588" w:name="h.nio9cu3mzkmk" w:colFirst="0" w:colLast="0"/>
      <w:bookmarkEnd w:id="2585"/>
      <w:bookmarkEnd w:id="2586"/>
      <w:bookmarkEnd w:id="2587"/>
      <w:bookmarkEnd w:id="2588"/>
    </w:p>
    <w:sectPr w:rsidR="002029F9" w:rsidRPr="00DE1B49" w:rsidSect="00B80307">
      <w:headerReference w:type="default" r:id="rId42"/>
      <w:footerReference w:type="default" r:id="rId43"/>
      <w:headerReference w:type="first" r:id="rId44"/>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94" w:author="Kathrin Eichler" w:date="2014-12-08T16:49:00Z" w:initials="KE">
    <w:p w:rsidR="00C42871" w:rsidRDefault="00C42871">
      <w:pPr>
        <w:pStyle w:val="Kommentartext"/>
      </w:pPr>
      <w:r>
        <w:rPr>
          <w:rStyle w:val="Kommentarzeichen"/>
        </w:rPr>
        <w:annotationRef/>
      </w:r>
      <w:r w:rsidR="005860F9">
        <w:t>@Kathrin: Upload!</w:t>
      </w:r>
    </w:p>
  </w:comment>
  <w:comment w:id="706" w:author="Kathrin Eichler" w:date="2014-12-03T09:55:00Z" w:initials="KE">
    <w:p w:rsidR="009B6D10" w:rsidRDefault="009B6D10">
      <w:pPr>
        <w:pStyle w:val="Kommentartext"/>
      </w:pPr>
      <w:r>
        <w:rPr>
          <w:rStyle w:val="Kommentarzeichen"/>
        </w:rPr>
        <w:annotationRef/>
      </w:r>
      <w:r>
        <w:t>@all: Please add a summary of all important changes in this section</w:t>
      </w:r>
    </w:p>
  </w:comment>
  <w:comment w:id="707" w:author="Kathrin Eichler" w:date="2014-12-03T09:55:00Z" w:initials="KE">
    <w:p w:rsidR="009B6D10" w:rsidRDefault="009B6D10">
      <w:pPr>
        <w:pStyle w:val="Kommentartext"/>
      </w:pPr>
      <w:r>
        <w:rPr>
          <w:rStyle w:val="Kommentarzeichen"/>
        </w:rPr>
        <w:annotationRef/>
      </w:r>
      <w:r>
        <w:t>@Gil: Is this correct?</w:t>
      </w:r>
    </w:p>
  </w:comment>
  <w:comment w:id="738" w:author="Kathrin Eichler" w:date="2014-12-08T16:52:00Z" w:initials="KE">
    <w:p w:rsidR="00846BF2" w:rsidRDefault="00846BF2">
      <w:pPr>
        <w:pStyle w:val="Kommentartext"/>
      </w:pPr>
      <w:r>
        <w:rPr>
          <w:rStyle w:val="Kommentarzeichen"/>
        </w:rPr>
        <w:annotationRef/>
      </w:r>
      <w:r w:rsidR="005860F9">
        <w:t>@Vivi: Shouldn't we add some information about "depends on" here?</w:t>
      </w:r>
    </w:p>
  </w:comment>
  <w:comment w:id="1097" w:author="Kathrin Eichler" w:date="2014-12-03T09:55:00Z" w:initials="KE">
    <w:p w:rsidR="009B6D10" w:rsidRDefault="009B6D10">
      <w:pPr>
        <w:pStyle w:val="Kommentartext"/>
      </w:pPr>
      <w:r>
        <w:rPr>
          <w:rStyle w:val="Kommentarzeichen"/>
        </w:rPr>
        <w:annotationRef/>
      </w:r>
      <w:r>
        <w:t>@</w:t>
      </w:r>
      <w:proofErr w:type="spellStart"/>
      <w:r>
        <w:t>Vivi</w:t>
      </w:r>
      <w:proofErr w:type="spellEnd"/>
      <w:r>
        <w:t>: Could you please give this section another read, just to make sure I placed your input correctly?</w:t>
      </w:r>
    </w:p>
  </w:comment>
  <w:comment w:id="1103" w:author="Kathrin Eichler" w:date="2014-12-03T09:55:00Z" w:initials="KE">
    <w:p w:rsidR="009B6D10" w:rsidRDefault="009B6D10">
      <w:pPr>
        <w:pStyle w:val="Kommentartext"/>
      </w:pPr>
      <w:r>
        <w:rPr>
          <w:rStyle w:val="Kommentarzeichen"/>
        </w:rPr>
        <w:annotationRef/>
      </w:r>
      <w:r>
        <w:t>@</w:t>
      </w:r>
      <w:proofErr w:type="spellStart"/>
      <w:r>
        <w:t>Vivi</w:t>
      </w:r>
      <w:proofErr w:type="spellEnd"/>
      <w:r>
        <w:t xml:space="preserve">: But there is still this Constructor without the </w:t>
      </w:r>
      <w:proofErr w:type="spellStart"/>
      <w:r>
        <w:t>FragmentAnnotator</w:t>
      </w:r>
      <w:proofErr w:type="spellEnd"/>
      <w:r>
        <w:t xml:space="preserve">. I suggest to either remove this constructor or say that passing the </w:t>
      </w:r>
      <w:proofErr w:type="spellStart"/>
      <w:r>
        <w:t>FragmentAnnotator</w:t>
      </w:r>
      <w:proofErr w:type="spellEnd"/>
      <w:r>
        <w:t xml:space="preserve"> is optional. What would you prefer?</w:t>
      </w:r>
    </w:p>
  </w:comment>
  <w:comment w:id="1154" w:author="Kathrin Eichler" w:date="2014-12-08T13:46:00Z" w:initials="KE">
    <w:p w:rsidR="009B6D10" w:rsidRDefault="009B6D10">
      <w:pPr>
        <w:pStyle w:val="Kommentartext"/>
      </w:pPr>
      <w:r>
        <w:rPr>
          <w:rStyle w:val="Kommentarzeichen"/>
        </w:rPr>
        <w:annotationRef/>
      </w:r>
      <w:r w:rsidR="00D179BE">
        <w:t>@</w:t>
      </w:r>
      <w:proofErr w:type="spellStart"/>
      <w:r w:rsidR="00D179BE">
        <w:t>Lili</w:t>
      </w:r>
      <w:proofErr w:type="spellEnd"/>
      <w:r w:rsidR="00D179BE">
        <w:t xml:space="preserve">: </w:t>
      </w:r>
      <w:r w:rsidR="00D179BE">
        <w:t>will be done together with Luisa by</w:t>
      </w:r>
      <w:r w:rsidR="00D179BE">
        <w:br/>
        <w:t>around Dec, 10/11</w:t>
      </w:r>
    </w:p>
  </w:comment>
  <w:comment w:id="1159" w:author="Kathrin Eichler" w:date="2014-12-03T09:55:00Z" w:initials="KE">
    <w:p w:rsidR="009B6D10" w:rsidRDefault="009B6D10">
      <w:pPr>
        <w:pStyle w:val="Kommentartext"/>
      </w:pPr>
      <w:r>
        <w:rPr>
          <w:rStyle w:val="Kommentarzeichen"/>
        </w:rPr>
        <w:annotationRef/>
      </w:r>
      <w:r>
        <w:t xml:space="preserve">@Aleksandra: Add missing numbers </w:t>
      </w:r>
    </w:p>
  </w:comment>
  <w:comment w:id="1198" w:author="Kathrin Eichler" w:date="2014-12-08T13:18:00Z" w:initials="KE">
    <w:p w:rsidR="0015570A" w:rsidRDefault="0015570A">
      <w:pPr>
        <w:pStyle w:val="Kommentartext"/>
      </w:pPr>
      <w:r>
        <w:rPr>
          <w:rStyle w:val="Kommentarzeichen"/>
        </w:rPr>
        <w:annotationRef/>
      </w:r>
      <w:r>
        <w:t>@</w:t>
      </w:r>
      <w:proofErr w:type="spellStart"/>
      <w:r>
        <w:t>Vivi</w:t>
      </w:r>
      <w:proofErr w:type="gramStart"/>
      <w:r>
        <w:t>:Create</w:t>
      </w:r>
      <w:proofErr w:type="spellEnd"/>
      <w:proofErr w:type="gramEnd"/>
      <w:r>
        <w:t xml:space="preserve"> new figure for OMQ including </w:t>
      </w:r>
      <w:proofErr w:type="spellStart"/>
      <w:r>
        <w:t>EditDistance</w:t>
      </w:r>
      <w:proofErr w:type="spellEnd"/>
      <w:r>
        <w:t xml:space="preserve"> and the four TIE configurations on the website. </w:t>
      </w:r>
    </w:p>
  </w:comment>
  <w:comment w:id="1208" w:author="Kathrin Eichler" w:date="2014-12-03T09:55:00Z" w:initials="KE">
    <w:p w:rsidR="009B6D10" w:rsidRDefault="009B6D10">
      <w:pPr>
        <w:pStyle w:val="Kommentartext"/>
      </w:pPr>
      <w:r>
        <w:rPr>
          <w:rStyle w:val="Kommentarzeichen"/>
        </w:rPr>
        <w:annotationRef/>
      </w:r>
      <w:r>
        <w:t>@</w:t>
      </w:r>
      <w:proofErr w:type="spellStart"/>
      <w:r>
        <w:t>Lili</w:t>
      </w:r>
      <w:proofErr w:type="spellEnd"/>
      <w:r>
        <w:t>: Please check the table again (I added the accuracy measure)</w:t>
      </w:r>
    </w:p>
  </w:comment>
  <w:comment w:id="2240" w:author="Kathrin Eichler" w:date="2014-12-03T09:55:00Z" w:initials="KE">
    <w:p w:rsidR="009B6D10" w:rsidRDefault="009B6D10">
      <w:pPr>
        <w:pStyle w:val="Kommentartext"/>
      </w:pPr>
      <w:r>
        <w:rPr>
          <w:rStyle w:val="Kommentarzeichen"/>
        </w:rPr>
        <w:annotationRef/>
      </w:r>
      <w:r>
        <w:t>@Kathrin: Add results and more details!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0F9" w:rsidRDefault="005860F9" w:rsidP="00B80307">
      <w:pPr>
        <w:spacing w:line="240" w:lineRule="auto"/>
      </w:pPr>
      <w:r>
        <w:separator/>
      </w:r>
    </w:p>
  </w:endnote>
  <w:endnote w:type="continuationSeparator" w:id="0">
    <w:p w:rsidR="005860F9" w:rsidRDefault="005860F9" w:rsidP="00B80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TimesNewRomanPSMT">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roman"/>
    <w:pitch w:val="default"/>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Unicode MS"/>
    <w:charset w:val="80"/>
    <w:family w:val="swiss"/>
    <w:pitch w:val="variable"/>
  </w:font>
  <w:font w:name="WenQuanYi Micro Hei">
    <w:altName w:val="MS Mincho"/>
    <w:charset w:val="80"/>
    <w:family w:val="auto"/>
    <w:pitch w:val="variable"/>
  </w:font>
  <w:font w:name="Lohit Hindi">
    <w:altName w:val="MS Mincho"/>
    <w:charset w:val="80"/>
    <w:family w:val="auto"/>
    <w:pitch w:val="variable"/>
  </w:font>
  <w:font w:name="ヒラギノ角ゴ Pro W3">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Liberation Serif">
    <w:altName w:val="MS PMincho"/>
    <w:charset w:val="80"/>
    <w:family w:val="roman"/>
    <w:pitch w:val="variable"/>
  </w:font>
  <w:font w:name="AR PL UMing HK">
    <w:altName w:val="Times New Roman"/>
    <w:panose1 w:val="00000000000000000000"/>
    <w:charset w:val="00"/>
    <w:family w:val="roman"/>
    <w:notTrueType/>
    <w:pitch w:val="default"/>
  </w:font>
  <w:font w:name="Lohit Devanagari">
    <w:charset w:val="80"/>
    <w:family w:val="roman"/>
    <w:pitch w:val="default"/>
  </w:font>
  <w:font w:name="Cambria Math">
    <w:panose1 w:val="02040503050406030204"/>
    <w:charset w:val="00"/>
    <w:family w:val="roman"/>
    <w:pitch w:val="variable"/>
    <w:sig w:usb0="E00002FF" w:usb1="420024FF" w:usb2="00000000" w:usb3="00000000" w:csb0="0000019F" w:csb1="00000000"/>
  </w:font>
  <w:font w:name="Inconsolata">
    <w:altName w:val="AVGmdBU"/>
    <w:charset w:val="80"/>
    <w:family w:val="auto"/>
    <w:pitch w:val="variable"/>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34680"/>
      <w:docPartObj>
        <w:docPartGallery w:val="Page Numbers (Bottom of Page)"/>
        <w:docPartUnique/>
      </w:docPartObj>
    </w:sdtPr>
    <w:sdtContent>
      <w:p w:rsidR="009B6D10" w:rsidRDefault="009B6D10">
        <w:pPr>
          <w:pStyle w:val="Fuzeile"/>
          <w:jc w:val="center"/>
        </w:pPr>
        <w:r>
          <w:fldChar w:fldCharType="begin"/>
        </w:r>
        <w:r>
          <w:instrText xml:space="preserve"> PAGE   \* MERGEFORMAT </w:instrText>
        </w:r>
        <w:r>
          <w:fldChar w:fldCharType="separate"/>
        </w:r>
        <w:r w:rsidR="000F0841">
          <w:rPr>
            <w:noProof/>
          </w:rPr>
          <w:t>81</w:t>
        </w:r>
        <w:r>
          <w:rPr>
            <w:noProof/>
          </w:rPr>
          <w:fldChar w:fldCharType="end"/>
        </w:r>
      </w:p>
    </w:sdtContent>
  </w:sdt>
  <w:p w:rsidR="009B6D10" w:rsidRDefault="009B6D1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0F9" w:rsidRDefault="005860F9" w:rsidP="00B80307">
      <w:pPr>
        <w:spacing w:line="240" w:lineRule="auto"/>
      </w:pPr>
      <w:r>
        <w:separator/>
      </w:r>
    </w:p>
  </w:footnote>
  <w:footnote w:type="continuationSeparator" w:id="0">
    <w:p w:rsidR="005860F9" w:rsidRDefault="005860F9" w:rsidP="00B80307">
      <w:pPr>
        <w:spacing w:line="240" w:lineRule="auto"/>
      </w:pPr>
      <w:r>
        <w:continuationSeparator/>
      </w:r>
    </w:p>
  </w:footnote>
  <w:footnote w:id="1">
    <w:p w:rsidR="009B6D10" w:rsidRDefault="009B6D10" w:rsidP="0013786D">
      <w:pPr>
        <w:pStyle w:val="Funotentext"/>
      </w:pPr>
      <w:r>
        <w:rPr>
          <w:rStyle w:val="Funotenzeichen"/>
        </w:rPr>
        <w:footnoteRef/>
      </w:r>
      <w:r>
        <w:t xml:space="preserve"> </w:t>
      </w:r>
      <w:proofErr w:type="spellStart"/>
      <w:proofErr w:type="gramStart"/>
      <w:r>
        <w:t>Berant</w:t>
      </w:r>
      <w:proofErr w:type="spellEnd"/>
      <w:r>
        <w:t xml:space="preserve">, Jonathan, </w:t>
      </w:r>
      <w:proofErr w:type="spellStart"/>
      <w:r>
        <w:t>Ido</w:t>
      </w:r>
      <w:proofErr w:type="spellEnd"/>
      <w:r>
        <w:t xml:space="preserve"> Dagan, and Jacob Goldberger.</w:t>
      </w:r>
      <w:proofErr w:type="gramEnd"/>
      <w:r>
        <w:t xml:space="preserve"> 2012. Learning entailment relations by global</w:t>
      </w:r>
    </w:p>
    <w:p w:rsidR="009B6D10" w:rsidRDefault="009B6D10" w:rsidP="0013786D">
      <w:pPr>
        <w:pStyle w:val="Funotentext"/>
      </w:pPr>
      <w:proofErr w:type="gramStart"/>
      <w:r>
        <w:t>graph</w:t>
      </w:r>
      <w:proofErr w:type="gramEnd"/>
      <w:r>
        <w:t xml:space="preserve"> structure optimization. Computational Linguistics, 38(1):73–111.</w:t>
      </w:r>
    </w:p>
  </w:footnote>
  <w:footnote w:id="2">
    <w:p w:rsidR="009B6D10" w:rsidRPr="00DE1B49" w:rsidRDefault="009B6D10" w:rsidP="009D1147">
      <w:pPr>
        <w:pStyle w:val="Normal2"/>
        <w:rPr>
          <w:shd w:val="clear" w:color="auto" w:fill="FFFFFF"/>
        </w:rPr>
      </w:pPr>
      <w:r>
        <w:rPr>
          <w:rStyle w:val="Funotenzeichen"/>
        </w:rPr>
        <w:footnoteRef/>
      </w:r>
      <w:r>
        <w:t xml:space="preserve"> </w:t>
      </w:r>
      <w:r w:rsidRPr="0071249C">
        <w:t>Christopher D. Manning</w:t>
      </w:r>
      <w:r>
        <w:t xml:space="preserve">, </w:t>
      </w:r>
      <w:proofErr w:type="spellStart"/>
      <w:r w:rsidRPr="0071249C">
        <w:t>Prabhakar</w:t>
      </w:r>
      <w:proofErr w:type="spellEnd"/>
      <w:r w:rsidRPr="0071249C">
        <w:t xml:space="preserve"> </w:t>
      </w:r>
      <w:proofErr w:type="spellStart"/>
      <w:r w:rsidRPr="0071249C">
        <w:t>Raghavan</w:t>
      </w:r>
      <w:proofErr w:type="spellEnd"/>
      <w:r>
        <w:t xml:space="preserve"> and </w:t>
      </w:r>
      <w:proofErr w:type="spellStart"/>
      <w:r w:rsidRPr="0071249C">
        <w:t>Hinrich</w:t>
      </w:r>
      <w:proofErr w:type="spellEnd"/>
      <w:r w:rsidRPr="0071249C">
        <w:t xml:space="preserve"> </w:t>
      </w:r>
      <w:proofErr w:type="spellStart"/>
      <w:r w:rsidRPr="0071249C">
        <w:t>Schütze</w:t>
      </w:r>
      <w:proofErr w:type="spellEnd"/>
      <w:r>
        <w:t xml:space="preserve">, </w:t>
      </w:r>
      <w:r>
        <w:rPr>
          <w:i/>
          <w:iCs/>
        </w:rPr>
        <w:t>Introduction to I</w:t>
      </w:r>
      <w:r>
        <w:rPr>
          <w:i/>
          <w:iCs/>
        </w:rPr>
        <w:t>n</w:t>
      </w:r>
      <w:r>
        <w:rPr>
          <w:i/>
          <w:iCs/>
        </w:rPr>
        <w:t>formation Retrieval</w:t>
      </w:r>
      <w:r>
        <w:t xml:space="preserve">, Cambridge University Press. 2008. </w:t>
      </w:r>
    </w:p>
    <w:p w:rsidR="009B6D10" w:rsidRPr="009D1147" w:rsidRDefault="009B6D10">
      <w:pPr>
        <w:pStyle w:val="Funotentext"/>
      </w:pPr>
    </w:p>
  </w:footnote>
  <w:footnote w:id="3">
    <w:p w:rsidR="009B6D10" w:rsidRDefault="009B6D10" w:rsidP="00D241E9">
      <w:pPr>
        <w:pStyle w:val="Funotentext"/>
      </w:pPr>
      <w:r>
        <w:rPr>
          <w:rStyle w:val="Funotenzeichen"/>
        </w:rPr>
        <w:footnoteRef/>
      </w:r>
      <w:r>
        <w:t xml:space="preserve"> The advantage of </w:t>
      </w:r>
      <w:proofErr w:type="spellStart"/>
      <w:r>
        <w:rPr>
          <w:lang w:bidi="he-IL"/>
        </w:rPr>
        <w:t>StructureBasedGraphMerger</w:t>
      </w:r>
      <w:proofErr w:type="spellEnd"/>
      <w:r>
        <w:rPr>
          <w:lang w:bidi="he-IL"/>
        </w:rPr>
        <w:t xml:space="preserve"> is statistically significant for both datasets (p=0.01), according to the </w:t>
      </w:r>
      <w:r w:rsidRPr="00D241E9">
        <w:rPr>
          <w:lang w:bidi="he-IL"/>
        </w:rPr>
        <w:t>Wilcoxon singed-rank test</w:t>
      </w:r>
      <w:r>
        <w:rPr>
          <w:lang w:bidi="he-IL"/>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D10" w:rsidRDefault="009B6D10" w:rsidP="00690A12">
    <w:pPr>
      <w:pStyle w:val="Kopfzeile"/>
      <w:tabs>
        <w:tab w:val="clear" w:pos="9026"/>
        <w:tab w:val="left" w:pos="2580"/>
        <w:tab w:val="left" w:pos="2985"/>
        <w:tab w:val="left" w:pos="7300"/>
      </w:tabs>
      <w:spacing w:after="120"/>
      <w:rPr>
        <w:b/>
        <w:bCs/>
        <w:color w:val="1F497D" w:themeColor="text2"/>
        <w:sz w:val="28"/>
        <w:szCs w:val="28"/>
      </w:rPr>
    </w:pPr>
    <w:r>
      <w:rPr>
        <w:rFonts w:cs="Verdana"/>
        <w:b/>
        <w:bCs/>
        <w:noProof/>
        <w:sz w:val="18"/>
        <w:szCs w:val="18"/>
        <w:lang w:val="de-DE" w:eastAsia="de-DE"/>
      </w:rPr>
      <w:drawing>
        <wp:anchor distT="0" distB="0" distL="114300" distR="114300" simplePos="0" relativeHeight="251658240" behindDoc="1" locked="0" layoutInCell="1" allowOverlap="1" wp14:anchorId="461A882D" wp14:editId="02E70EBA">
          <wp:simplePos x="0" y="0"/>
          <wp:positionH relativeFrom="column">
            <wp:posOffset>5353050</wp:posOffset>
          </wp:positionH>
          <wp:positionV relativeFrom="paragraph">
            <wp:posOffset>-269875</wp:posOffset>
          </wp:positionV>
          <wp:extent cx="1133475" cy="755650"/>
          <wp:effectExtent l="0" t="0" r="9525" b="6350"/>
          <wp:wrapThrough wrapText="bothSides">
            <wp:wrapPolygon edited="0">
              <wp:start x="0" y="0"/>
              <wp:lineTo x="0" y="21237"/>
              <wp:lineTo x="21418" y="21237"/>
              <wp:lineTo x="21418" y="0"/>
              <wp:lineTo x="0" y="0"/>
            </wp:wrapPolygon>
          </wp:wrapThrough>
          <wp:docPr id="3" name="Picture 3"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P_backup\FP7\Logo\Mattihas Logo\Excitemen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755650"/>
                  </a:xfrm>
                  <a:prstGeom prst="rect">
                    <a:avLst/>
                  </a:prstGeom>
                  <a:noFill/>
                  <a:ln>
                    <a:noFill/>
                  </a:ln>
                </pic:spPr>
              </pic:pic>
            </a:graphicData>
          </a:graphic>
        </wp:anchor>
      </w:drawing>
    </w:r>
    <w:sdt>
      <w:sdtPr>
        <w:rPr>
          <w:rFonts w:eastAsia="Times New Roman" w:cs="Times New Roman"/>
          <w:sz w:val="18"/>
          <w:szCs w:val="18"/>
          <w:lang w:val="en-US" w:eastAsia="de-DE"/>
        </w:rPr>
        <w:alias w:val="Title"/>
        <w:id w:val="77887899"/>
        <w:dataBinding w:prefixMappings="xmlns:ns0='http://schemas.openxmlformats.org/package/2006/metadata/core-properties' xmlns:ns1='http://purl.org/dc/elements/1.1/'" w:xpath="/ns0:coreProperties[1]/ns1:title[1]" w:storeItemID="{6C3C8BC8-F283-45AE-878A-BAB7291924A1}"/>
        <w:text/>
      </w:sdtPr>
      <w:sdtContent>
        <w:proofErr w:type="spellStart"/>
        <w:r w:rsidRPr="007E7ED7">
          <w:rPr>
            <w:rFonts w:eastAsia="Times New Roman" w:cs="Times New Roman"/>
            <w:sz w:val="18"/>
            <w:szCs w:val="18"/>
            <w:lang w:val="en-US" w:eastAsia="de-DE"/>
          </w:rPr>
          <w:t>EXploring</w:t>
        </w:r>
        <w:proofErr w:type="spellEnd"/>
        <w:r w:rsidRPr="007E7ED7">
          <w:rPr>
            <w:rFonts w:eastAsia="Times New Roman" w:cs="Times New Roman"/>
            <w:sz w:val="18"/>
            <w:szCs w:val="18"/>
            <w:lang w:val="en-US" w:eastAsia="de-DE"/>
          </w:rPr>
          <w:t xml:space="preserve"> Customer Interaction via Textual </w:t>
        </w:r>
        <w:proofErr w:type="spellStart"/>
        <w:r w:rsidRPr="007E7ED7">
          <w:rPr>
            <w:rFonts w:eastAsia="Times New Roman" w:cs="Times New Roman"/>
            <w:sz w:val="18"/>
            <w:szCs w:val="18"/>
            <w:lang w:val="en-US" w:eastAsia="de-DE"/>
          </w:rPr>
          <w:t>EntailMENT</w:t>
        </w:r>
        <w:proofErr w:type="spellEnd"/>
      </w:sdtContent>
    </w:sdt>
    <w:r>
      <w:rPr>
        <w:rFonts w:eastAsia="Times New Roman" w:cs="Times New Roman"/>
        <w:sz w:val="18"/>
        <w:szCs w:val="18"/>
        <w:lang w:eastAsia="de-DE"/>
      </w:rPr>
      <w:tab/>
    </w:r>
    <w:r>
      <w:rPr>
        <w:rFonts w:eastAsia="Times New Roman" w:cs="Times New Roman"/>
        <w:sz w:val="18"/>
        <w:szCs w:val="18"/>
        <w:lang w:eastAsia="de-DE"/>
      </w:rPr>
      <w:tab/>
    </w:r>
  </w:p>
  <w:p w:rsidR="009B6D10" w:rsidRPr="00C64949" w:rsidRDefault="009B6D10" w:rsidP="00B80307">
    <w:pPr>
      <w:pStyle w:val="Kopfzeile"/>
      <w:tabs>
        <w:tab w:val="left" w:pos="2580"/>
        <w:tab w:val="left" w:pos="2985"/>
      </w:tabs>
      <w:spacing w:after="120"/>
      <w:rPr>
        <w:rFonts w:cs="Verdana"/>
        <w:b/>
        <w:bCs/>
        <w:sz w:val="18"/>
        <w:szCs w:val="18"/>
      </w:rPr>
    </w:pPr>
    <w:r>
      <w:rPr>
        <w:rFonts w:cs="Verdana"/>
        <w:b/>
        <w:bCs/>
        <w:sz w:val="18"/>
        <w:szCs w:val="18"/>
      </w:rPr>
      <w:t xml:space="preserve">Deliverable 6.1: </w:t>
    </w:r>
    <w:r w:rsidRPr="00C64949">
      <w:rPr>
        <w:b/>
        <w:sz w:val="18"/>
        <w:szCs w:val="18"/>
        <w:lang w:val="en-US"/>
      </w:rPr>
      <w:t>Textual inference components development, II cycle</w:t>
    </w:r>
  </w:p>
  <w:p w:rsidR="009B6D10" w:rsidRDefault="009B6D1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D10" w:rsidRDefault="009B6D10" w:rsidP="00AE5EBF">
    <w:pPr>
      <w:pStyle w:val="Kopfzeile"/>
      <w:jc w:val="center"/>
      <w:rPr>
        <w:rFonts w:cs="Georgia"/>
        <w:color w:val="000000"/>
        <w:sz w:val="16"/>
        <w:szCs w:val="18"/>
      </w:rPr>
    </w:pPr>
    <w:r w:rsidRPr="003E77D1">
      <w:rPr>
        <w:rFonts w:cs="Georgia"/>
        <w:color w:val="000000"/>
        <w:sz w:val="16"/>
        <w:szCs w:val="18"/>
      </w:rPr>
      <w:t xml:space="preserve">This document is part </w:t>
    </w:r>
    <w:proofErr w:type="gramStart"/>
    <w:r w:rsidRPr="003E77D1">
      <w:rPr>
        <w:rFonts w:cs="Georgia"/>
        <w:color w:val="000000"/>
        <w:sz w:val="16"/>
        <w:szCs w:val="18"/>
      </w:rPr>
      <w:t xml:space="preserve">of </w:t>
    </w:r>
    <w:r>
      <w:rPr>
        <w:rFonts w:cs="Georgia"/>
        <w:color w:val="000000"/>
        <w:sz w:val="16"/>
        <w:szCs w:val="18"/>
      </w:rPr>
      <w:t xml:space="preserve"> EXCITEMENT</w:t>
    </w:r>
    <w:proofErr w:type="gramEnd"/>
    <w:r>
      <w:rPr>
        <w:rFonts w:cs="Georgia"/>
        <w:color w:val="000000"/>
        <w:sz w:val="16"/>
        <w:szCs w:val="18"/>
      </w:rPr>
      <w:t xml:space="preserve"> project,</w:t>
    </w:r>
  </w:p>
  <w:p w:rsidR="009B6D10" w:rsidRPr="003E77D1" w:rsidRDefault="009B6D10" w:rsidP="00B80307">
    <w:pPr>
      <w:pStyle w:val="Kopfzeile"/>
      <w:jc w:val="center"/>
      <w:rPr>
        <w:sz w:val="16"/>
      </w:rPr>
    </w:pPr>
    <w:proofErr w:type="gramStart"/>
    <w:r w:rsidRPr="003E77D1">
      <w:rPr>
        <w:rFonts w:cs="Georgia"/>
        <w:color w:val="000000"/>
        <w:sz w:val="16"/>
        <w:szCs w:val="18"/>
      </w:rPr>
      <w:t>funded</w:t>
    </w:r>
    <w:proofErr w:type="gramEnd"/>
    <w:r w:rsidRPr="003E77D1">
      <w:rPr>
        <w:rFonts w:cs="Georgia"/>
        <w:color w:val="000000"/>
        <w:sz w:val="16"/>
        <w:szCs w:val="18"/>
      </w:rPr>
      <w:t xml:space="preserve"> by the 7th Framework Programme of the European Commission through </w:t>
    </w:r>
    <w:r>
      <w:rPr>
        <w:rFonts w:cs="Georgia"/>
        <w:color w:val="000000"/>
        <w:sz w:val="16"/>
        <w:szCs w:val="18"/>
      </w:rPr>
      <w:t>grant agreement no.: 287923.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CB2899"/>
    <w:multiLevelType w:val="hybridMultilevel"/>
    <w:tmpl w:val="105CF0CC"/>
    <w:lvl w:ilvl="0" w:tplc="5A329B9A">
      <w:numFmt w:val="bullet"/>
      <w:lvlText w:val="-"/>
      <w:lvlJc w:val="left"/>
      <w:pPr>
        <w:ind w:left="1080" w:hanging="360"/>
      </w:pPr>
      <w:rPr>
        <w:rFonts w:ascii="Georgia" w:eastAsiaTheme="minorEastAsia" w:hAnsi="Georgia"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18A2AC0"/>
    <w:multiLevelType w:val="multilevel"/>
    <w:tmpl w:val="64440FE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1930597"/>
    <w:multiLevelType w:val="hybridMultilevel"/>
    <w:tmpl w:val="7284D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1D326B7"/>
    <w:multiLevelType w:val="multilevel"/>
    <w:tmpl w:val="EAAC47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2866AF1"/>
    <w:multiLevelType w:val="multilevel"/>
    <w:tmpl w:val="BE020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2CA3FC8"/>
    <w:multiLevelType w:val="multilevel"/>
    <w:tmpl w:val="493004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02D318B2"/>
    <w:multiLevelType w:val="multilevel"/>
    <w:tmpl w:val="3B489C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02EA6EC7"/>
    <w:multiLevelType w:val="multilevel"/>
    <w:tmpl w:val="41D4D5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03AC1343"/>
    <w:multiLevelType w:val="multilevel"/>
    <w:tmpl w:val="2EF24B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0421183C"/>
    <w:multiLevelType w:val="multilevel"/>
    <w:tmpl w:val="CA2C85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058E4D07"/>
    <w:multiLevelType w:val="multilevel"/>
    <w:tmpl w:val="06B6F87A"/>
    <w:lvl w:ilvl="0">
      <w:start w:val="1"/>
      <w:numFmt w:val="decimal"/>
      <w:pStyle w:val="NumbererdItems"/>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Georgia" w:hAnsi="Georgia" w:hint="default"/>
        <w:color w:val="auto"/>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064B2AB0"/>
    <w:multiLevelType w:val="multilevel"/>
    <w:tmpl w:val="D93A106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06732381"/>
    <w:multiLevelType w:val="hybridMultilevel"/>
    <w:tmpl w:val="A518F2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69D6ED0"/>
    <w:multiLevelType w:val="multilevel"/>
    <w:tmpl w:val="D3C6CDD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0B4B62D4"/>
    <w:multiLevelType w:val="multilevel"/>
    <w:tmpl w:val="5B9E37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0B8766FC"/>
    <w:multiLevelType w:val="multilevel"/>
    <w:tmpl w:val="48BE35A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0BF55C96"/>
    <w:multiLevelType w:val="multilevel"/>
    <w:tmpl w:val="68BA38D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0CD33ABC"/>
    <w:multiLevelType w:val="multilevel"/>
    <w:tmpl w:val="F54C25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11714A66"/>
    <w:multiLevelType w:val="multilevel"/>
    <w:tmpl w:val="F02E9D0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12003D60"/>
    <w:multiLevelType w:val="multilevel"/>
    <w:tmpl w:val="760C3B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12353B32"/>
    <w:multiLevelType w:val="multilevel"/>
    <w:tmpl w:val="66F2F0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12B556D1"/>
    <w:multiLevelType w:val="multilevel"/>
    <w:tmpl w:val="BD9ED6A2"/>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23">
    <w:nsid w:val="147C0F74"/>
    <w:multiLevelType w:val="hybridMultilevel"/>
    <w:tmpl w:val="80E449B6"/>
    <w:lvl w:ilvl="0" w:tplc="66321D2C">
      <w:start w:val="1"/>
      <w:numFmt w:val="bullet"/>
      <w:lvlText w:val=""/>
      <w:lvlJc w:val="left"/>
      <w:pPr>
        <w:ind w:left="720" w:hanging="360"/>
      </w:pPr>
      <w:rPr>
        <w:rFonts w:ascii="Wingdings" w:eastAsiaTheme="minorEastAsia" w:hAnsi="Wingdings"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1808241A"/>
    <w:multiLevelType w:val="multilevel"/>
    <w:tmpl w:val="73726D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5">
    <w:nsid w:val="182C1291"/>
    <w:multiLevelType w:val="hybridMultilevel"/>
    <w:tmpl w:val="1520D4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18FD5123"/>
    <w:multiLevelType w:val="hybridMultilevel"/>
    <w:tmpl w:val="DAA80736"/>
    <w:lvl w:ilvl="0" w:tplc="C88654AE">
      <w:start w:val="1"/>
      <w:numFmt w:val="upperLetter"/>
      <w:pStyle w:val="Appendix1"/>
      <w:lvlText w:val="%1."/>
      <w:lvlJc w:val="left"/>
      <w:pPr>
        <w:ind w:left="-3564" w:hanging="360"/>
      </w:pPr>
    </w:lvl>
    <w:lvl w:ilvl="1" w:tplc="04090019" w:tentative="1">
      <w:start w:val="1"/>
      <w:numFmt w:val="lowerLetter"/>
      <w:lvlText w:val="%2."/>
      <w:lvlJc w:val="left"/>
      <w:pPr>
        <w:ind w:left="-284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1404" w:hanging="360"/>
      </w:pPr>
    </w:lvl>
    <w:lvl w:ilvl="4" w:tplc="04090019" w:tentative="1">
      <w:start w:val="1"/>
      <w:numFmt w:val="lowerLetter"/>
      <w:lvlText w:val="%5."/>
      <w:lvlJc w:val="left"/>
      <w:pPr>
        <w:ind w:left="-684" w:hanging="360"/>
      </w:pPr>
    </w:lvl>
    <w:lvl w:ilvl="5" w:tplc="0409001B" w:tentative="1">
      <w:start w:val="1"/>
      <w:numFmt w:val="lowerRoman"/>
      <w:lvlText w:val="%6."/>
      <w:lvlJc w:val="right"/>
      <w:pPr>
        <w:ind w:left="36" w:hanging="180"/>
      </w:pPr>
    </w:lvl>
    <w:lvl w:ilvl="6" w:tplc="0409000F" w:tentative="1">
      <w:start w:val="1"/>
      <w:numFmt w:val="decimal"/>
      <w:lvlText w:val="%7."/>
      <w:lvlJc w:val="left"/>
      <w:pPr>
        <w:ind w:left="756" w:hanging="360"/>
      </w:pPr>
    </w:lvl>
    <w:lvl w:ilvl="7" w:tplc="04090019" w:tentative="1">
      <w:start w:val="1"/>
      <w:numFmt w:val="lowerLetter"/>
      <w:lvlText w:val="%8."/>
      <w:lvlJc w:val="left"/>
      <w:pPr>
        <w:ind w:left="1476" w:hanging="360"/>
      </w:pPr>
    </w:lvl>
    <w:lvl w:ilvl="8" w:tplc="0409001B" w:tentative="1">
      <w:start w:val="1"/>
      <w:numFmt w:val="lowerRoman"/>
      <w:lvlText w:val="%9."/>
      <w:lvlJc w:val="right"/>
      <w:pPr>
        <w:ind w:left="2196" w:hanging="180"/>
      </w:pPr>
    </w:lvl>
  </w:abstractNum>
  <w:abstractNum w:abstractNumId="27">
    <w:nsid w:val="19032C5C"/>
    <w:multiLevelType w:val="multilevel"/>
    <w:tmpl w:val="F49495F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nsid w:val="1A9A4689"/>
    <w:multiLevelType w:val="multilevel"/>
    <w:tmpl w:val="5FFCA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9">
    <w:nsid w:val="1B5B39E8"/>
    <w:multiLevelType w:val="multilevel"/>
    <w:tmpl w:val="6AFE0DE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1D630367"/>
    <w:multiLevelType w:val="multilevel"/>
    <w:tmpl w:val="65F624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1DFE619A"/>
    <w:multiLevelType w:val="multilevel"/>
    <w:tmpl w:val="17B86A56"/>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32">
    <w:nsid w:val="1F1C290C"/>
    <w:multiLevelType w:val="multilevel"/>
    <w:tmpl w:val="BD5CFC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3">
    <w:nsid w:val="1F50771D"/>
    <w:multiLevelType w:val="multilevel"/>
    <w:tmpl w:val="CB1C7E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4">
    <w:nsid w:val="1F675DC6"/>
    <w:multiLevelType w:val="multilevel"/>
    <w:tmpl w:val="866C4D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1FED0DC6"/>
    <w:multiLevelType w:val="hybridMultilevel"/>
    <w:tmpl w:val="0AEA1EDE"/>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231E6157"/>
    <w:multiLevelType w:val="hybridMultilevel"/>
    <w:tmpl w:val="3EB8A04A"/>
    <w:lvl w:ilvl="0" w:tplc="C04A53FE">
      <w:start w:val="1"/>
      <w:numFmt w:val="bullet"/>
      <w:lvlText w:val="•"/>
      <w:lvlJc w:val="left"/>
      <w:pPr>
        <w:tabs>
          <w:tab w:val="num" w:pos="720"/>
        </w:tabs>
        <w:ind w:left="720" w:hanging="360"/>
      </w:pPr>
      <w:rPr>
        <w:rFonts w:ascii="Arial" w:hAnsi="Arial" w:hint="default"/>
      </w:rPr>
    </w:lvl>
    <w:lvl w:ilvl="1" w:tplc="9B964C72">
      <w:start w:val="1202"/>
      <w:numFmt w:val="bullet"/>
      <w:lvlText w:val="–"/>
      <w:lvlJc w:val="left"/>
      <w:pPr>
        <w:tabs>
          <w:tab w:val="num" w:pos="1440"/>
        </w:tabs>
        <w:ind w:left="1440" w:hanging="360"/>
      </w:pPr>
      <w:rPr>
        <w:rFonts w:ascii="Arial" w:hAnsi="Arial" w:hint="default"/>
      </w:rPr>
    </w:lvl>
    <w:lvl w:ilvl="2" w:tplc="47282D50" w:tentative="1">
      <w:start w:val="1"/>
      <w:numFmt w:val="bullet"/>
      <w:lvlText w:val="•"/>
      <w:lvlJc w:val="left"/>
      <w:pPr>
        <w:tabs>
          <w:tab w:val="num" w:pos="2160"/>
        </w:tabs>
        <w:ind w:left="2160" w:hanging="360"/>
      </w:pPr>
      <w:rPr>
        <w:rFonts w:ascii="Arial" w:hAnsi="Arial" w:hint="default"/>
      </w:rPr>
    </w:lvl>
    <w:lvl w:ilvl="3" w:tplc="A524BE86" w:tentative="1">
      <w:start w:val="1"/>
      <w:numFmt w:val="bullet"/>
      <w:lvlText w:val="•"/>
      <w:lvlJc w:val="left"/>
      <w:pPr>
        <w:tabs>
          <w:tab w:val="num" w:pos="2880"/>
        </w:tabs>
        <w:ind w:left="2880" w:hanging="360"/>
      </w:pPr>
      <w:rPr>
        <w:rFonts w:ascii="Arial" w:hAnsi="Arial" w:hint="default"/>
      </w:rPr>
    </w:lvl>
    <w:lvl w:ilvl="4" w:tplc="CB622E1A" w:tentative="1">
      <w:start w:val="1"/>
      <w:numFmt w:val="bullet"/>
      <w:lvlText w:val="•"/>
      <w:lvlJc w:val="left"/>
      <w:pPr>
        <w:tabs>
          <w:tab w:val="num" w:pos="3600"/>
        </w:tabs>
        <w:ind w:left="3600" w:hanging="360"/>
      </w:pPr>
      <w:rPr>
        <w:rFonts w:ascii="Arial" w:hAnsi="Arial" w:hint="default"/>
      </w:rPr>
    </w:lvl>
    <w:lvl w:ilvl="5" w:tplc="EC96B38C" w:tentative="1">
      <w:start w:val="1"/>
      <w:numFmt w:val="bullet"/>
      <w:lvlText w:val="•"/>
      <w:lvlJc w:val="left"/>
      <w:pPr>
        <w:tabs>
          <w:tab w:val="num" w:pos="4320"/>
        </w:tabs>
        <w:ind w:left="4320" w:hanging="360"/>
      </w:pPr>
      <w:rPr>
        <w:rFonts w:ascii="Arial" w:hAnsi="Arial" w:hint="default"/>
      </w:rPr>
    </w:lvl>
    <w:lvl w:ilvl="6" w:tplc="828493D8" w:tentative="1">
      <w:start w:val="1"/>
      <w:numFmt w:val="bullet"/>
      <w:lvlText w:val="•"/>
      <w:lvlJc w:val="left"/>
      <w:pPr>
        <w:tabs>
          <w:tab w:val="num" w:pos="5040"/>
        </w:tabs>
        <w:ind w:left="5040" w:hanging="360"/>
      </w:pPr>
      <w:rPr>
        <w:rFonts w:ascii="Arial" w:hAnsi="Arial" w:hint="default"/>
      </w:rPr>
    </w:lvl>
    <w:lvl w:ilvl="7" w:tplc="2B7EEBDE" w:tentative="1">
      <w:start w:val="1"/>
      <w:numFmt w:val="bullet"/>
      <w:lvlText w:val="•"/>
      <w:lvlJc w:val="left"/>
      <w:pPr>
        <w:tabs>
          <w:tab w:val="num" w:pos="5760"/>
        </w:tabs>
        <w:ind w:left="5760" w:hanging="360"/>
      </w:pPr>
      <w:rPr>
        <w:rFonts w:ascii="Arial" w:hAnsi="Arial" w:hint="default"/>
      </w:rPr>
    </w:lvl>
    <w:lvl w:ilvl="8" w:tplc="3328F906" w:tentative="1">
      <w:start w:val="1"/>
      <w:numFmt w:val="bullet"/>
      <w:lvlText w:val="•"/>
      <w:lvlJc w:val="left"/>
      <w:pPr>
        <w:tabs>
          <w:tab w:val="num" w:pos="6480"/>
        </w:tabs>
        <w:ind w:left="6480" w:hanging="360"/>
      </w:pPr>
      <w:rPr>
        <w:rFonts w:ascii="Arial" w:hAnsi="Arial" w:hint="default"/>
      </w:rPr>
    </w:lvl>
  </w:abstractNum>
  <w:abstractNum w:abstractNumId="37">
    <w:nsid w:val="251D13D1"/>
    <w:multiLevelType w:val="multilevel"/>
    <w:tmpl w:val="B5FAC7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251F3E57"/>
    <w:multiLevelType w:val="multilevel"/>
    <w:tmpl w:val="C2D04B4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9">
    <w:nsid w:val="252E2221"/>
    <w:multiLevelType w:val="multilevel"/>
    <w:tmpl w:val="F76C84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0">
    <w:nsid w:val="27A237C5"/>
    <w:multiLevelType w:val="multilevel"/>
    <w:tmpl w:val="5C405C74"/>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41">
    <w:nsid w:val="287A052A"/>
    <w:multiLevelType w:val="multilevel"/>
    <w:tmpl w:val="ADCACC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2">
    <w:nsid w:val="291B1DE2"/>
    <w:multiLevelType w:val="multilevel"/>
    <w:tmpl w:val="22685B1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3">
    <w:nsid w:val="29804446"/>
    <w:multiLevelType w:val="multilevel"/>
    <w:tmpl w:val="C65C66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4">
    <w:nsid w:val="2B81329C"/>
    <w:multiLevelType w:val="multilevel"/>
    <w:tmpl w:val="6E4E37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5">
    <w:nsid w:val="2C130E50"/>
    <w:multiLevelType w:val="multilevel"/>
    <w:tmpl w:val="9D98376A"/>
    <w:lvl w:ilvl="0">
      <w:start w:val="1"/>
      <w:numFmt w:val="decimal"/>
      <w:pStyle w:val="berschrift1"/>
      <w:lvlText w:val="%1."/>
      <w:lvlJc w:val="left"/>
      <w:pPr>
        <w:ind w:left="432" w:hanging="432"/>
      </w:pPr>
      <w:rPr>
        <w:rFonts w:asciiTheme="majorBidi" w:eastAsia="Times New Roman" w:hAnsiTheme="majorBidi" w:cstheme="majorBidi" w:hint="default"/>
      </w:rPr>
    </w:lvl>
    <w:lvl w:ilvl="1">
      <w:start w:val="1"/>
      <w:numFmt w:val="decimal"/>
      <w:pStyle w:val="berschrift2"/>
      <w:lvlText w:val="%1.%2"/>
      <w:lvlJc w:val="left"/>
      <w:pPr>
        <w:ind w:left="576" w:hanging="576"/>
      </w:pPr>
      <w:rPr>
        <w:rFonts w:hint="default"/>
        <w:lang w:val="en-GB"/>
      </w:rPr>
    </w:lvl>
    <w:lvl w:ilvl="2">
      <w:start w:val="1"/>
      <w:numFmt w:val="decimal"/>
      <w:pStyle w:val="berschrift3"/>
      <w:lvlText w:val="%1.%2.%3"/>
      <w:lvlJc w:val="left"/>
      <w:pPr>
        <w:ind w:left="710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6">
    <w:nsid w:val="2CAE5D7F"/>
    <w:multiLevelType w:val="multilevel"/>
    <w:tmpl w:val="1B1A173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7">
    <w:nsid w:val="348815E6"/>
    <w:multiLevelType w:val="multilevel"/>
    <w:tmpl w:val="8A5669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8">
    <w:nsid w:val="36E2405B"/>
    <w:multiLevelType w:val="multilevel"/>
    <w:tmpl w:val="58F669A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49">
    <w:nsid w:val="37015A9A"/>
    <w:multiLevelType w:val="multilevel"/>
    <w:tmpl w:val="2B9C48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0">
    <w:nsid w:val="37212D5D"/>
    <w:multiLevelType w:val="multilevel"/>
    <w:tmpl w:val="00D426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1">
    <w:nsid w:val="3A840B49"/>
    <w:multiLevelType w:val="multilevel"/>
    <w:tmpl w:val="558C52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2">
    <w:nsid w:val="3B4756A1"/>
    <w:multiLevelType w:val="multilevel"/>
    <w:tmpl w:val="422848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3">
    <w:nsid w:val="3CFF492B"/>
    <w:multiLevelType w:val="multilevel"/>
    <w:tmpl w:val="8410DD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4">
    <w:nsid w:val="3D547478"/>
    <w:multiLevelType w:val="multilevel"/>
    <w:tmpl w:val="EC0C30D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3"/>
      <w:lvlJc w:val="left"/>
      <w:pPr>
        <w:ind w:left="862" w:hanging="720"/>
      </w:pPr>
    </w:lvl>
    <w:lvl w:ilvl="3">
      <w:start w:val="1"/>
      <w:numFmt w:val="decimal"/>
      <w:lvlText w:val="%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55">
    <w:nsid w:val="3D5A5553"/>
    <w:multiLevelType w:val="multilevel"/>
    <w:tmpl w:val="16F87D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6">
    <w:nsid w:val="3DA93BDE"/>
    <w:multiLevelType w:val="multilevel"/>
    <w:tmpl w:val="DCD45A9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7">
    <w:nsid w:val="3DAC3640"/>
    <w:multiLevelType w:val="multilevel"/>
    <w:tmpl w:val="FDFEA43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8">
    <w:nsid w:val="3FBF4CF9"/>
    <w:multiLevelType w:val="multilevel"/>
    <w:tmpl w:val="76C287C8"/>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59">
    <w:nsid w:val="411F7490"/>
    <w:multiLevelType w:val="multilevel"/>
    <w:tmpl w:val="FA0AFA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0">
    <w:nsid w:val="44786C62"/>
    <w:multiLevelType w:val="hybridMultilevel"/>
    <w:tmpl w:val="647C73EC"/>
    <w:lvl w:ilvl="0" w:tplc="C06EC2C8">
      <w:start w:val="1"/>
      <w:numFmt w:val="bullet"/>
      <w:lvlText w:val="-"/>
      <w:lvlJc w:val="left"/>
      <w:pPr>
        <w:tabs>
          <w:tab w:val="num" w:pos="720"/>
        </w:tabs>
        <w:ind w:left="720" w:hanging="360"/>
      </w:pPr>
      <w:rPr>
        <w:rFonts w:ascii="Times New Roman" w:hAnsi="Times New Roman" w:hint="default"/>
      </w:rPr>
    </w:lvl>
    <w:lvl w:ilvl="1" w:tplc="FB86C7D2" w:tentative="1">
      <w:start w:val="1"/>
      <w:numFmt w:val="bullet"/>
      <w:lvlText w:val="-"/>
      <w:lvlJc w:val="left"/>
      <w:pPr>
        <w:tabs>
          <w:tab w:val="num" w:pos="1440"/>
        </w:tabs>
        <w:ind w:left="1440" w:hanging="360"/>
      </w:pPr>
      <w:rPr>
        <w:rFonts w:ascii="Times New Roman" w:hAnsi="Times New Roman" w:hint="default"/>
      </w:rPr>
    </w:lvl>
    <w:lvl w:ilvl="2" w:tplc="6F5EEB58" w:tentative="1">
      <w:start w:val="1"/>
      <w:numFmt w:val="bullet"/>
      <w:lvlText w:val="-"/>
      <w:lvlJc w:val="left"/>
      <w:pPr>
        <w:tabs>
          <w:tab w:val="num" w:pos="2160"/>
        </w:tabs>
        <w:ind w:left="2160" w:hanging="360"/>
      </w:pPr>
      <w:rPr>
        <w:rFonts w:ascii="Times New Roman" w:hAnsi="Times New Roman" w:hint="default"/>
      </w:rPr>
    </w:lvl>
    <w:lvl w:ilvl="3" w:tplc="1CF8B79E" w:tentative="1">
      <w:start w:val="1"/>
      <w:numFmt w:val="bullet"/>
      <w:lvlText w:val="-"/>
      <w:lvlJc w:val="left"/>
      <w:pPr>
        <w:tabs>
          <w:tab w:val="num" w:pos="2880"/>
        </w:tabs>
        <w:ind w:left="2880" w:hanging="360"/>
      </w:pPr>
      <w:rPr>
        <w:rFonts w:ascii="Times New Roman" w:hAnsi="Times New Roman" w:hint="default"/>
      </w:rPr>
    </w:lvl>
    <w:lvl w:ilvl="4" w:tplc="E1E81D04" w:tentative="1">
      <w:start w:val="1"/>
      <w:numFmt w:val="bullet"/>
      <w:lvlText w:val="-"/>
      <w:lvlJc w:val="left"/>
      <w:pPr>
        <w:tabs>
          <w:tab w:val="num" w:pos="3600"/>
        </w:tabs>
        <w:ind w:left="3600" w:hanging="360"/>
      </w:pPr>
      <w:rPr>
        <w:rFonts w:ascii="Times New Roman" w:hAnsi="Times New Roman" w:hint="default"/>
      </w:rPr>
    </w:lvl>
    <w:lvl w:ilvl="5" w:tplc="7BDE6AA0" w:tentative="1">
      <w:start w:val="1"/>
      <w:numFmt w:val="bullet"/>
      <w:lvlText w:val="-"/>
      <w:lvlJc w:val="left"/>
      <w:pPr>
        <w:tabs>
          <w:tab w:val="num" w:pos="4320"/>
        </w:tabs>
        <w:ind w:left="4320" w:hanging="360"/>
      </w:pPr>
      <w:rPr>
        <w:rFonts w:ascii="Times New Roman" w:hAnsi="Times New Roman" w:hint="default"/>
      </w:rPr>
    </w:lvl>
    <w:lvl w:ilvl="6" w:tplc="E4704180" w:tentative="1">
      <w:start w:val="1"/>
      <w:numFmt w:val="bullet"/>
      <w:lvlText w:val="-"/>
      <w:lvlJc w:val="left"/>
      <w:pPr>
        <w:tabs>
          <w:tab w:val="num" w:pos="5040"/>
        </w:tabs>
        <w:ind w:left="5040" w:hanging="360"/>
      </w:pPr>
      <w:rPr>
        <w:rFonts w:ascii="Times New Roman" w:hAnsi="Times New Roman" w:hint="default"/>
      </w:rPr>
    </w:lvl>
    <w:lvl w:ilvl="7" w:tplc="46AED27C" w:tentative="1">
      <w:start w:val="1"/>
      <w:numFmt w:val="bullet"/>
      <w:lvlText w:val="-"/>
      <w:lvlJc w:val="left"/>
      <w:pPr>
        <w:tabs>
          <w:tab w:val="num" w:pos="5760"/>
        </w:tabs>
        <w:ind w:left="5760" w:hanging="360"/>
      </w:pPr>
      <w:rPr>
        <w:rFonts w:ascii="Times New Roman" w:hAnsi="Times New Roman" w:hint="default"/>
      </w:rPr>
    </w:lvl>
    <w:lvl w:ilvl="8" w:tplc="751E6184" w:tentative="1">
      <w:start w:val="1"/>
      <w:numFmt w:val="bullet"/>
      <w:lvlText w:val="-"/>
      <w:lvlJc w:val="left"/>
      <w:pPr>
        <w:tabs>
          <w:tab w:val="num" w:pos="6480"/>
        </w:tabs>
        <w:ind w:left="6480" w:hanging="360"/>
      </w:pPr>
      <w:rPr>
        <w:rFonts w:ascii="Times New Roman" w:hAnsi="Times New Roman" w:hint="default"/>
      </w:rPr>
    </w:lvl>
  </w:abstractNum>
  <w:abstractNum w:abstractNumId="61">
    <w:nsid w:val="45187D1E"/>
    <w:multiLevelType w:val="hybridMultilevel"/>
    <w:tmpl w:val="AE022190"/>
    <w:lvl w:ilvl="0" w:tplc="DF60FC4A">
      <w:start w:val="1"/>
      <w:numFmt w:val="bullet"/>
      <w:pStyle w:val="Listenabsatz"/>
      <w:lvlText w:val=""/>
      <w:lvlJc w:val="left"/>
      <w:pPr>
        <w:ind w:left="1080" w:hanging="360"/>
      </w:pPr>
      <w:rPr>
        <w:rFonts w:ascii="Symbol" w:hAnsi="Symbol"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635139F"/>
    <w:multiLevelType w:val="multilevel"/>
    <w:tmpl w:val="C8B6AC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3">
    <w:nsid w:val="47303F54"/>
    <w:multiLevelType w:val="multilevel"/>
    <w:tmpl w:val="6428E7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4">
    <w:nsid w:val="47AA0F55"/>
    <w:multiLevelType w:val="multilevel"/>
    <w:tmpl w:val="E9CA8B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5">
    <w:nsid w:val="48233AD4"/>
    <w:multiLevelType w:val="multilevel"/>
    <w:tmpl w:val="0B9A836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6">
    <w:nsid w:val="4998191A"/>
    <w:multiLevelType w:val="multilevel"/>
    <w:tmpl w:val="3B4A06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7">
    <w:nsid w:val="4C830365"/>
    <w:multiLevelType w:val="hybridMultilevel"/>
    <w:tmpl w:val="C52476BE"/>
    <w:lvl w:ilvl="0" w:tplc="B65213CA">
      <w:start w:val="1"/>
      <w:numFmt w:val="bullet"/>
      <w:lvlText w:val=""/>
      <w:lvlJc w:val="left"/>
      <w:pPr>
        <w:tabs>
          <w:tab w:val="num" w:pos="720"/>
        </w:tabs>
        <w:ind w:left="720" w:hanging="360"/>
      </w:pPr>
      <w:rPr>
        <w:rFonts w:ascii="Wingdings" w:hAnsi="Wingdings" w:hint="default"/>
      </w:rPr>
    </w:lvl>
    <w:lvl w:ilvl="1" w:tplc="6EF06386" w:tentative="1">
      <w:start w:val="1"/>
      <w:numFmt w:val="bullet"/>
      <w:lvlText w:val=""/>
      <w:lvlJc w:val="left"/>
      <w:pPr>
        <w:tabs>
          <w:tab w:val="num" w:pos="1440"/>
        </w:tabs>
        <w:ind w:left="1440" w:hanging="360"/>
      </w:pPr>
      <w:rPr>
        <w:rFonts w:ascii="Wingdings" w:hAnsi="Wingdings" w:hint="default"/>
      </w:rPr>
    </w:lvl>
    <w:lvl w:ilvl="2" w:tplc="92D0B134" w:tentative="1">
      <w:start w:val="1"/>
      <w:numFmt w:val="bullet"/>
      <w:lvlText w:val=""/>
      <w:lvlJc w:val="left"/>
      <w:pPr>
        <w:tabs>
          <w:tab w:val="num" w:pos="2160"/>
        </w:tabs>
        <w:ind w:left="2160" w:hanging="360"/>
      </w:pPr>
      <w:rPr>
        <w:rFonts w:ascii="Wingdings" w:hAnsi="Wingdings" w:hint="default"/>
      </w:rPr>
    </w:lvl>
    <w:lvl w:ilvl="3" w:tplc="930A678C" w:tentative="1">
      <w:start w:val="1"/>
      <w:numFmt w:val="bullet"/>
      <w:lvlText w:val=""/>
      <w:lvlJc w:val="left"/>
      <w:pPr>
        <w:tabs>
          <w:tab w:val="num" w:pos="2880"/>
        </w:tabs>
        <w:ind w:left="2880" w:hanging="360"/>
      </w:pPr>
      <w:rPr>
        <w:rFonts w:ascii="Wingdings" w:hAnsi="Wingdings" w:hint="default"/>
      </w:rPr>
    </w:lvl>
    <w:lvl w:ilvl="4" w:tplc="F8A6865E" w:tentative="1">
      <w:start w:val="1"/>
      <w:numFmt w:val="bullet"/>
      <w:lvlText w:val=""/>
      <w:lvlJc w:val="left"/>
      <w:pPr>
        <w:tabs>
          <w:tab w:val="num" w:pos="3600"/>
        </w:tabs>
        <w:ind w:left="3600" w:hanging="360"/>
      </w:pPr>
      <w:rPr>
        <w:rFonts w:ascii="Wingdings" w:hAnsi="Wingdings" w:hint="default"/>
      </w:rPr>
    </w:lvl>
    <w:lvl w:ilvl="5" w:tplc="37AC3122" w:tentative="1">
      <w:start w:val="1"/>
      <w:numFmt w:val="bullet"/>
      <w:lvlText w:val=""/>
      <w:lvlJc w:val="left"/>
      <w:pPr>
        <w:tabs>
          <w:tab w:val="num" w:pos="4320"/>
        </w:tabs>
        <w:ind w:left="4320" w:hanging="360"/>
      </w:pPr>
      <w:rPr>
        <w:rFonts w:ascii="Wingdings" w:hAnsi="Wingdings" w:hint="default"/>
      </w:rPr>
    </w:lvl>
    <w:lvl w:ilvl="6" w:tplc="451EF57C" w:tentative="1">
      <w:start w:val="1"/>
      <w:numFmt w:val="bullet"/>
      <w:lvlText w:val=""/>
      <w:lvlJc w:val="left"/>
      <w:pPr>
        <w:tabs>
          <w:tab w:val="num" w:pos="5040"/>
        </w:tabs>
        <w:ind w:left="5040" w:hanging="360"/>
      </w:pPr>
      <w:rPr>
        <w:rFonts w:ascii="Wingdings" w:hAnsi="Wingdings" w:hint="default"/>
      </w:rPr>
    </w:lvl>
    <w:lvl w:ilvl="7" w:tplc="43F20636" w:tentative="1">
      <w:start w:val="1"/>
      <w:numFmt w:val="bullet"/>
      <w:lvlText w:val=""/>
      <w:lvlJc w:val="left"/>
      <w:pPr>
        <w:tabs>
          <w:tab w:val="num" w:pos="5760"/>
        </w:tabs>
        <w:ind w:left="5760" w:hanging="360"/>
      </w:pPr>
      <w:rPr>
        <w:rFonts w:ascii="Wingdings" w:hAnsi="Wingdings" w:hint="default"/>
      </w:rPr>
    </w:lvl>
    <w:lvl w:ilvl="8" w:tplc="A266C7AA" w:tentative="1">
      <w:start w:val="1"/>
      <w:numFmt w:val="bullet"/>
      <w:lvlText w:val=""/>
      <w:lvlJc w:val="left"/>
      <w:pPr>
        <w:tabs>
          <w:tab w:val="num" w:pos="6480"/>
        </w:tabs>
        <w:ind w:left="6480" w:hanging="360"/>
      </w:pPr>
      <w:rPr>
        <w:rFonts w:ascii="Wingdings" w:hAnsi="Wingdings" w:hint="default"/>
      </w:rPr>
    </w:lvl>
  </w:abstractNum>
  <w:abstractNum w:abstractNumId="68">
    <w:nsid w:val="4E7E0766"/>
    <w:multiLevelType w:val="multilevel"/>
    <w:tmpl w:val="EC18E1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9">
    <w:nsid w:val="50255FC9"/>
    <w:multiLevelType w:val="hybridMultilevel"/>
    <w:tmpl w:val="A98AA76C"/>
    <w:lvl w:ilvl="0" w:tplc="B920B00A">
      <w:numFmt w:val="bullet"/>
      <w:lvlText w:val="-"/>
      <w:lvlJc w:val="left"/>
      <w:pPr>
        <w:ind w:left="720" w:hanging="360"/>
      </w:pPr>
      <w:rPr>
        <w:rFonts w:ascii="Georgia" w:eastAsiaTheme="minorEastAsia" w:hAnsi="Georgia" w:cstheme="minorBidi" w:hint="default"/>
      </w:rPr>
    </w:lvl>
    <w:lvl w:ilvl="1" w:tplc="5F8E4260">
      <w:numFmt w:val="bullet"/>
      <w:lvlText w:val="–"/>
      <w:lvlJc w:val="left"/>
      <w:pPr>
        <w:ind w:left="1440" w:hanging="360"/>
      </w:pPr>
      <w:rPr>
        <w:rFonts w:ascii="Georgia" w:eastAsiaTheme="minorEastAsia" w:hAnsi="Georgi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nsid w:val="50423F0E"/>
    <w:multiLevelType w:val="multilevel"/>
    <w:tmpl w:val="65E6BE7A"/>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1">
    <w:nsid w:val="508C5BD6"/>
    <w:multiLevelType w:val="multilevel"/>
    <w:tmpl w:val="EF2E48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2">
    <w:nsid w:val="52071C27"/>
    <w:multiLevelType w:val="multilevel"/>
    <w:tmpl w:val="7B32B20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3">
    <w:nsid w:val="52FF41F0"/>
    <w:multiLevelType w:val="multilevel"/>
    <w:tmpl w:val="B5DEB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4">
    <w:nsid w:val="54050640"/>
    <w:multiLevelType w:val="multilevel"/>
    <w:tmpl w:val="E5DE21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5">
    <w:nsid w:val="54FC1744"/>
    <w:multiLevelType w:val="multilevel"/>
    <w:tmpl w:val="FAECB2A6"/>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76">
    <w:nsid w:val="54FF70FF"/>
    <w:multiLevelType w:val="multilevel"/>
    <w:tmpl w:val="71FC3B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7">
    <w:nsid w:val="5524168D"/>
    <w:multiLevelType w:val="multilevel"/>
    <w:tmpl w:val="A530A998"/>
    <w:lvl w:ilvl="0">
      <w:start w:val="1"/>
      <w:numFmt w:val="bullet"/>
      <w:lvlText w:val="●"/>
      <w:lvlJc w:val="left"/>
      <w:pPr>
        <w:ind w:left="144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120"/>
      </w:pPr>
      <w:rPr>
        <w:rFonts w:ascii="Arial" w:eastAsia="Arial" w:hAnsi="Arial" w:cs="Arial"/>
        <w:b w:val="0"/>
        <w:i w:val="0"/>
        <w:smallCaps w:val="0"/>
        <w:strike w:val="0"/>
        <w:color w:val="000000"/>
        <w:sz w:val="22"/>
        <w:u w:val="none"/>
        <w:vertAlign w:val="baseline"/>
      </w:rPr>
    </w:lvl>
  </w:abstractNum>
  <w:abstractNum w:abstractNumId="78">
    <w:nsid w:val="589E643F"/>
    <w:multiLevelType w:val="hybridMultilevel"/>
    <w:tmpl w:val="6F1C08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nsid w:val="593A43D1"/>
    <w:multiLevelType w:val="multilevel"/>
    <w:tmpl w:val="CD247E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0">
    <w:nsid w:val="5A4D1722"/>
    <w:multiLevelType w:val="hybridMultilevel"/>
    <w:tmpl w:val="221E5AF8"/>
    <w:lvl w:ilvl="0" w:tplc="6630CAD6">
      <w:numFmt w:val="bullet"/>
      <w:lvlText w:val="-"/>
      <w:lvlJc w:val="left"/>
      <w:pPr>
        <w:ind w:left="1185" w:hanging="360"/>
      </w:pPr>
      <w:rPr>
        <w:rFonts w:ascii="Georgia" w:eastAsiaTheme="minorEastAsia" w:hAnsi="Georgia" w:cs="TimesNewRomanPSMT" w:hint="default"/>
      </w:rPr>
    </w:lvl>
    <w:lvl w:ilvl="1" w:tplc="04070003" w:tentative="1">
      <w:start w:val="1"/>
      <w:numFmt w:val="bullet"/>
      <w:lvlText w:val="o"/>
      <w:lvlJc w:val="left"/>
      <w:pPr>
        <w:ind w:left="1905" w:hanging="360"/>
      </w:pPr>
      <w:rPr>
        <w:rFonts w:ascii="Courier New" w:hAnsi="Courier New" w:cs="Courier New" w:hint="default"/>
      </w:rPr>
    </w:lvl>
    <w:lvl w:ilvl="2" w:tplc="04070005" w:tentative="1">
      <w:start w:val="1"/>
      <w:numFmt w:val="bullet"/>
      <w:lvlText w:val=""/>
      <w:lvlJc w:val="left"/>
      <w:pPr>
        <w:ind w:left="2625" w:hanging="360"/>
      </w:pPr>
      <w:rPr>
        <w:rFonts w:ascii="Wingdings" w:hAnsi="Wingdings" w:hint="default"/>
      </w:rPr>
    </w:lvl>
    <w:lvl w:ilvl="3" w:tplc="04070001" w:tentative="1">
      <w:start w:val="1"/>
      <w:numFmt w:val="bullet"/>
      <w:lvlText w:val=""/>
      <w:lvlJc w:val="left"/>
      <w:pPr>
        <w:ind w:left="3345" w:hanging="360"/>
      </w:pPr>
      <w:rPr>
        <w:rFonts w:ascii="Symbol" w:hAnsi="Symbol" w:hint="default"/>
      </w:rPr>
    </w:lvl>
    <w:lvl w:ilvl="4" w:tplc="04070003" w:tentative="1">
      <w:start w:val="1"/>
      <w:numFmt w:val="bullet"/>
      <w:lvlText w:val="o"/>
      <w:lvlJc w:val="left"/>
      <w:pPr>
        <w:ind w:left="4065" w:hanging="360"/>
      </w:pPr>
      <w:rPr>
        <w:rFonts w:ascii="Courier New" w:hAnsi="Courier New" w:cs="Courier New" w:hint="default"/>
      </w:rPr>
    </w:lvl>
    <w:lvl w:ilvl="5" w:tplc="04070005" w:tentative="1">
      <w:start w:val="1"/>
      <w:numFmt w:val="bullet"/>
      <w:lvlText w:val=""/>
      <w:lvlJc w:val="left"/>
      <w:pPr>
        <w:ind w:left="4785" w:hanging="360"/>
      </w:pPr>
      <w:rPr>
        <w:rFonts w:ascii="Wingdings" w:hAnsi="Wingdings" w:hint="default"/>
      </w:rPr>
    </w:lvl>
    <w:lvl w:ilvl="6" w:tplc="04070001" w:tentative="1">
      <w:start w:val="1"/>
      <w:numFmt w:val="bullet"/>
      <w:lvlText w:val=""/>
      <w:lvlJc w:val="left"/>
      <w:pPr>
        <w:ind w:left="5505" w:hanging="360"/>
      </w:pPr>
      <w:rPr>
        <w:rFonts w:ascii="Symbol" w:hAnsi="Symbol" w:hint="default"/>
      </w:rPr>
    </w:lvl>
    <w:lvl w:ilvl="7" w:tplc="04070003" w:tentative="1">
      <w:start w:val="1"/>
      <w:numFmt w:val="bullet"/>
      <w:lvlText w:val="o"/>
      <w:lvlJc w:val="left"/>
      <w:pPr>
        <w:ind w:left="6225" w:hanging="360"/>
      </w:pPr>
      <w:rPr>
        <w:rFonts w:ascii="Courier New" w:hAnsi="Courier New" w:cs="Courier New" w:hint="default"/>
      </w:rPr>
    </w:lvl>
    <w:lvl w:ilvl="8" w:tplc="04070005" w:tentative="1">
      <w:start w:val="1"/>
      <w:numFmt w:val="bullet"/>
      <w:lvlText w:val=""/>
      <w:lvlJc w:val="left"/>
      <w:pPr>
        <w:ind w:left="6945" w:hanging="360"/>
      </w:pPr>
      <w:rPr>
        <w:rFonts w:ascii="Wingdings" w:hAnsi="Wingdings" w:hint="default"/>
      </w:rPr>
    </w:lvl>
  </w:abstractNum>
  <w:abstractNum w:abstractNumId="81">
    <w:nsid w:val="5A6638B7"/>
    <w:multiLevelType w:val="multilevel"/>
    <w:tmpl w:val="1040E7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2">
    <w:nsid w:val="5AFE7BE2"/>
    <w:multiLevelType w:val="multilevel"/>
    <w:tmpl w:val="D1C4C49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3">
    <w:nsid w:val="5BD40FC2"/>
    <w:multiLevelType w:val="multilevel"/>
    <w:tmpl w:val="8DCA0D3C"/>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84">
    <w:nsid w:val="5C200B13"/>
    <w:multiLevelType w:val="multilevel"/>
    <w:tmpl w:val="F0A0E00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85">
    <w:nsid w:val="5C561F63"/>
    <w:multiLevelType w:val="multilevel"/>
    <w:tmpl w:val="8F9CD6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6">
    <w:nsid w:val="5D8336FB"/>
    <w:multiLevelType w:val="multilevel"/>
    <w:tmpl w:val="F26EE8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7">
    <w:nsid w:val="5EB16A36"/>
    <w:multiLevelType w:val="multilevel"/>
    <w:tmpl w:val="E766F99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8">
    <w:nsid w:val="5ECE4A32"/>
    <w:multiLevelType w:val="multilevel"/>
    <w:tmpl w:val="66564B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9">
    <w:nsid w:val="5F562B7F"/>
    <w:multiLevelType w:val="multilevel"/>
    <w:tmpl w:val="C882D9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0">
    <w:nsid w:val="5FD06F71"/>
    <w:multiLevelType w:val="multilevel"/>
    <w:tmpl w:val="6E26204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1">
    <w:nsid w:val="60A31578"/>
    <w:multiLevelType w:val="multilevel"/>
    <w:tmpl w:val="97F639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nsid w:val="62EC3F16"/>
    <w:multiLevelType w:val="hybridMultilevel"/>
    <w:tmpl w:val="EE34DEBA"/>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3">
    <w:nsid w:val="63770B8D"/>
    <w:multiLevelType w:val="multilevel"/>
    <w:tmpl w:val="C29C69C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4">
    <w:nsid w:val="64777543"/>
    <w:multiLevelType w:val="multilevel"/>
    <w:tmpl w:val="D4D0D2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5">
    <w:nsid w:val="65787636"/>
    <w:multiLevelType w:val="multilevel"/>
    <w:tmpl w:val="A8D47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nsid w:val="66D24177"/>
    <w:multiLevelType w:val="multilevel"/>
    <w:tmpl w:val="5DC249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7">
    <w:nsid w:val="67D77E52"/>
    <w:multiLevelType w:val="hybridMultilevel"/>
    <w:tmpl w:val="87FAF2B0"/>
    <w:lvl w:ilvl="0" w:tplc="35648DAC">
      <w:numFmt w:val="bullet"/>
      <w:lvlText w:val="-"/>
      <w:lvlJc w:val="left"/>
      <w:pPr>
        <w:ind w:left="720" w:hanging="360"/>
      </w:pPr>
      <w:rPr>
        <w:rFonts w:ascii="Georgia" w:eastAsiaTheme="minorEastAsia" w:hAnsi="Georgia" w:cs="TimesNewRomanPSMT"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8">
    <w:nsid w:val="68665E6F"/>
    <w:multiLevelType w:val="multilevel"/>
    <w:tmpl w:val="31A295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9">
    <w:nsid w:val="68CE7770"/>
    <w:multiLevelType w:val="multilevel"/>
    <w:tmpl w:val="955A3A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0">
    <w:nsid w:val="69984A6D"/>
    <w:multiLevelType w:val="multilevel"/>
    <w:tmpl w:val="FCB205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1">
    <w:nsid w:val="69C5022C"/>
    <w:multiLevelType w:val="multilevel"/>
    <w:tmpl w:val="0860A2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2">
    <w:nsid w:val="6BF25FAC"/>
    <w:multiLevelType w:val="multilevel"/>
    <w:tmpl w:val="1BF02D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3">
    <w:nsid w:val="6F347714"/>
    <w:multiLevelType w:val="multilevel"/>
    <w:tmpl w:val="1A882B2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4">
    <w:nsid w:val="713C4C85"/>
    <w:multiLevelType w:val="multilevel"/>
    <w:tmpl w:val="888282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5">
    <w:nsid w:val="72D36B5F"/>
    <w:multiLevelType w:val="multilevel"/>
    <w:tmpl w:val="F84E69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6">
    <w:nsid w:val="765C7465"/>
    <w:multiLevelType w:val="hybridMultilevel"/>
    <w:tmpl w:val="086A4494"/>
    <w:lvl w:ilvl="0" w:tplc="D5909288">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7">
    <w:nsid w:val="77A966FE"/>
    <w:multiLevelType w:val="multilevel"/>
    <w:tmpl w:val="E41491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8">
    <w:nsid w:val="78BE57AA"/>
    <w:multiLevelType w:val="multilevel"/>
    <w:tmpl w:val="C3CCFD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9">
    <w:nsid w:val="7B195390"/>
    <w:multiLevelType w:val="hybridMultilevel"/>
    <w:tmpl w:val="EEBC2626"/>
    <w:lvl w:ilvl="0" w:tplc="D6D89700">
      <w:start w:val="1"/>
      <w:numFmt w:val="bullet"/>
      <w:lvlText w:val=""/>
      <w:lvlJc w:val="left"/>
      <w:pPr>
        <w:tabs>
          <w:tab w:val="num" w:pos="720"/>
        </w:tabs>
        <w:ind w:left="720" w:hanging="360"/>
      </w:pPr>
      <w:rPr>
        <w:rFonts w:ascii="Wingdings" w:hAnsi="Wingdings" w:hint="default"/>
      </w:rPr>
    </w:lvl>
    <w:lvl w:ilvl="1" w:tplc="73144C42" w:tentative="1">
      <w:start w:val="1"/>
      <w:numFmt w:val="bullet"/>
      <w:lvlText w:val=""/>
      <w:lvlJc w:val="left"/>
      <w:pPr>
        <w:tabs>
          <w:tab w:val="num" w:pos="1440"/>
        </w:tabs>
        <w:ind w:left="1440" w:hanging="360"/>
      </w:pPr>
      <w:rPr>
        <w:rFonts w:ascii="Wingdings" w:hAnsi="Wingdings" w:hint="default"/>
      </w:rPr>
    </w:lvl>
    <w:lvl w:ilvl="2" w:tplc="E4BE0278" w:tentative="1">
      <w:start w:val="1"/>
      <w:numFmt w:val="bullet"/>
      <w:lvlText w:val=""/>
      <w:lvlJc w:val="left"/>
      <w:pPr>
        <w:tabs>
          <w:tab w:val="num" w:pos="2160"/>
        </w:tabs>
        <w:ind w:left="2160" w:hanging="360"/>
      </w:pPr>
      <w:rPr>
        <w:rFonts w:ascii="Wingdings" w:hAnsi="Wingdings" w:hint="default"/>
      </w:rPr>
    </w:lvl>
    <w:lvl w:ilvl="3" w:tplc="1BE21762" w:tentative="1">
      <w:start w:val="1"/>
      <w:numFmt w:val="bullet"/>
      <w:lvlText w:val=""/>
      <w:lvlJc w:val="left"/>
      <w:pPr>
        <w:tabs>
          <w:tab w:val="num" w:pos="2880"/>
        </w:tabs>
        <w:ind w:left="2880" w:hanging="360"/>
      </w:pPr>
      <w:rPr>
        <w:rFonts w:ascii="Wingdings" w:hAnsi="Wingdings" w:hint="default"/>
      </w:rPr>
    </w:lvl>
    <w:lvl w:ilvl="4" w:tplc="670EE056" w:tentative="1">
      <w:start w:val="1"/>
      <w:numFmt w:val="bullet"/>
      <w:lvlText w:val=""/>
      <w:lvlJc w:val="left"/>
      <w:pPr>
        <w:tabs>
          <w:tab w:val="num" w:pos="3600"/>
        </w:tabs>
        <w:ind w:left="3600" w:hanging="360"/>
      </w:pPr>
      <w:rPr>
        <w:rFonts w:ascii="Wingdings" w:hAnsi="Wingdings" w:hint="default"/>
      </w:rPr>
    </w:lvl>
    <w:lvl w:ilvl="5" w:tplc="BEDA56A6" w:tentative="1">
      <w:start w:val="1"/>
      <w:numFmt w:val="bullet"/>
      <w:lvlText w:val=""/>
      <w:lvlJc w:val="left"/>
      <w:pPr>
        <w:tabs>
          <w:tab w:val="num" w:pos="4320"/>
        </w:tabs>
        <w:ind w:left="4320" w:hanging="360"/>
      </w:pPr>
      <w:rPr>
        <w:rFonts w:ascii="Wingdings" w:hAnsi="Wingdings" w:hint="default"/>
      </w:rPr>
    </w:lvl>
    <w:lvl w:ilvl="6" w:tplc="B392602E" w:tentative="1">
      <w:start w:val="1"/>
      <w:numFmt w:val="bullet"/>
      <w:lvlText w:val=""/>
      <w:lvlJc w:val="left"/>
      <w:pPr>
        <w:tabs>
          <w:tab w:val="num" w:pos="5040"/>
        </w:tabs>
        <w:ind w:left="5040" w:hanging="360"/>
      </w:pPr>
      <w:rPr>
        <w:rFonts w:ascii="Wingdings" w:hAnsi="Wingdings" w:hint="default"/>
      </w:rPr>
    </w:lvl>
    <w:lvl w:ilvl="7" w:tplc="19C05068" w:tentative="1">
      <w:start w:val="1"/>
      <w:numFmt w:val="bullet"/>
      <w:lvlText w:val=""/>
      <w:lvlJc w:val="left"/>
      <w:pPr>
        <w:tabs>
          <w:tab w:val="num" w:pos="5760"/>
        </w:tabs>
        <w:ind w:left="5760" w:hanging="360"/>
      </w:pPr>
      <w:rPr>
        <w:rFonts w:ascii="Wingdings" w:hAnsi="Wingdings" w:hint="default"/>
      </w:rPr>
    </w:lvl>
    <w:lvl w:ilvl="8" w:tplc="0B32B924" w:tentative="1">
      <w:start w:val="1"/>
      <w:numFmt w:val="bullet"/>
      <w:lvlText w:val=""/>
      <w:lvlJc w:val="left"/>
      <w:pPr>
        <w:tabs>
          <w:tab w:val="num" w:pos="6480"/>
        </w:tabs>
        <w:ind w:left="6480" w:hanging="360"/>
      </w:pPr>
      <w:rPr>
        <w:rFonts w:ascii="Wingdings" w:hAnsi="Wingdings" w:hint="default"/>
      </w:rPr>
    </w:lvl>
  </w:abstractNum>
  <w:abstractNum w:abstractNumId="110">
    <w:nsid w:val="7B414FDE"/>
    <w:multiLevelType w:val="multilevel"/>
    <w:tmpl w:val="74CC28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1">
    <w:nsid w:val="7B7B7CC6"/>
    <w:multiLevelType w:val="multilevel"/>
    <w:tmpl w:val="15A814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2">
    <w:nsid w:val="7BD45970"/>
    <w:multiLevelType w:val="multilevel"/>
    <w:tmpl w:val="EA02E8B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113">
    <w:nsid w:val="7CC274D4"/>
    <w:multiLevelType w:val="multilevel"/>
    <w:tmpl w:val="7EB8BD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4">
    <w:nsid w:val="7EB70EAB"/>
    <w:multiLevelType w:val="multilevel"/>
    <w:tmpl w:val="D4DC92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5">
    <w:nsid w:val="7F843627"/>
    <w:multiLevelType w:val="hybridMultilevel"/>
    <w:tmpl w:val="77F0D73A"/>
    <w:lvl w:ilvl="0" w:tplc="67C6B232">
      <w:start w:val="1"/>
      <w:numFmt w:val="bullet"/>
      <w:lvlText w:val=""/>
      <w:lvlJc w:val="left"/>
      <w:pPr>
        <w:tabs>
          <w:tab w:val="num" w:pos="720"/>
        </w:tabs>
        <w:ind w:left="720" w:hanging="360"/>
      </w:pPr>
      <w:rPr>
        <w:rFonts w:ascii="Wingdings" w:hAnsi="Wingdings" w:hint="default"/>
      </w:rPr>
    </w:lvl>
    <w:lvl w:ilvl="1" w:tplc="AC6296CC" w:tentative="1">
      <w:start w:val="1"/>
      <w:numFmt w:val="bullet"/>
      <w:lvlText w:val=""/>
      <w:lvlJc w:val="left"/>
      <w:pPr>
        <w:tabs>
          <w:tab w:val="num" w:pos="1440"/>
        </w:tabs>
        <w:ind w:left="1440" w:hanging="360"/>
      </w:pPr>
      <w:rPr>
        <w:rFonts w:ascii="Wingdings" w:hAnsi="Wingdings" w:hint="default"/>
      </w:rPr>
    </w:lvl>
    <w:lvl w:ilvl="2" w:tplc="BE5C7C1C" w:tentative="1">
      <w:start w:val="1"/>
      <w:numFmt w:val="bullet"/>
      <w:lvlText w:val=""/>
      <w:lvlJc w:val="left"/>
      <w:pPr>
        <w:tabs>
          <w:tab w:val="num" w:pos="2160"/>
        </w:tabs>
        <w:ind w:left="2160" w:hanging="360"/>
      </w:pPr>
      <w:rPr>
        <w:rFonts w:ascii="Wingdings" w:hAnsi="Wingdings" w:hint="default"/>
      </w:rPr>
    </w:lvl>
    <w:lvl w:ilvl="3" w:tplc="C0145726" w:tentative="1">
      <w:start w:val="1"/>
      <w:numFmt w:val="bullet"/>
      <w:lvlText w:val=""/>
      <w:lvlJc w:val="left"/>
      <w:pPr>
        <w:tabs>
          <w:tab w:val="num" w:pos="2880"/>
        </w:tabs>
        <w:ind w:left="2880" w:hanging="360"/>
      </w:pPr>
      <w:rPr>
        <w:rFonts w:ascii="Wingdings" w:hAnsi="Wingdings" w:hint="default"/>
      </w:rPr>
    </w:lvl>
    <w:lvl w:ilvl="4" w:tplc="CC36D59A" w:tentative="1">
      <w:start w:val="1"/>
      <w:numFmt w:val="bullet"/>
      <w:lvlText w:val=""/>
      <w:lvlJc w:val="left"/>
      <w:pPr>
        <w:tabs>
          <w:tab w:val="num" w:pos="3600"/>
        </w:tabs>
        <w:ind w:left="3600" w:hanging="360"/>
      </w:pPr>
      <w:rPr>
        <w:rFonts w:ascii="Wingdings" w:hAnsi="Wingdings" w:hint="default"/>
      </w:rPr>
    </w:lvl>
    <w:lvl w:ilvl="5" w:tplc="34E49114" w:tentative="1">
      <w:start w:val="1"/>
      <w:numFmt w:val="bullet"/>
      <w:lvlText w:val=""/>
      <w:lvlJc w:val="left"/>
      <w:pPr>
        <w:tabs>
          <w:tab w:val="num" w:pos="4320"/>
        </w:tabs>
        <w:ind w:left="4320" w:hanging="360"/>
      </w:pPr>
      <w:rPr>
        <w:rFonts w:ascii="Wingdings" w:hAnsi="Wingdings" w:hint="default"/>
      </w:rPr>
    </w:lvl>
    <w:lvl w:ilvl="6" w:tplc="20C6A338" w:tentative="1">
      <w:start w:val="1"/>
      <w:numFmt w:val="bullet"/>
      <w:lvlText w:val=""/>
      <w:lvlJc w:val="left"/>
      <w:pPr>
        <w:tabs>
          <w:tab w:val="num" w:pos="5040"/>
        </w:tabs>
        <w:ind w:left="5040" w:hanging="360"/>
      </w:pPr>
      <w:rPr>
        <w:rFonts w:ascii="Wingdings" w:hAnsi="Wingdings" w:hint="default"/>
      </w:rPr>
    </w:lvl>
    <w:lvl w:ilvl="7" w:tplc="0A443380" w:tentative="1">
      <w:start w:val="1"/>
      <w:numFmt w:val="bullet"/>
      <w:lvlText w:val=""/>
      <w:lvlJc w:val="left"/>
      <w:pPr>
        <w:tabs>
          <w:tab w:val="num" w:pos="5760"/>
        </w:tabs>
        <w:ind w:left="5760" w:hanging="360"/>
      </w:pPr>
      <w:rPr>
        <w:rFonts w:ascii="Wingdings" w:hAnsi="Wingdings" w:hint="default"/>
      </w:rPr>
    </w:lvl>
    <w:lvl w:ilvl="8" w:tplc="077C767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1"/>
  </w:num>
  <w:num w:numId="3">
    <w:abstractNumId w:val="26"/>
  </w:num>
  <w:num w:numId="4">
    <w:abstractNumId w:val="45"/>
  </w:num>
  <w:num w:numId="5">
    <w:abstractNumId w:val="40"/>
  </w:num>
  <w:num w:numId="6">
    <w:abstractNumId w:val="22"/>
  </w:num>
  <w:num w:numId="7">
    <w:abstractNumId w:val="81"/>
  </w:num>
  <w:num w:numId="8">
    <w:abstractNumId w:val="75"/>
  </w:num>
  <w:num w:numId="9">
    <w:abstractNumId w:val="107"/>
  </w:num>
  <w:num w:numId="10">
    <w:abstractNumId w:val="18"/>
  </w:num>
  <w:num w:numId="11">
    <w:abstractNumId w:val="88"/>
  </w:num>
  <w:num w:numId="12">
    <w:abstractNumId w:val="93"/>
  </w:num>
  <w:num w:numId="13">
    <w:abstractNumId w:val="58"/>
  </w:num>
  <w:num w:numId="14">
    <w:abstractNumId w:val="50"/>
  </w:num>
  <w:num w:numId="15">
    <w:abstractNumId w:val="33"/>
  </w:num>
  <w:num w:numId="16">
    <w:abstractNumId w:val="43"/>
  </w:num>
  <w:num w:numId="17">
    <w:abstractNumId w:val="31"/>
  </w:num>
  <w:num w:numId="18">
    <w:abstractNumId w:val="89"/>
  </w:num>
  <w:num w:numId="19">
    <w:abstractNumId w:val="111"/>
  </w:num>
  <w:num w:numId="20">
    <w:abstractNumId w:val="110"/>
  </w:num>
  <w:num w:numId="21">
    <w:abstractNumId w:val="64"/>
  </w:num>
  <w:num w:numId="22">
    <w:abstractNumId w:val="71"/>
  </w:num>
  <w:num w:numId="23">
    <w:abstractNumId w:val="94"/>
  </w:num>
  <w:num w:numId="24">
    <w:abstractNumId w:val="104"/>
  </w:num>
  <w:num w:numId="25">
    <w:abstractNumId w:val="65"/>
  </w:num>
  <w:num w:numId="26">
    <w:abstractNumId w:val="59"/>
  </w:num>
  <w:num w:numId="27">
    <w:abstractNumId w:val="44"/>
  </w:num>
  <w:num w:numId="28">
    <w:abstractNumId w:val="113"/>
  </w:num>
  <w:num w:numId="29">
    <w:abstractNumId w:val="27"/>
  </w:num>
  <w:num w:numId="30">
    <w:abstractNumId w:val="82"/>
  </w:num>
  <w:num w:numId="31">
    <w:abstractNumId w:val="68"/>
  </w:num>
  <w:num w:numId="32">
    <w:abstractNumId w:val="39"/>
  </w:num>
  <w:num w:numId="33">
    <w:abstractNumId w:val="57"/>
  </w:num>
  <w:num w:numId="34">
    <w:abstractNumId w:val="19"/>
  </w:num>
  <w:num w:numId="35">
    <w:abstractNumId w:val="79"/>
  </w:num>
  <w:num w:numId="36">
    <w:abstractNumId w:val="41"/>
  </w:num>
  <w:num w:numId="37">
    <w:abstractNumId w:val="4"/>
  </w:num>
  <w:num w:numId="38">
    <w:abstractNumId w:val="28"/>
  </w:num>
  <w:num w:numId="39">
    <w:abstractNumId w:val="100"/>
  </w:num>
  <w:num w:numId="40">
    <w:abstractNumId w:val="96"/>
  </w:num>
  <w:num w:numId="41">
    <w:abstractNumId w:val="114"/>
  </w:num>
  <w:num w:numId="42">
    <w:abstractNumId w:val="52"/>
  </w:num>
  <w:num w:numId="43">
    <w:abstractNumId w:val="47"/>
  </w:num>
  <w:num w:numId="44">
    <w:abstractNumId w:val="90"/>
  </w:num>
  <w:num w:numId="45">
    <w:abstractNumId w:val="6"/>
  </w:num>
  <w:num w:numId="46">
    <w:abstractNumId w:val="84"/>
  </w:num>
  <w:num w:numId="47">
    <w:abstractNumId w:val="62"/>
  </w:num>
  <w:num w:numId="48">
    <w:abstractNumId w:val="102"/>
  </w:num>
  <w:num w:numId="49">
    <w:abstractNumId w:val="8"/>
  </w:num>
  <w:num w:numId="50">
    <w:abstractNumId w:val="38"/>
  </w:num>
  <w:num w:numId="51">
    <w:abstractNumId w:val="12"/>
  </w:num>
  <w:num w:numId="52">
    <w:abstractNumId w:val="2"/>
  </w:num>
  <w:num w:numId="53">
    <w:abstractNumId w:val="16"/>
  </w:num>
  <w:num w:numId="54">
    <w:abstractNumId w:val="53"/>
  </w:num>
  <w:num w:numId="55">
    <w:abstractNumId w:val="70"/>
  </w:num>
  <w:num w:numId="56">
    <w:abstractNumId w:val="98"/>
  </w:num>
  <w:num w:numId="57">
    <w:abstractNumId w:val="86"/>
  </w:num>
  <w:num w:numId="58">
    <w:abstractNumId w:val="51"/>
  </w:num>
  <w:num w:numId="59">
    <w:abstractNumId w:val="101"/>
  </w:num>
  <w:num w:numId="60">
    <w:abstractNumId w:val="63"/>
  </w:num>
  <w:num w:numId="61">
    <w:abstractNumId w:val="34"/>
  </w:num>
  <w:num w:numId="62">
    <w:abstractNumId w:val="74"/>
  </w:num>
  <w:num w:numId="63">
    <w:abstractNumId w:val="83"/>
  </w:num>
  <w:num w:numId="64">
    <w:abstractNumId w:val="112"/>
  </w:num>
  <w:num w:numId="65">
    <w:abstractNumId w:val="48"/>
  </w:num>
  <w:num w:numId="66">
    <w:abstractNumId w:val="30"/>
  </w:num>
  <w:num w:numId="67">
    <w:abstractNumId w:val="56"/>
  </w:num>
  <w:num w:numId="68">
    <w:abstractNumId w:val="99"/>
  </w:num>
  <w:num w:numId="69">
    <w:abstractNumId w:val="105"/>
  </w:num>
  <w:num w:numId="70">
    <w:abstractNumId w:val="37"/>
  </w:num>
  <w:num w:numId="71">
    <w:abstractNumId w:val="10"/>
  </w:num>
  <w:num w:numId="72">
    <w:abstractNumId w:val="87"/>
  </w:num>
  <w:num w:numId="73">
    <w:abstractNumId w:val="76"/>
  </w:num>
  <w:num w:numId="74">
    <w:abstractNumId w:val="20"/>
  </w:num>
  <w:num w:numId="75">
    <w:abstractNumId w:val="24"/>
  </w:num>
  <w:num w:numId="76">
    <w:abstractNumId w:val="77"/>
  </w:num>
  <w:num w:numId="77">
    <w:abstractNumId w:val="103"/>
  </w:num>
  <w:num w:numId="78">
    <w:abstractNumId w:val="49"/>
  </w:num>
  <w:num w:numId="79">
    <w:abstractNumId w:val="85"/>
  </w:num>
  <w:num w:numId="80">
    <w:abstractNumId w:val="72"/>
  </w:num>
  <w:num w:numId="81">
    <w:abstractNumId w:val="32"/>
  </w:num>
  <w:num w:numId="82">
    <w:abstractNumId w:val="29"/>
  </w:num>
  <w:num w:numId="83">
    <w:abstractNumId w:val="21"/>
  </w:num>
  <w:num w:numId="84">
    <w:abstractNumId w:val="9"/>
  </w:num>
  <w:num w:numId="85">
    <w:abstractNumId w:val="17"/>
  </w:num>
  <w:num w:numId="86">
    <w:abstractNumId w:val="42"/>
  </w:num>
  <w:num w:numId="87">
    <w:abstractNumId w:val="14"/>
  </w:num>
  <w:num w:numId="88">
    <w:abstractNumId w:val="66"/>
  </w:num>
  <w:num w:numId="89">
    <w:abstractNumId w:val="55"/>
  </w:num>
  <w:num w:numId="90">
    <w:abstractNumId w:val="108"/>
  </w:num>
  <w:num w:numId="91">
    <w:abstractNumId w:val="73"/>
  </w:num>
  <w:num w:numId="92">
    <w:abstractNumId w:val="7"/>
  </w:num>
  <w:num w:numId="93">
    <w:abstractNumId w:val="46"/>
  </w:num>
  <w:num w:numId="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
  </w:num>
  <w:num w:numId="96">
    <w:abstractNumId w:val="3"/>
  </w:num>
  <w:num w:numId="97">
    <w:abstractNumId w:val="13"/>
  </w:num>
  <w:num w:numId="98">
    <w:abstractNumId w:val="80"/>
  </w:num>
  <w:num w:numId="99">
    <w:abstractNumId w:val="92"/>
  </w:num>
  <w:num w:numId="100">
    <w:abstractNumId w:val="35"/>
  </w:num>
  <w:num w:numId="101">
    <w:abstractNumId w:val="69"/>
  </w:num>
  <w:num w:numId="10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6"/>
  </w:num>
  <w:num w:numId="104">
    <w:abstractNumId w:val="97"/>
  </w:num>
  <w:num w:numId="105">
    <w:abstractNumId w:val="45"/>
  </w:num>
  <w:num w:numId="106">
    <w:abstractNumId w:val="67"/>
  </w:num>
  <w:num w:numId="107">
    <w:abstractNumId w:val="115"/>
  </w:num>
  <w:num w:numId="108">
    <w:abstractNumId w:val="36"/>
  </w:num>
  <w:num w:numId="109">
    <w:abstractNumId w:val="91"/>
  </w:num>
  <w:num w:numId="110">
    <w:abstractNumId w:val="54"/>
  </w:num>
  <w:num w:numId="111">
    <w:abstractNumId w:val="95"/>
  </w:num>
  <w:num w:numId="112">
    <w:abstractNumId w:val="5"/>
  </w:num>
  <w:num w:numId="113">
    <w:abstractNumId w:val="15"/>
  </w:num>
  <w:num w:numId="114">
    <w:abstractNumId w:val="25"/>
  </w:num>
  <w:num w:numId="115">
    <w:abstractNumId w:val="78"/>
  </w:num>
  <w:num w:numId="116">
    <w:abstractNumId w:val="23"/>
  </w:num>
  <w:num w:numId="117">
    <w:abstractNumId w:val="109"/>
  </w:num>
  <w:num w:numId="118">
    <w:abstractNumId w:val="60"/>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revisionView w:markup="0" w:insDel="0" w:formatting="0" w:inkAnnotations="0"/>
  <w:trackRevisions/>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905"/>
    <w:rsid w:val="00000905"/>
    <w:rsid w:val="00004794"/>
    <w:rsid w:val="00004F99"/>
    <w:rsid w:val="0000590E"/>
    <w:rsid w:val="0001034D"/>
    <w:rsid w:val="00012363"/>
    <w:rsid w:val="00013E44"/>
    <w:rsid w:val="00015D3F"/>
    <w:rsid w:val="000169C9"/>
    <w:rsid w:val="00020023"/>
    <w:rsid w:val="00020720"/>
    <w:rsid w:val="00020ED5"/>
    <w:rsid w:val="00021F41"/>
    <w:rsid w:val="00022FE0"/>
    <w:rsid w:val="00023BB2"/>
    <w:rsid w:val="000256DA"/>
    <w:rsid w:val="00025862"/>
    <w:rsid w:val="00025E10"/>
    <w:rsid w:val="000274AF"/>
    <w:rsid w:val="00031D71"/>
    <w:rsid w:val="00031E79"/>
    <w:rsid w:val="0003299D"/>
    <w:rsid w:val="0003361E"/>
    <w:rsid w:val="00037369"/>
    <w:rsid w:val="00037496"/>
    <w:rsid w:val="0004038F"/>
    <w:rsid w:val="00042DEC"/>
    <w:rsid w:val="00043CF9"/>
    <w:rsid w:val="000443D4"/>
    <w:rsid w:val="00045B48"/>
    <w:rsid w:val="00050EFC"/>
    <w:rsid w:val="0005216C"/>
    <w:rsid w:val="00054B41"/>
    <w:rsid w:val="00054DE8"/>
    <w:rsid w:val="00057F15"/>
    <w:rsid w:val="00060657"/>
    <w:rsid w:val="0006237A"/>
    <w:rsid w:val="00062E6D"/>
    <w:rsid w:val="00063F8E"/>
    <w:rsid w:val="000640B5"/>
    <w:rsid w:val="000646A2"/>
    <w:rsid w:val="000646EC"/>
    <w:rsid w:val="00064D82"/>
    <w:rsid w:val="000650E3"/>
    <w:rsid w:val="000671B2"/>
    <w:rsid w:val="00072CB0"/>
    <w:rsid w:val="00073AF9"/>
    <w:rsid w:val="00073BF9"/>
    <w:rsid w:val="00073F8F"/>
    <w:rsid w:val="00075B29"/>
    <w:rsid w:val="00076B9D"/>
    <w:rsid w:val="00083479"/>
    <w:rsid w:val="000907EE"/>
    <w:rsid w:val="00090F4A"/>
    <w:rsid w:val="0009124C"/>
    <w:rsid w:val="00091940"/>
    <w:rsid w:val="0009236B"/>
    <w:rsid w:val="0009387C"/>
    <w:rsid w:val="00094C59"/>
    <w:rsid w:val="00096776"/>
    <w:rsid w:val="0009705B"/>
    <w:rsid w:val="00097CD7"/>
    <w:rsid w:val="000A5C27"/>
    <w:rsid w:val="000A6886"/>
    <w:rsid w:val="000A6FC7"/>
    <w:rsid w:val="000A784E"/>
    <w:rsid w:val="000B00D1"/>
    <w:rsid w:val="000B02BE"/>
    <w:rsid w:val="000B040D"/>
    <w:rsid w:val="000B2AE4"/>
    <w:rsid w:val="000B613E"/>
    <w:rsid w:val="000B6568"/>
    <w:rsid w:val="000B79EE"/>
    <w:rsid w:val="000C0978"/>
    <w:rsid w:val="000C297B"/>
    <w:rsid w:val="000C29F1"/>
    <w:rsid w:val="000C3323"/>
    <w:rsid w:val="000C4967"/>
    <w:rsid w:val="000C4A04"/>
    <w:rsid w:val="000C56C0"/>
    <w:rsid w:val="000C687E"/>
    <w:rsid w:val="000C6B25"/>
    <w:rsid w:val="000C6E73"/>
    <w:rsid w:val="000C70F4"/>
    <w:rsid w:val="000D00B4"/>
    <w:rsid w:val="000D4DF6"/>
    <w:rsid w:val="000D59B1"/>
    <w:rsid w:val="000D6DBD"/>
    <w:rsid w:val="000E37A2"/>
    <w:rsid w:val="000E3C01"/>
    <w:rsid w:val="000E5EFB"/>
    <w:rsid w:val="000F005D"/>
    <w:rsid w:val="000F0841"/>
    <w:rsid w:val="000F0AA6"/>
    <w:rsid w:val="000F1E81"/>
    <w:rsid w:val="000F2B5D"/>
    <w:rsid w:val="000F315B"/>
    <w:rsid w:val="000F5014"/>
    <w:rsid w:val="000F5AA7"/>
    <w:rsid w:val="0010029F"/>
    <w:rsid w:val="001009AA"/>
    <w:rsid w:val="00100A8C"/>
    <w:rsid w:val="001013EE"/>
    <w:rsid w:val="00101CB4"/>
    <w:rsid w:val="0010506F"/>
    <w:rsid w:val="0010515E"/>
    <w:rsid w:val="00106357"/>
    <w:rsid w:val="001102DC"/>
    <w:rsid w:val="0011159C"/>
    <w:rsid w:val="001171DD"/>
    <w:rsid w:val="00117A8A"/>
    <w:rsid w:val="00121ECA"/>
    <w:rsid w:val="00124710"/>
    <w:rsid w:val="00124EB4"/>
    <w:rsid w:val="00125D59"/>
    <w:rsid w:val="00125E6E"/>
    <w:rsid w:val="00126063"/>
    <w:rsid w:val="0012736D"/>
    <w:rsid w:val="00127DFE"/>
    <w:rsid w:val="001311F4"/>
    <w:rsid w:val="00131365"/>
    <w:rsid w:val="0013172D"/>
    <w:rsid w:val="0013199C"/>
    <w:rsid w:val="00132716"/>
    <w:rsid w:val="001334D6"/>
    <w:rsid w:val="00135322"/>
    <w:rsid w:val="001366B8"/>
    <w:rsid w:val="0013742B"/>
    <w:rsid w:val="0013786D"/>
    <w:rsid w:val="00137891"/>
    <w:rsid w:val="001429DD"/>
    <w:rsid w:val="00143AD3"/>
    <w:rsid w:val="00144BDE"/>
    <w:rsid w:val="00144D20"/>
    <w:rsid w:val="001459C0"/>
    <w:rsid w:val="00145F97"/>
    <w:rsid w:val="00147807"/>
    <w:rsid w:val="00150866"/>
    <w:rsid w:val="001512E9"/>
    <w:rsid w:val="00152024"/>
    <w:rsid w:val="0015259A"/>
    <w:rsid w:val="0015570A"/>
    <w:rsid w:val="001561EB"/>
    <w:rsid w:val="00157486"/>
    <w:rsid w:val="001603EB"/>
    <w:rsid w:val="0016090F"/>
    <w:rsid w:val="001625EB"/>
    <w:rsid w:val="0016314B"/>
    <w:rsid w:val="00163ACA"/>
    <w:rsid w:val="0017073F"/>
    <w:rsid w:val="00170AA5"/>
    <w:rsid w:val="001754C6"/>
    <w:rsid w:val="00175D77"/>
    <w:rsid w:val="00175DAA"/>
    <w:rsid w:val="00176525"/>
    <w:rsid w:val="00176936"/>
    <w:rsid w:val="00181B67"/>
    <w:rsid w:val="00182986"/>
    <w:rsid w:val="0018410F"/>
    <w:rsid w:val="00190E58"/>
    <w:rsid w:val="00190E6C"/>
    <w:rsid w:val="00191402"/>
    <w:rsid w:val="00191F95"/>
    <w:rsid w:val="001926B8"/>
    <w:rsid w:val="00192F15"/>
    <w:rsid w:val="00193828"/>
    <w:rsid w:val="00193B53"/>
    <w:rsid w:val="00196AE8"/>
    <w:rsid w:val="001A1BFD"/>
    <w:rsid w:val="001A1F7B"/>
    <w:rsid w:val="001A544C"/>
    <w:rsid w:val="001A6577"/>
    <w:rsid w:val="001A7EB3"/>
    <w:rsid w:val="001B0AC2"/>
    <w:rsid w:val="001B1D9C"/>
    <w:rsid w:val="001B3B8F"/>
    <w:rsid w:val="001B3BBB"/>
    <w:rsid w:val="001B3DA4"/>
    <w:rsid w:val="001B3DCC"/>
    <w:rsid w:val="001B4F0D"/>
    <w:rsid w:val="001B5B16"/>
    <w:rsid w:val="001B6690"/>
    <w:rsid w:val="001B688B"/>
    <w:rsid w:val="001B70B4"/>
    <w:rsid w:val="001B7649"/>
    <w:rsid w:val="001C0560"/>
    <w:rsid w:val="001C1BDB"/>
    <w:rsid w:val="001C3404"/>
    <w:rsid w:val="001C5F83"/>
    <w:rsid w:val="001C62A3"/>
    <w:rsid w:val="001D0A67"/>
    <w:rsid w:val="001D0C96"/>
    <w:rsid w:val="001D600C"/>
    <w:rsid w:val="001D66A7"/>
    <w:rsid w:val="001E2D4F"/>
    <w:rsid w:val="001E36A6"/>
    <w:rsid w:val="001E44FE"/>
    <w:rsid w:val="001E7052"/>
    <w:rsid w:val="001F0C58"/>
    <w:rsid w:val="001F10D6"/>
    <w:rsid w:val="001F3307"/>
    <w:rsid w:val="001F57FE"/>
    <w:rsid w:val="001F5977"/>
    <w:rsid w:val="001F5E45"/>
    <w:rsid w:val="001F7D50"/>
    <w:rsid w:val="00200D7F"/>
    <w:rsid w:val="00200FBC"/>
    <w:rsid w:val="0020211D"/>
    <w:rsid w:val="002029F9"/>
    <w:rsid w:val="00202BE0"/>
    <w:rsid w:val="00204BCB"/>
    <w:rsid w:val="00205558"/>
    <w:rsid w:val="00205D3E"/>
    <w:rsid w:val="00205EE0"/>
    <w:rsid w:val="00205FAC"/>
    <w:rsid w:val="00206AA1"/>
    <w:rsid w:val="002073DC"/>
    <w:rsid w:val="00207EB0"/>
    <w:rsid w:val="00210D90"/>
    <w:rsid w:val="002151A8"/>
    <w:rsid w:val="002156FE"/>
    <w:rsid w:val="002172F7"/>
    <w:rsid w:val="002203D5"/>
    <w:rsid w:val="002220E4"/>
    <w:rsid w:val="00222723"/>
    <w:rsid w:val="002233AE"/>
    <w:rsid w:val="00223917"/>
    <w:rsid w:val="002267D4"/>
    <w:rsid w:val="002268BB"/>
    <w:rsid w:val="00227663"/>
    <w:rsid w:val="002311C9"/>
    <w:rsid w:val="002316AC"/>
    <w:rsid w:val="0023205D"/>
    <w:rsid w:val="0023421C"/>
    <w:rsid w:val="002343BA"/>
    <w:rsid w:val="0023488E"/>
    <w:rsid w:val="00235895"/>
    <w:rsid w:val="00236F97"/>
    <w:rsid w:val="0023799A"/>
    <w:rsid w:val="00237C73"/>
    <w:rsid w:val="00241704"/>
    <w:rsid w:val="00241D69"/>
    <w:rsid w:val="00241E2F"/>
    <w:rsid w:val="00242CCD"/>
    <w:rsid w:val="002459E9"/>
    <w:rsid w:val="00246494"/>
    <w:rsid w:val="00247EF6"/>
    <w:rsid w:val="00252039"/>
    <w:rsid w:val="0025215E"/>
    <w:rsid w:val="00253B38"/>
    <w:rsid w:val="00254110"/>
    <w:rsid w:val="00254DE1"/>
    <w:rsid w:val="00256352"/>
    <w:rsid w:val="002563DB"/>
    <w:rsid w:val="00257673"/>
    <w:rsid w:val="00264E61"/>
    <w:rsid w:val="002662D7"/>
    <w:rsid w:val="002662EB"/>
    <w:rsid w:val="002664B8"/>
    <w:rsid w:val="0027190D"/>
    <w:rsid w:val="00271DD5"/>
    <w:rsid w:val="00271EFA"/>
    <w:rsid w:val="00273A0C"/>
    <w:rsid w:val="00274F80"/>
    <w:rsid w:val="00274F93"/>
    <w:rsid w:val="00275352"/>
    <w:rsid w:val="002763CA"/>
    <w:rsid w:val="002838E3"/>
    <w:rsid w:val="00287554"/>
    <w:rsid w:val="0029092D"/>
    <w:rsid w:val="00290EFE"/>
    <w:rsid w:val="00293D1F"/>
    <w:rsid w:val="00294936"/>
    <w:rsid w:val="00294F59"/>
    <w:rsid w:val="002953B9"/>
    <w:rsid w:val="00297EFA"/>
    <w:rsid w:val="002A0806"/>
    <w:rsid w:val="002A0A78"/>
    <w:rsid w:val="002A1985"/>
    <w:rsid w:val="002A1C2D"/>
    <w:rsid w:val="002A31AF"/>
    <w:rsid w:val="002A53EB"/>
    <w:rsid w:val="002A66F6"/>
    <w:rsid w:val="002A6D1E"/>
    <w:rsid w:val="002A7FBF"/>
    <w:rsid w:val="002B2307"/>
    <w:rsid w:val="002B35EB"/>
    <w:rsid w:val="002B36B6"/>
    <w:rsid w:val="002B42CF"/>
    <w:rsid w:val="002B4E1B"/>
    <w:rsid w:val="002B6274"/>
    <w:rsid w:val="002B66DD"/>
    <w:rsid w:val="002C0B02"/>
    <w:rsid w:val="002C1250"/>
    <w:rsid w:val="002C12FC"/>
    <w:rsid w:val="002C28A2"/>
    <w:rsid w:val="002C2BFD"/>
    <w:rsid w:val="002C33F8"/>
    <w:rsid w:val="002C69E7"/>
    <w:rsid w:val="002C6DEC"/>
    <w:rsid w:val="002C722B"/>
    <w:rsid w:val="002C725A"/>
    <w:rsid w:val="002D0F38"/>
    <w:rsid w:val="002D200F"/>
    <w:rsid w:val="002D284E"/>
    <w:rsid w:val="002D3E40"/>
    <w:rsid w:val="002D3E67"/>
    <w:rsid w:val="002D5DF6"/>
    <w:rsid w:val="002D5FAB"/>
    <w:rsid w:val="002D60B2"/>
    <w:rsid w:val="002E1A8E"/>
    <w:rsid w:val="002E3C78"/>
    <w:rsid w:val="002E73EF"/>
    <w:rsid w:val="002E7A3D"/>
    <w:rsid w:val="002F0428"/>
    <w:rsid w:val="002F1D92"/>
    <w:rsid w:val="002F3EC4"/>
    <w:rsid w:val="002F4021"/>
    <w:rsid w:val="002F48E2"/>
    <w:rsid w:val="002F657F"/>
    <w:rsid w:val="002F751A"/>
    <w:rsid w:val="002F79A8"/>
    <w:rsid w:val="00300496"/>
    <w:rsid w:val="0030115E"/>
    <w:rsid w:val="00305DF0"/>
    <w:rsid w:val="003104D1"/>
    <w:rsid w:val="00312C76"/>
    <w:rsid w:val="00313989"/>
    <w:rsid w:val="00313A13"/>
    <w:rsid w:val="00313AD2"/>
    <w:rsid w:val="00314033"/>
    <w:rsid w:val="00316159"/>
    <w:rsid w:val="0031678E"/>
    <w:rsid w:val="003167BD"/>
    <w:rsid w:val="00316B4C"/>
    <w:rsid w:val="00321B86"/>
    <w:rsid w:val="00322895"/>
    <w:rsid w:val="00324DCC"/>
    <w:rsid w:val="00326A61"/>
    <w:rsid w:val="00330958"/>
    <w:rsid w:val="00331839"/>
    <w:rsid w:val="00332B0A"/>
    <w:rsid w:val="0033474B"/>
    <w:rsid w:val="00336055"/>
    <w:rsid w:val="0033616F"/>
    <w:rsid w:val="00337BF2"/>
    <w:rsid w:val="00337D38"/>
    <w:rsid w:val="00340430"/>
    <w:rsid w:val="00340E5B"/>
    <w:rsid w:val="00341BF6"/>
    <w:rsid w:val="00342FD7"/>
    <w:rsid w:val="00343936"/>
    <w:rsid w:val="00345C67"/>
    <w:rsid w:val="00351646"/>
    <w:rsid w:val="00352BDB"/>
    <w:rsid w:val="00354583"/>
    <w:rsid w:val="003547A4"/>
    <w:rsid w:val="00356EC8"/>
    <w:rsid w:val="0036004C"/>
    <w:rsid w:val="00360C6A"/>
    <w:rsid w:val="003613FC"/>
    <w:rsid w:val="00361C89"/>
    <w:rsid w:val="0036208C"/>
    <w:rsid w:val="00362B94"/>
    <w:rsid w:val="00362C4D"/>
    <w:rsid w:val="003653EE"/>
    <w:rsid w:val="003667E4"/>
    <w:rsid w:val="00367367"/>
    <w:rsid w:val="003707A6"/>
    <w:rsid w:val="00371040"/>
    <w:rsid w:val="003742B9"/>
    <w:rsid w:val="00374544"/>
    <w:rsid w:val="003745DC"/>
    <w:rsid w:val="00375C28"/>
    <w:rsid w:val="00376BB2"/>
    <w:rsid w:val="00376EF9"/>
    <w:rsid w:val="003804A3"/>
    <w:rsid w:val="00380CCB"/>
    <w:rsid w:val="0038146C"/>
    <w:rsid w:val="003837E3"/>
    <w:rsid w:val="00386C50"/>
    <w:rsid w:val="00391564"/>
    <w:rsid w:val="00392CAD"/>
    <w:rsid w:val="003938B4"/>
    <w:rsid w:val="00393BD3"/>
    <w:rsid w:val="00393D0B"/>
    <w:rsid w:val="00395741"/>
    <w:rsid w:val="003A09E9"/>
    <w:rsid w:val="003A2911"/>
    <w:rsid w:val="003A29BD"/>
    <w:rsid w:val="003A470C"/>
    <w:rsid w:val="003A4ED0"/>
    <w:rsid w:val="003A53BC"/>
    <w:rsid w:val="003A5D0A"/>
    <w:rsid w:val="003A5D4F"/>
    <w:rsid w:val="003A792E"/>
    <w:rsid w:val="003B0439"/>
    <w:rsid w:val="003B07E7"/>
    <w:rsid w:val="003B1647"/>
    <w:rsid w:val="003B1BFD"/>
    <w:rsid w:val="003B1F44"/>
    <w:rsid w:val="003B2805"/>
    <w:rsid w:val="003B366C"/>
    <w:rsid w:val="003B38F2"/>
    <w:rsid w:val="003B5D60"/>
    <w:rsid w:val="003B7056"/>
    <w:rsid w:val="003B71A2"/>
    <w:rsid w:val="003C0F1F"/>
    <w:rsid w:val="003C1D6C"/>
    <w:rsid w:val="003C32C3"/>
    <w:rsid w:val="003C414D"/>
    <w:rsid w:val="003C42ED"/>
    <w:rsid w:val="003C4DBD"/>
    <w:rsid w:val="003C5531"/>
    <w:rsid w:val="003C61C1"/>
    <w:rsid w:val="003D3DEC"/>
    <w:rsid w:val="003D419E"/>
    <w:rsid w:val="003D5D56"/>
    <w:rsid w:val="003D7C4A"/>
    <w:rsid w:val="003E2C36"/>
    <w:rsid w:val="003E3B87"/>
    <w:rsid w:val="003E4216"/>
    <w:rsid w:val="003E452B"/>
    <w:rsid w:val="003E4C15"/>
    <w:rsid w:val="003E5E6C"/>
    <w:rsid w:val="003E653D"/>
    <w:rsid w:val="003E7AF8"/>
    <w:rsid w:val="003F094C"/>
    <w:rsid w:val="003F25FD"/>
    <w:rsid w:val="003F391A"/>
    <w:rsid w:val="003F462B"/>
    <w:rsid w:val="003F4E4C"/>
    <w:rsid w:val="003F4FAF"/>
    <w:rsid w:val="003F56A1"/>
    <w:rsid w:val="003F5D38"/>
    <w:rsid w:val="003F5F67"/>
    <w:rsid w:val="003F5FE3"/>
    <w:rsid w:val="0040134E"/>
    <w:rsid w:val="00401D44"/>
    <w:rsid w:val="004023E9"/>
    <w:rsid w:val="004025C5"/>
    <w:rsid w:val="00404112"/>
    <w:rsid w:val="0040605B"/>
    <w:rsid w:val="00407C36"/>
    <w:rsid w:val="00407DFA"/>
    <w:rsid w:val="00410180"/>
    <w:rsid w:val="00410366"/>
    <w:rsid w:val="0041104F"/>
    <w:rsid w:val="004118EE"/>
    <w:rsid w:val="004132CA"/>
    <w:rsid w:val="0041379F"/>
    <w:rsid w:val="0041695A"/>
    <w:rsid w:val="0041759B"/>
    <w:rsid w:val="0041795D"/>
    <w:rsid w:val="00421905"/>
    <w:rsid w:val="00421A17"/>
    <w:rsid w:val="00423F9C"/>
    <w:rsid w:val="004240A5"/>
    <w:rsid w:val="00426954"/>
    <w:rsid w:val="0043051F"/>
    <w:rsid w:val="00431638"/>
    <w:rsid w:val="004323A0"/>
    <w:rsid w:val="00433FE2"/>
    <w:rsid w:val="004348AE"/>
    <w:rsid w:val="00434A4B"/>
    <w:rsid w:val="00434D60"/>
    <w:rsid w:val="004361DA"/>
    <w:rsid w:val="00436383"/>
    <w:rsid w:val="00436DB1"/>
    <w:rsid w:val="004370D2"/>
    <w:rsid w:val="004403CE"/>
    <w:rsid w:val="004440E2"/>
    <w:rsid w:val="004511B5"/>
    <w:rsid w:val="00451A05"/>
    <w:rsid w:val="0045305A"/>
    <w:rsid w:val="00454CCA"/>
    <w:rsid w:val="00456BCE"/>
    <w:rsid w:val="00457FF7"/>
    <w:rsid w:val="00460ABE"/>
    <w:rsid w:val="00460B0F"/>
    <w:rsid w:val="004661C9"/>
    <w:rsid w:val="00466F89"/>
    <w:rsid w:val="004756E0"/>
    <w:rsid w:val="00476F22"/>
    <w:rsid w:val="00476FE5"/>
    <w:rsid w:val="00477CBC"/>
    <w:rsid w:val="00483C47"/>
    <w:rsid w:val="00486879"/>
    <w:rsid w:val="004868A9"/>
    <w:rsid w:val="00487999"/>
    <w:rsid w:val="00490401"/>
    <w:rsid w:val="004912F4"/>
    <w:rsid w:val="004921B7"/>
    <w:rsid w:val="00492427"/>
    <w:rsid w:val="00492487"/>
    <w:rsid w:val="00496B2D"/>
    <w:rsid w:val="00497B80"/>
    <w:rsid w:val="004A0474"/>
    <w:rsid w:val="004A1ED3"/>
    <w:rsid w:val="004A6394"/>
    <w:rsid w:val="004A6E44"/>
    <w:rsid w:val="004A7E0D"/>
    <w:rsid w:val="004B1F6A"/>
    <w:rsid w:val="004B2C41"/>
    <w:rsid w:val="004B31C6"/>
    <w:rsid w:val="004B37A6"/>
    <w:rsid w:val="004B4AA9"/>
    <w:rsid w:val="004B6088"/>
    <w:rsid w:val="004B6BBD"/>
    <w:rsid w:val="004B75B9"/>
    <w:rsid w:val="004B79DB"/>
    <w:rsid w:val="004B7C53"/>
    <w:rsid w:val="004C057A"/>
    <w:rsid w:val="004C19E8"/>
    <w:rsid w:val="004C3088"/>
    <w:rsid w:val="004C3C29"/>
    <w:rsid w:val="004C5A1F"/>
    <w:rsid w:val="004C6080"/>
    <w:rsid w:val="004C63C4"/>
    <w:rsid w:val="004C6C0B"/>
    <w:rsid w:val="004D0DD6"/>
    <w:rsid w:val="004D0F2D"/>
    <w:rsid w:val="004D14FE"/>
    <w:rsid w:val="004D1872"/>
    <w:rsid w:val="004D4984"/>
    <w:rsid w:val="004D4DF4"/>
    <w:rsid w:val="004D5777"/>
    <w:rsid w:val="004D6525"/>
    <w:rsid w:val="004D6BDF"/>
    <w:rsid w:val="004E0E60"/>
    <w:rsid w:val="004E2C24"/>
    <w:rsid w:val="004E3194"/>
    <w:rsid w:val="004E4945"/>
    <w:rsid w:val="004E578D"/>
    <w:rsid w:val="004E5B04"/>
    <w:rsid w:val="004E5DD6"/>
    <w:rsid w:val="004E5FA5"/>
    <w:rsid w:val="004F102C"/>
    <w:rsid w:val="004F5861"/>
    <w:rsid w:val="004F5A71"/>
    <w:rsid w:val="004F6E5C"/>
    <w:rsid w:val="0050001B"/>
    <w:rsid w:val="00503C05"/>
    <w:rsid w:val="005046E1"/>
    <w:rsid w:val="00504CAC"/>
    <w:rsid w:val="00505EE5"/>
    <w:rsid w:val="00506C2E"/>
    <w:rsid w:val="00507E51"/>
    <w:rsid w:val="00510526"/>
    <w:rsid w:val="00510545"/>
    <w:rsid w:val="00513206"/>
    <w:rsid w:val="00514F4E"/>
    <w:rsid w:val="005161FB"/>
    <w:rsid w:val="00516700"/>
    <w:rsid w:val="0051694E"/>
    <w:rsid w:val="00517553"/>
    <w:rsid w:val="00520C03"/>
    <w:rsid w:val="00523AB5"/>
    <w:rsid w:val="00526086"/>
    <w:rsid w:val="00526F2C"/>
    <w:rsid w:val="0052714E"/>
    <w:rsid w:val="00527EE6"/>
    <w:rsid w:val="005322BC"/>
    <w:rsid w:val="00533F2C"/>
    <w:rsid w:val="005342B5"/>
    <w:rsid w:val="005358E7"/>
    <w:rsid w:val="0054078E"/>
    <w:rsid w:val="00541D00"/>
    <w:rsid w:val="00545128"/>
    <w:rsid w:val="005458D3"/>
    <w:rsid w:val="0054729B"/>
    <w:rsid w:val="005474A5"/>
    <w:rsid w:val="0055245F"/>
    <w:rsid w:val="00553BA7"/>
    <w:rsid w:val="00554E7F"/>
    <w:rsid w:val="005603B8"/>
    <w:rsid w:val="00562824"/>
    <w:rsid w:val="005636D1"/>
    <w:rsid w:val="00563EB2"/>
    <w:rsid w:val="00566282"/>
    <w:rsid w:val="00567AB5"/>
    <w:rsid w:val="00567B4F"/>
    <w:rsid w:val="00570204"/>
    <w:rsid w:val="00572E16"/>
    <w:rsid w:val="00573B9C"/>
    <w:rsid w:val="0057422D"/>
    <w:rsid w:val="0057432C"/>
    <w:rsid w:val="005747B2"/>
    <w:rsid w:val="0057669C"/>
    <w:rsid w:val="00577557"/>
    <w:rsid w:val="00580FDE"/>
    <w:rsid w:val="0058125D"/>
    <w:rsid w:val="00581419"/>
    <w:rsid w:val="0058151C"/>
    <w:rsid w:val="005826E9"/>
    <w:rsid w:val="005860F9"/>
    <w:rsid w:val="00590A4F"/>
    <w:rsid w:val="00590A96"/>
    <w:rsid w:val="00591222"/>
    <w:rsid w:val="005925E0"/>
    <w:rsid w:val="005933D4"/>
    <w:rsid w:val="00593B34"/>
    <w:rsid w:val="00594EEA"/>
    <w:rsid w:val="0059543A"/>
    <w:rsid w:val="00595764"/>
    <w:rsid w:val="005961CD"/>
    <w:rsid w:val="005977C3"/>
    <w:rsid w:val="00597DFD"/>
    <w:rsid w:val="005A2507"/>
    <w:rsid w:val="005A405D"/>
    <w:rsid w:val="005A5266"/>
    <w:rsid w:val="005A63BF"/>
    <w:rsid w:val="005A66AD"/>
    <w:rsid w:val="005A6E4C"/>
    <w:rsid w:val="005B4465"/>
    <w:rsid w:val="005B5557"/>
    <w:rsid w:val="005B5B6C"/>
    <w:rsid w:val="005B78A1"/>
    <w:rsid w:val="005B7BE6"/>
    <w:rsid w:val="005C3290"/>
    <w:rsid w:val="005C37C5"/>
    <w:rsid w:val="005C3A3B"/>
    <w:rsid w:val="005C4495"/>
    <w:rsid w:val="005C5357"/>
    <w:rsid w:val="005C596C"/>
    <w:rsid w:val="005C78C0"/>
    <w:rsid w:val="005D05D0"/>
    <w:rsid w:val="005D1EEF"/>
    <w:rsid w:val="005D3231"/>
    <w:rsid w:val="005D349E"/>
    <w:rsid w:val="005D39F1"/>
    <w:rsid w:val="005D3F75"/>
    <w:rsid w:val="005D590C"/>
    <w:rsid w:val="005D6B08"/>
    <w:rsid w:val="005E31BF"/>
    <w:rsid w:val="005E4489"/>
    <w:rsid w:val="005E5A62"/>
    <w:rsid w:val="005E6BD9"/>
    <w:rsid w:val="005F113D"/>
    <w:rsid w:val="005F1720"/>
    <w:rsid w:val="005F28BE"/>
    <w:rsid w:val="005F2955"/>
    <w:rsid w:val="005F311E"/>
    <w:rsid w:val="005F3ACE"/>
    <w:rsid w:val="005F3F23"/>
    <w:rsid w:val="005F5492"/>
    <w:rsid w:val="005F6601"/>
    <w:rsid w:val="00600CD2"/>
    <w:rsid w:val="00600DA3"/>
    <w:rsid w:val="00602C0D"/>
    <w:rsid w:val="00602D94"/>
    <w:rsid w:val="00604A07"/>
    <w:rsid w:val="00604C05"/>
    <w:rsid w:val="0060526F"/>
    <w:rsid w:val="00605739"/>
    <w:rsid w:val="00605BAC"/>
    <w:rsid w:val="006064C3"/>
    <w:rsid w:val="0060722E"/>
    <w:rsid w:val="00607628"/>
    <w:rsid w:val="00607DC9"/>
    <w:rsid w:val="006100F7"/>
    <w:rsid w:val="00611BAC"/>
    <w:rsid w:val="006120B9"/>
    <w:rsid w:val="0061476A"/>
    <w:rsid w:val="00614C61"/>
    <w:rsid w:val="00615CCE"/>
    <w:rsid w:val="00616790"/>
    <w:rsid w:val="00620721"/>
    <w:rsid w:val="00620963"/>
    <w:rsid w:val="00621746"/>
    <w:rsid w:val="00623D8F"/>
    <w:rsid w:val="00624D2F"/>
    <w:rsid w:val="00631773"/>
    <w:rsid w:val="00632702"/>
    <w:rsid w:val="00632999"/>
    <w:rsid w:val="00632DAB"/>
    <w:rsid w:val="006342A8"/>
    <w:rsid w:val="00634D4C"/>
    <w:rsid w:val="006353EC"/>
    <w:rsid w:val="00636981"/>
    <w:rsid w:val="0064038E"/>
    <w:rsid w:val="00640531"/>
    <w:rsid w:val="00641459"/>
    <w:rsid w:val="006431E5"/>
    <w:rsid w:val="006439DF"/>
    <w:rsid w:val="00644D89"/>
    <w:rsid w:val="00647B54"/>
    <w:rsid w:val="006515AB"/>
    <w:rsid w:val="00653A1C"/>
    <w:rsid w:val="00661009"/>
    <w:rsid w:val="006614C6"/>
    <w:rsid w:val="00663AC8"/>
    <w:rsid w:val="006651EE"/>
    <w:rsid w:val="00666477"/>
    <w:rsid w:val="0066664F"/>
    <w:rsid w:val="006714CB"/>
    <w:rsid w:val="0067213D"/>
    <w:rsid w:val="006732D6"/>
    <w:rsid w:val="0067338F"/>
    <w:rsid w:val="0067379B"/>
    <w:rsid w:val="006746F9"/>
    <w:rsid w:val="00675094"/>
    <w:rsid w:val="006751A9"/>
    <w:rsid w:val="00675865"/>
    <w:rsid w:val="00675958"/>
    <w:rsid w:val="00680128"/>
    <w:rsid w:val="00682280"/>
    <w:rsid w:val="00682F47"/>
    <w:rsid w:val="006830C8"/>
    <w:rsid w:val="00683632"/>
    <w:rsid w:val="0068419A"/>
    <w:rsid w:val="00684935"/>
    <w:rsid w:val="00684ECB"/>
    <w:rsid w:val="006851F1"/>
    <w:rsid w:val="00686979"/>
    <w:rsid w:val="006872AA"/>
    <w:rsid w:val="00687C33"/>
    <w:rsid w:val="00690A12"/>
    <w:rsid w:val="00690CFB"/>
    <w:rsid w:val="00691D3C"/>
    <w:rsid w:val="00692F65"/>
    <w:rsid w:val="0069434C"/>
    <w:rsid w:val="006958ED"/>
    <w:rsid w:val="0069599A"/>
    <w:rsid w:val="0069623B"/>
    <w:rsid w:val="0069703A"/>
    <w:rsid w:val="006A0FA4"/>
    <w:rsid w:val="006A1236"/>
    <w:rsid w:val="006A56EC"/>
    <w:rsid w:val="006A5BEC"/>
    <w:rsid w:val="006A5CB5"/>
    <w:rsid w:val="006A5DC1"/>
    <w:rsid w:val="006A6923"/>
    <w:rsid w:val="006A7037"/>
    <w:rsid w:val="006A7C7F"/>
    <w:rsid w:val="006B1341"/>
    <w:rsid w:val="006B5DD2"/>
    <w:rsid w:val="006B7E3C"/>
    <w:rsid w:val="006C0BE7"/>
    <w:rsid w:val="006C1A76"/>
    <w:rsid w:val="006C1AF3"/>
    <w:rsid w:val="006C3E1B"/>
    <w:rsid w:val="006C55E0"/>
    <w:rsid w:val="006D0F3D"/>
    <w:rsid w:val="006D237C"/>
    <w:rsid w:val="006E199A"/>
    <w:rsid w:val="006E34DC"/>
    <w:rsid w:val="006E3644"/>
    <w:rsid w:val="006E3BA1"/>
    <w:rsid w:val="006E4688"/>
    <w:rsid w:val="006E6807"/>
    <w:rsid w:val="006E691D"/>
    <w:rsid w:val="006E7846"/>
    <w:rsid w:val="006E79F1"/>
    <w:rsid w:val="006F0397"/>
    <w:rsid w:val="006F1BF1"/>
    <w:rsid w:val="006F45ED"/>
    <w:rsid w:val="006F4832"/>
    <w:rsid w:val="006F4953"/>
    <w:rsid w:val="006F4C63"/>
    <w:rsid w:val="006F65C4"/>
    <w:rsid w:val="00700B13"/>
    <w:rsid w:val="00704666"/>
    <w:rsid w:val="00704D6F"/>
    <w:rsid w:val="00704E0E"/>
    <w:rsid w:val="00706473"/>
    <w:rsid w:val="00706C23"/>
    <w:rsid w:val="007072F7"/>
    <w:rsid w:val="00711E58"/>
    <w:rsid w:val="00711F90"/>
    <w:rsid w:val="0071249C"/>
    <w:rsid w:val="0071332C"/>
    <w:rsid w:val="00713F98"/>
    <w:rsid w:val="0071433A"/>
    <w:rsid w:val="0071452B"/>
    <w:rsid w:val="00716BA4"/>
    <w:rsid w:val="0071759F"/>
    <w:rsid w:val="00717A56"/>
    <w:rsid w:val="00717C38"/>
    <w:rsid w:val="007203FA"/>
    <w:rsid w:val="007231F5"/>
    <w:rsid w:val="007237F0"/>
    <w:rsid w:val="00723C2D"/>
    <w:rsid w:val="007251FD"/>
    <w:rsid w:val="00725A60"/>
    <w:rsid w:val="00725E03"/>
    <w:rsid w:val="00734634"/>
    <w:rsid w:val="00735A2A"/>
    <w:rsid w:val="0073643C"/>
    <w:rsid w:val="007368D3"/>
    <w:rsid w:val="007377C8"/>
    <w:rsid w:val="00740150"/>
    <w:rsid w:val="00740B0D"/>
    <w:rsid w:val="0074122F"/>
    <w:rsid w:val="00741D18"/>
    <w:rsid w:val="0074746C"/>
    <w:rsid w:val="00747DA8"/>
    <w:rsid w:val="00747F0E"/>
    <w:rsid w:val="00751D4C"/>
    <w:rsid w:val="00753C4F"/>
    <w:rsid w:val="007540A6"/>
    <w:rsid w:val="00754518"/>
    <w:rsid w:val="007545E3"/>
    <w:rsid w:val="0075465E"/>
    <w:rsid w:val="00757319"/>
    <w:rsid w:val="00757986"/>
    <w:rsid w:val="0076338C"/>
    <w:rsid w:val="00766517"/>
    <w:rsid w:val="0077072A"/>
    <w:rsid w:val="007715F4"/>
    <w:rsid w:val="007725A3"/>
    <w:rsid w:val="00773096"/>
    <w:rsid w:val="0077316C"/>
    <w:rsid w:val="007773AF"/>
    <w:rsid w:val="00784826"/>
    <w:rsid w:val="00786949"/>
    <w:rsid w:val="00786C33"/>
    <w:rsid w:val="007918DB"/>
    <w:rsid w:val="00795509"/>
    <w:rsid w:val="007A1759"/>
    <w:rsid w:val="007A22C1"/>
    <w:rsid w:val="007A32A5"/>
    <w:rsid w:val="007A39A6"/>
    <w:rsid w:val="007A4189"/>
    <w:rsid w:val="007A4438"/>
    <w:rsid w:val="007A46B0"/>
    <w:rsid w:val="007A6AE4"/>
    <w:rsid w:val="007B10E8"/>
    <w:rsid w:val="007B113F"/>
    <w:rsid w:val="007B4615"/>
    <w:rsid w:val="007B467F"/>
    <w:rsid w:val="007B5CAC"/>
    <w:rsid w:val="007B7844"/>
    <w:rsid w:val="007B7C26"/>
    <w:rsid w:val="007C022F"/>
    <w:rsid w:val="007C02E9"/>
    <w:rsid w:val="007C07C0"/>
    <w:rsid w:val="007C2837"/>
    <w:rsid w:val="007C3504"/>
    <w:rsid w:val="007C3AE0"/>
    <w:rsid w:val="007C7126"/>
    <w:rsid w:val="007C7420"/>
    <w:rsid w:val="007C78A0"/>
    <w:rsid w:val="007D05D9"/>
    <w:rsid w:val="007D0A70"/>
    <w:rsid w:val="007D22B3"/>
    <w:rsid w:val="007D2EA3"/>
    <w:rsid w:val="007D429F"/>
    <w:rsid w:val="007D460B"/>
    <w:rsid w:val="007D4DDA"/>
    <w:rsid w:val="007D539A"/>
    <w:rsid w:val="007D5D2A"/>
    <w:rsid w:val="007D632A"/>
    <w:rsid w:val="007D63CC"/>
    <w:rsid w:val="007D652F"/>
    <w:rsid w:val="007D694E"/>
    <w:rsid w:val="007D7F7A"/>
    <w:rsid w:val="007E213F"/>
    <w:rsid w:val="007E31F8"/>
    <w:rsid w:val="007E5562"/>
    <w:rsid w:val="007E7ED7"/>
    <w:rsid w:val="007F21ED"/>
    <w:rsid w:val="007F4CAA"/>
    <w:rsid w:val="007F7A59"/>
    <w:rsid w:val="008002A7"/>
    <w:rsid w:val="00804B4D"/>
    <w:rsid w:val="00804BC4"/>
    <w:rsid w:val="0080570D"/>
    <w:rsid w:val="00805D21"/>
    <w:rsid w:val="008071FA"/>
    <w:rsid w:val="008073D7"/>
    <w:rsid w:val="0081111F"/>
    <w:rsid w:val="00815386"/>
    <w:rsid w:val="00815574"/>
    <w:rsid w:val="00815AD7"/>
    <w:rsid w:val="00815C52"/>
    <w:rsid w:val="008204E7"/>
    <w:rsid w:val="00820E6C"/>
    <w:rsid w:val="008267B6"/>
    <w:rsid w:val="00831135"/>
    <w:rsid w:val="00831BF7"/>
    <w:rsid w:val="008321D5"/>
    <w:rsid w:val="0083296A"/>
    <w:rsid w:val="00832E67"/>
    <w:rsid w:val="00833E90"/>
    <w:rsid w:val="008348FB"/>
    <w:rsid w:val="00836F7F"/>
    <w:rsid w:val="008375B0"/>
    <w:rsid w:val="008407EF"/>
    <w:rsid w:val="008422A2"/>
    <w:rsid w:val="00842563"/>
    <w:rsid w:val="00843290"/>
    <w:rsid w:val="00844274"/>
    <w:rsid w:val="008449ED"/>
    <w:rsid w:val="008452C7"/>
    <w:rsid w:val="00845EF4"/>
    <w:rsid w:val="008465FC"/>
    <w:rsid w:val="00846A38"/>
    <w:rsid w:val="00846BF2"/>
    <w:rsid w:val="00847328"/>
    <w:rsid w:val="00847460"/>
    <w:rsid w:val="00851F17"/>
    <w:rsid w:val="00852187"/>
    <w:rsid w:val="00852AE0"/>
    <w:rsid w:val="00855018"/>
    <w:rsid w:val="0085572C"/>
    <w:rsid w:val="00856F99"/>
    <w:rsid w:val="0085758F"/>
    <w:rsid w:val="008626AF"/>
    <w:rsid w:val="0086292D"/>
    <w:rsid w:val="00862D1A"/>
    <w:rsid w:val="00862E74"/>
    <w:rsid w:val="0086360D"/>
    <w:rsid w:val="0086545E"/>
    <w:rsid w:val="00866467"/>
    <w:rsid w:val="008664F8"/>
    <w:rsid w:val="00867663"/>
    <w:rsid w:val="00867868"/>
    <w:rsid w:val="00871970"/>
    <w:rsid w:val="008721BA"/>
    <w:rsid w:val="0087521A"/>
    <w:rsid w:val="00875F95"/>
    <w:rsid w:val="008768D3"/>
    <w:rsid w:val="00876C77"/>
    <w:rsid w:val="0087709E"/>
    <w:rsid w:val="00881095"/>
    <w:rsid w:val="00881418"/>
    <w:rsid w:val="0088230A"/>
    <w:rsid w:val="008836B8"/>
    <w:rsid w:val="00884DF0"/>
    <w:rsid w:val="00885669"/>
    <w:rsid w:val="00887563"/>
    <w:rsid w:val="00890613"/>
    <w:rsid w:val="008911C7"/>
    <w:rsid w:val="0089146E"/>
    <w:rsid w:val="008924D2"/>
    <w:rsid w:val="0089259D"/>
    <w:rsid w:val="008938F5"/>
    <w:rsid w:val="00894028"/>
    <w:rsid w:val="008952F1"/>
    <w:rsid w:val="00896EFF"/>
    <w:rsid w:val="008A0363"/>
    <w:rsid w:val="008A11F7"/>
    <w:rsid w:val="008A2871"/>
    <w:rsid w:val="008A35CB"/>
    <w:rsid w:val="008A37E4"/>
    <w:rsid w:val="008B2E79"/>
    <w:rsid w:val="008B747B"/>
    <w:rsid w:val="008C080A"/>
    <w:rsid w:val="008C290B"/>
    <w:rsid w:val="008C2B71"/>
    <w:rsid w:val="008C343A"/>
    <w:rsid w:val="008C3685"/>
    <w:rsid w:val="008C3A8D"/>
    <w:rsid w:val="008C440B"/>
    <w:rsid w:val="008C5588"/>
    <w:rsid w:val="008C66E1"/>
    <w:rsid w:val="008C6841"/>
    <w:rsid w:val="008C6B45"/>
    <w:rsid w:val="008C78C6"/>
    <w:rsid w:val="008D00DD"/>
    <w:rsid w:val="008D3F8B"/>
    <w:rsid w:val="008D59DE"/>
    <w:rsid w:val="008D5AC7"/>
    <w:rsid w:val="008D5FB9"/>
    <w:rsid w:val="008D6CF9"/>
    <w:rsid w:val="008D7765"/>
    <w:rsid w:val="008E0601"/>
    <w:rsid w:val="008E0E26"/>
    <w:rsid w:val="008E1D0B"/>
    <w:rsid w:val="008E2758"/>
    <w:rsid w:val="008E3127"/>
    <w:rsid w:val="008E4DD6"/>
    <w:rsid w:val="008E6220"/>
    <w:rsid w:val="008F03E2"/>
    <w:rsid w:val="008F1352"/>
    <w:rsid w:val="008F18C0"/>
    <w:rsid w:val="008F30D9"/>
    <w:rsid w:val="008F78B2"/>
    <w:rsid w:val="00900A14"/>
    <w:rsid w:val="00902F4F"/>
    <w:rsid w:val="00903CCE"/>
    <w:rsid w:val="00903FE5"/>
    <w:rsid w:val="00905DC1"/>
    <w:rsid w:val="0090674B"/>
    <w:rsid w:val="00910351"/>
    <w:rsid w:val="009106E4"/>
    <w:rsid w:val="009143CF"/>
    <w:rsid w:val="00915583"/>
    <w:rsid w:val="009212D2"/>
    <w:rsid w:val="009227AA"/>
    <w:rsid w:val="00922914"/>
    <w:rsid w:val="0092363A"/>
    <w:rsid w:val="00925780"/>
    <w:rsid w:val="0092670E"/>
    <w:rsid w:val="00926CA4"/>
    <w:rsid w:val="0092739F"/>
    <w:rsid w:val="009278B2"/>
    <w:rsid w:val="009279BE"/>
    <w:rsid w:val="009301E8"/>
    <w:rsid w:val="00931BF8"/>
    <w:rsid w:val="00934056"/>
    <w:rsid w:val="0093531A"/>
    <w:rsid w:val="00937BE7"/>
    <w:rsid w:val="0094017B"/>
    <w:rsid w:val="00941717"/>
    <w:rsid w:val="00942ECC"/>
    <w:rsid w:val="009437E0"/>
    <w:rsid w:val="00944964"/>
    <w:rsid w:val="00945438"/>
    <w:rsid w:val="00945B1C"/>
    <w:rsid w:val="009477BA"/>
    <w:rsid w:val="00950D08"/>
    <w:rsid w:val="00952956"/>
    <w:rsid w:val="00952D78"/>
    <w:rsid w:val="00954976"/>
    <w:rsid w:val="009601E3"/>
    <w:rsid w:val="0096107B"/>
    <w:rsid w:val="00963890"/>
    <w:rsid w:val="00965CC8"/>
    <w:rsid w:val="00965E22"/>
    <w:rsid w:val="0096680B"/>
    <w:rsid w:val="009674D8"/>
    <w:rsid w:val="00971E28"/>
    <w:rsid w:val="00971EBA"/>
    <w:rsid w:val="00972B10"/>
    <w:rsid w:val="00973908"/>
    <w:rsid w:val="00975271"/>
    <w:rsid w:val="00976EAC"/>
    <w:rsid w:val="009778E9"/>
    <w:rsid w:val="00980BDD"/>
    <w:rsid w:val="00981FF2"/>
    <w:rsid w:val="00984169"/>
    <w:rsid w:val="009846FA"/>
    <w:rsid w:val="00992B00"/>
    <w:rsid w:val="00994676"/>
    <w:rsid w:val="00996873"/>
    <w:rsid w:val="009A0942"/>
    <w:rsid w:val="009A4CC3"/>
    <w:rsid w:val="009A5EC0"/>
    <w:rsid w:val="009B47B4"/>
    <w:rsid w:val="009B585A"/>
    <w:rsid w:val="009B5AED"/>
    <w:rsid w:val="009B5C8A"/>
    <w:rsid w:val="009B6D10"/>
    <w:rsid w:val="009C03BA"/>
    <w:rsid w:val="009C0AC4"/>
    <w:rsid w:val="009C0DC4"/>
    <w:rsid w:val="009C20B3"/>
    <w:rsid w:val="009C279A"/>
    <w:rsid w:val="009C7B75"/>
    <w:rsid w:val="009D1147"/>
    <w:rsid w:val="009D1413"/>
    <w:rsid w:val="009D3245"/>
    <w:rsid w:val="009D4C2F"/>
    <w:rsid w:val="009D5439"/>
    <w:rsid w:val="009D54DC"/>
    <w:rsid w:val="009D581D"/>
    <w:rsid w:val="009D6E78"/>
    <w:rsid w:val="009E17B3"/>
    <w:rsid w:val="009E28B8"/>
    <w:rsid w:val="009E2FD2"/>
    <w:rsid w:val="009E7277"/>
    <w:rsid w:val="009F036B"/>
    <w:rsid w:val="009F0C6C"/>
    <w:rsid w:val="009F1ED0"/>
    <w:rsid w:val="009F291B"/>
    <w:rsid w:val="009F3183"/>
    <w:rsid w:val="009F6C96"/>
    <w:rsid w:val="009F72E0"/>
    <w:rsid w:val="009F7A25"/>
    <w:rsid w:val="009F7FD9"/>
    <w:rsid w:val="00A003DD"/>
    <w:rsid w:val="00A01B11"/>
    <w:rsid w:val="00A042BA"/>
    <w:rsid w:val="00A0435A"/>
    <w:rsid w:val="00A04817"/>
    <w:rsid w:val="00A04AB2"/>
    <w:rsid w:val="00A0544C"/>
    <w:rsid w:val="00A06949"/>
    <w:rsid w:val="00A06B04"/>
    <w:rsid w:val="00A06F6F"/>
    <w:rsid w:val="00A07721"/>
    <w:rsid w:val="00A07743"/>
    <w:rsid w:val="00A103CB"/>
    <w:rsid w:val="00A13C31"/>
    <w:rsid w:val="00A154F9"/>
    <w:rsid w:val="00A16837"/>
    <w:rsid w:val="00A17143"/>
    <w:rsid w:val="00A171A4"/>
    <w:rsid w:val="00A17BF5"/>
    <w:rsid w:val="00A23166"/>
    <w:rsid w:val="00A23D0B"/>
    <w:rsid w:val="00A24D47"/>
    <w:rsid w:val="00A26883"/>
    <w:rsid w:val="00A27C53"/>
    <w:rsid w:val="00A3076A"/>
    <w:rsid w:val="00A32FDC"/>
    <w:rsid w:val="00A36C74"/>
    <w:rsid w:val="00A36C86"/>
    <w:rsid w:val="00A370E7"/>
    <w:rsid w:val="00A37BCB"/>
    <w:rsid w:val="00A4033A"/>
    <w:rsid w:val="00A407E3"/>
    <w:rsid w:val="00A40D6E"/>
    <w:rsid w:val="00A4201C"/>
    <w:rsid w:val="00A426DB"/>
    <w:rsid w:val="00A43281"/>
    <w:rsid w:val="00A43A5D"/>
    <w:rsid w:val="00A43B3B"/>
    <w:rsid w:val="00A43D2B"/>
    <w:rsid w:val="00A4442C"/>
    <w:rsid w:val="00A4535D"/>
    <w:rsid w:val="00A45875"/>
    <w:rsid w:val="00A45917"/>
    <w:rsid w:val="00A525D4"/>
    <w:rsid w:val="00A53844"/>
    <w:rsid w:val="00A5717B"/>
    <w:rsid w:val="00A60F64"/>
    <w:rsid w:val="00A61421"/>
    <w:rsid w:val="00A635DF"/>
    <w:rsid w:val="00A647E0"/>
    <w:rsid w:val="00A64842"/>
    <w:rsid w:val="00A64DFB"/>
    <w:rsid w:val="00A650BD"/>
    <w:rsid w:val="00A669CD"/>
    <w:rsid w:val="00A67642"/>
    <w:rsid w:val="00A71EC9"/>
    <w:rsid w:val="00A7407B"/>
    <w:rsid w:val="00A74EBC"/>
    <w:rsid w:val="00A76E47"/>
    <w:rsid w:val="00A80F3E"/>
    <w:rsid w:val="00A8266E"/>
    <w:rsid w:val="00A82A04"/>
    <w:rsid w:val="00A82E17"/>
    <w:rsid w:val="00A8331E"/>
    <w:rsid w:val="00A850C1"/>
    <w:rsid w:val="00A86662"/>
    <w:rsid w:val="00A902D0"/>
    <w:rsid w:val="00A909B6"/>
    <w:rsid w:val="00A915B2"/>
    <w:rsid w:val="00A94600"/>
    <w:rsid w:val="00A9478F"/>
    <w:rsid w:val="00A947AF"/>
    <w:rsid w:val="00A9579E"/>
    <w:rsid w:val="00AA33A0"/>
    <w:rsid w:val="00AA3D84"/>
    <w:rsid w:val="00AA6DC0"/>
    <w:rsid w:val="00AA6F92"/>
    <w:rsid w:val="00AA703A"/>
    <w:rsid w:val="00AA7490"/>
    <w:rsid w:val="00AB1063"/>
    <w:rsid w:val="00AB1B77"/>
    <w:rsid w:val="00AB2A85"/>
    <w:rsid w:val="00AB3D14"/>
    <w:rsid w:val="00AB4762"/>
    <w:rsid w:val="00AB56A5"/>
    <w:rsid w:val="00AB6009"/>
    <w:rsid w:val="00AB7308"/>
    <w:rsid w:val="00AB7AFD"/>
    <w:rsid w:val="00AC06E4"/>
    <w:rsid w:val="00AC1115"/>
    <w:rsid w:val="00AC12D2"/>
    <w:rsid w:val="00AC1E73"/>
    <w:rsid w:val="00AC20DA"/>
    <w:rsid w:val="00AC3955"/>
    <w:rsid w:val="00AC3B24"/>
    <w:rsid w:val="00AC4D6C"/>
    <w:rsid w:val="00AC4E0A"/>
    <w:rsid w:val="00AC5C94"/>
    <w:rsid w:val="00AC7C24"/>
    <w:rsid w:val="00AD07B0"/>
    <w:rsid w:val="00AD0B02"/>
    <w:rsid w:val="00AD2DB4"/>
    <w:rsid w:val="00AD435C"/>
    <w:rsid w:val="00AD5B78"/>
    <w:rsid w:val="00AD5F1D"/>
    <w:rsid w:val="00AD7AA4"/>
    <w:rsid w:val="00AE0B2F"/>
    <w:rsid w:val="00AE0C2D"/>
    <w:rsid w:val="00AE10C9"/>
    <w:rsid w:val="00AE2662"/>
    <w:rsid w:val="00AE3200"/>
    <w:rsid w:val="00AE403B"/>
    <w:rsid w:val="00AE433E"/>
    <w:rsid w:val="00AE5EBF"/>
    <w:rsid w:val="00AF0773"/>
    <w:rsid w:val="00AF2B63"/>
    <w:rsid w:val="00AF2E6B"/>
    <w:rsid w:val="00AF39E9"/>
    <w:rsid w:val="00AF6ED0"/>
    <w:rsid w:val="00B00479"/>
    <w:rsid w:val="00B00B3F"/>
    <w:rsid w:val="00B01243"/>
    <w:rsid w:val="00B01FB4"/>
    <w:rsid w:val="00B026AD"/>
    <w:rsid w:val="00B02D57"/>
    <w:rsid w:val="00B02F85"/>
    <w:rsid w:val="00B0361E"/>
    <w:rsid w:val="00B03825"/>
    <w:rsid w:val="00B04693"/>
    <w:rsid w:val="00B053BF"/>
    <w:rsid w:val="00B05625"/>
    <w:rsid w:val="00B05F0C"/>
    <w:rsid w:val="00B06341"/>
    <w:rsid w:val="00B0688E"/>
    <w:rsid w:val="00B06C4A"/>
    <w:rsid w:val="00B11361"/>
    <w:rsid w:val="00B1294A"/>
    <w:rsid w:val="00B137BD"/>
    <w:rsid w:val="00B13914"/>
    <w:rsid w:val="00B15517"/>
    <w:rsid w:val="00B15DEB"/>
    <w:rsid w:val="00B16591"/>
    <w:rsid w:val="00B20088"/>
    <w:rsid w:val="00B20DCB"/>
    <w:rsid w:val="00B21828"/>
    <w:rsid w:val="00B23A3B"/>
    <w:rsid w:val="00B24407"/>
    <w:rsid w:val="00B256D0"/>
    <w:rsid w:val="00B2605C"/>
    <w:rsid w:val="00B266E9"/>
    <w:rsid w:val="00B272A1"/>
    <w:rsid w:val="00B27F08"/>
    <w:rsid w:val="00B303AD"/>
    <w:rsid w:val="00B3152A"/>
    <w:rsid w:val="00B34AB8"/>
    <w:rsid w:val="00B34C98"/>
    <w:rsid w:val="00B3602F"/>
    <w:rsid w:val="00B367A7"/>
    <w:rsid w:val="00B37872"/>
    <w:rsid w:val="00B40904"/>
    <w:rsid w:val="00B409E5"/>
    <w:rsid w:val="00B4120B"/>
    <w:rsid w:val="00B41595"/>
    <w:rsid w:val="00B42DAD"/>
    <w:rsid w:val="00B43D08"/>
    <w:rsid w:val="00B43F5E"/>
    <w:rsid w:val="00B4563A"/>
    <w:rsid w:val="00B45BEE"/>
    <w:rsid w:val="00B4623E"/>
    <w:rsid w:val="00B47D92"/>
    <w:rsid w:val="00B51C12"/>
    <w:rsid w:val="00B526CF"/>
    <w:rsid w:val="00B52AA1"/>
    <w:rsid w:val="00B535DB"/>
    <w:rsid w:val="00B53618"/>
    <w:rsid w:val="00B5558B"/>
    <w:rsid w:val="00B5664E"/>
    <w:rsid w:val="00B56973"/>
    <w:rsid w:val="00B57BC4"/>
    <w:rsid w:val="00B60522"/>
    <w:rsid w:val="00B63414"/>
    <w:rsid w:val="00B643BE"/>
    <w:rsid w:val="00B70509"/>
    <w:rsid w:val="00B7067F"/>
    <w:rsid w:val="00B71D53"/>
    <w:rsid w:val="00B72E27"/>
    <w:rsid w:val="00B72E33"/>
    <w:rsid w:val="00B73DF1"/>
    <w:rsid w:val="00B747DD"/>
    <w:rsid w:val="00B7522B"/>
    <w:rsid w:val="00B761E5"/>
    <w:rsid w:val="00B7757C"/>
    <w:rsid w:val="00B77A1E"/>
    <w:rsid w:val="00B77A7A"/>
    <w:rsid w:val="00B80229"/>
    <w:rsid w:val="00B80307"/>
    <w:rsid w:val="00B80F16"/>
    <w:rsid w:val="00B81BC8"/>
    <w:rsid w:val="00B823BF"/>
    <w:rsid w:val="00B83F1E"/>
    <w:rsid w:val="00B85446"/>
    <w:rsid w:val="00B866CA"/>
    <w:rsid w:val="00B86D52"/>
    <w:rsid w:val="00B8787B"/>
    <w:rsid w:val="00B90374"/>
    <w:rsid w:val="00B905E7"/>
    <w:rsid w:val="00B91E08"/>
    <w:rsid w:val="00B936CD"/>
    <w:rsid w:val="00B943E0"/>
    <w:rsid w:val="00B94D29"/>
    <w:rsid w:val="00B9517E"/>
    <w:rsid w:val="00B962F7"/>
    <w:rsid w:val="00B9723A"/>
    <w:rsid w:val="00B97FF4"/>
    <w:rsid w:val="00BA07FD"/>
    <w:rsid w:val="00BA20D2"/>
    <w:rsid w:val="00BA4CE6"/>
    <w:rsid w:val="00BA7386"/>
    <w:rsid w:val="00BB0A77"/>
    <w:rsid w:val="00BB0C0B"/>
    <w:rsid w:val="00BB18D7"/>
    <w:rsid w:val="00BB1926"/>
    <w:rsid w:val="00BB1DED"/>
    <w:rsid w:val="00BB2D3C"/>
    <w:rsid w:val="00BB3CA1"/>
    <w:rsid w:val="00BB5E58"/>
    <w:rsid w:val="00BB6314"/>
    <w:rsid w:val="00BB641D"/>
    <w:rsid w:val="00BB646E"/>
    <w:rsid w:val="00BB6576"/>
    <w:rsid w:val="00BB72D5"/>
    <w:rsid w:val="00BC1F40"/>
    <w:rsid w:val="00BC32EC"/>
    <w:rsid w:val="00BC33C7"/>
    <w:rsid w:val="00BC3875"/>
    <w:rsid w:val="00BC544B"/>
    <w:rsid w:val="00BC75CC"/>
    <w:rsid w:val="00BC778C"/>
    <w:rsid w:val="00BC7A5A"/>
    <w:rsid w:val="00BD361C"/>
    <w:rsid w:val="00BD422B"/>
    <w:rsid w:val="00BD493F"/>
    <w:rsid w:val="00BD4B8B"/>
    <w:rsid w:val="00BD6605"/>
    <w:rsid w:val="00BD6DF2"/>
    <w:rsid w:val="00BD79C1"/>
    <w:rsid w:val="00BD7FD4"/>
    <w:rsid w:val="00BE0431"/>
    <w:rsid w:val="00BE04F4"/>
    <w:rsid w:val="00BE1226"/>
    <w:rsid w:val="00BE29C2"/>
    <w:rsid w:val="00BE47DA"/>
    <w:rsid w:val="00BE5883"/>
    <w:rsid w:val="00BE618F"/>
    <w:rsid w:val="00BE6196"/>
    <w:rsid w:val="00BE7BE7"/>
    <w:rsid w:val="00BF05CC"/>
    <w:rsid w:val="00BF26A7"/>
    <w:rsid w:val="00BF501E"/>
    <w:rsid w:val="00BF72A0"/>
    <w:rsid w:val="00BF7E34"/>
    <w:rsid w:val="00C010CD"/>
    <w:rsid w:val="00C01B81"/>
    <w:rsid w:val="00C02084"/>
    <w:rsid w:val="00C02338"/>
    <w:rsid w:val="00C038F3"/>
    <w:rsid w:val="00C03C74"/>
    <w:rsid w:val="00C043D9"/>
    <w:rsid w:val="00C046A8"/>
    <w:rsid w:val="00C04704"/>
    <w:rsid w:val="00C06F36"/>
    <w:rsid w:val="00C072EC"/>
    <w:rsid w:val="00C11122"/>
    <w:rsid w:val="00C11B61"/>
    <w:rsid w:val="00C120EA"/>
    <w:rsid w:val="00C131C6"/>
    <w:rsid w:val="00C14C06"/>
    <w:rsid w:val="00C14C35"/>
    <w:rsid w:val="00C15685"/>
    <w:rsid w:val="00C1739C"/>
    <w:rsid w:val="00C17B12"/>
    <w:rsid w:val="00C17D85"/>
    <w:rsid w:val="00C218F5"/>
    <w:rsid w:val="00C24334"/>
    <w:rsid w:val="00C2586F"/>
    <w:rsid w:val="00C3028A"/>
    <w:rsid w:val="00C322FC"/>
    <w:rsid w:val="00C33DF6"/>
    <w:rsid w:val="00C34365"/>
    <w:rsid w:val="00C413E1"/>
    <w:rsid w:val="00C41915"/>
    <w:rsid w:val="00C42871"/>
    <w:rsid w:val="00C43AAE"/>
    <w:rsid w:val="00C44C21"/>
    <w:rsid w:val="00C45CCA"/>
    <w:rsid w:val="00C50602"/>
    <w:rsid w:val="00C53807"/>
    <w:rsid w:val="00C53D06"/>
    <w:rsid w:val="00C547D7"/>
    <w:rsid w:val="00C57500"/>
    <w:rsid w:val="00C57719"/>
    <w:rsid w:val="00C577A5"/>
    <w:rsid w:val="00C61926"/>
    <w:rsid w:val="00C643D5"/>
    <w:rsid w:val="00C64949"/>
    <w:rsid w:val="00C657CE"/>
    <w:rsid w:val="00C65AF6"/>
    <w:rsid w:val="00C65CD7"/>
    <w:rsid w:val="00C729ED"/>
    <w:rsid w:val="00C730D1"/>
    <w:rsid w:val="00C745A7"/>
    <w:rsid w:val="00C74F77"/>
    <w:rsid w:val="00C75CBE"/>
    <w:rsid w:val="00C76E34"/>
    <w:rsid w:val="00C77216"/>
    <w:rsid w:val="00C7748C"/>
    <w:rsid w:val="00C80434"/>
    <w:rsid w:val="00C81445"/>
    <w:rsid w:val="00C818FA"/>
    <w:rsid w:val="00C82369"/>
    <w:rsid w:val="00C828AD"/>
    <w:rsid w:val="00C82AA6"/>
    <w:rsid w:val="00C82BD4"/>
    <w:rsid w:val="00C84AC3"/>
    <w:rsid w:val="00C857E1"/>
    <w:rsid w:val="00C8631F"/>
    <w:rsid w:val="00C873D2"/>
    <w:rsid w:val="00C91F08"/>
    <w:rsid w:val="00C959C5"/>
    <w:rsid w:val="00C95C71"/>
    <w:rsid w:val="00CA05D4"/>
    <w:rsid w:val="00CA2244"/>
    <w:rsid w:val="00CA33C4"/>
    <w:rsid w:val="00CA3850"/>
    <w:rsid w:val="00CA38FC"/>
    <w:rsid w:val="00CA396B"/>
    <w:rsid w:val="00CA5088"/>
    <w:rsid w:val="00CA50D3"/>
    <w:rsid w:val="00CA52C3"/>
    <w:rsid w:val="00CA585B"/>
    <w:rsid w:val="00CB1C4B"/>
    <w:rsid w:val="00CB50D0"/>
    <w:rsid w:val="00CB5883"/>
    <w:rsid w:val="00CB5917"/>
    <w:rsid w:val="00CB6196"/>
    <w:rsid w:val="00CC09FA"/>
    <w:rsid w:val="00CC27D7"/>
    <w:rsid w:val="00CC3F4B"/>
    <w:rsid w:val="00CC42DB"/>
    <w:rsid w:val="00CC4B69"/>
    <w:rsid w:val="00CC5DDD"/>
    <w:rsid w:val="00CC614A"/>
    <w:rsid w:val="00CC6C55"/>
    <w:rsid w:val="00CC771D"/>
    <w:rsid w:val="00CC7C02"/>
    <w:rsid w:val="00CD054D"/>
    <w:rsid w:val="00CD3A09"/>
    <w:rsid w:val="00CD7B66"/>
    <w:rsid w:val="00CD7C15"/>
    <w:rsid w:val="00CD7ED6"/>
    <w:rsid w:val="00CE0E1C"/>
    <w:rsid w:val="00CE10C2"/>
    <w:rsid w:val="00CE1489"/>
    <w:rsid w:val="00CE30A2"/>
    <w:rsid w:val="00CE37B9"/>
    <w:rsid w:val="00CE4321"/>
    <w:rsid w:val="00CE4970"/>
    <w:rsid w:val="00CF173C"/>
    <w:rsid w:val="00CF2A2F"/>
    <w:rsid w:val="00CF2CC4"/>
    <w:rsid w:val="00CF358F"/>
    <w:rsid w:val="00CF3971"/>
    <w:rsid w:val="00CF6611"/>
    <w:rsid w:val="00D00363"/>
    <w:rsid w:val="00D04225"/>
    <w:rsid w:val="00D07177"/>
    <w:rsid w:val="00D0738C"/>
    <w:rsid w:val="00D109A8"/>
    <w:rsid w:val="00D121EE"/>
    <w:rsid w:val="00D12E05"/>
    <w:rsid w:val="00D13190"/>
    <w:rsid w:val="00D16AF7"/>
    <w:rsid w:val="00D179BE"/>
    <w:rsid w:val="00D21C88"/>
    <w:rsid w:val="00D221BD"/>
    <w:rsid w:val="00D241E9"/>
    <w:rsid w:val="00D24F9B"/>
    <w:rsid w:val="00D26108"/>
    <w:rsid w:val="00D2657C"/>
    <w:rsid w:val="00D26AB1"/>
    <w:rsid w:val="00D26CA6"/>
    <w:rsid w:val="00D30E24"/>
    <w:rsid w:val="00D31A8D"/>
    <w:rsid w:val="00D31CFA"/>
    <w:rsid w:val="00D32228"/>
    <w:rsid w:val="00D32249"/>
    <w:rsid w:val="00D32414"/>
    <w:rsid w:val="00D32CBC"/>
    <w:rsid w:val="00D333B3"/>
    <w:rsid w:val="00D3367F"/>
    <w:rsid w:val="00D3479C"/>
    <w:rsid w:val="00D3570A"/>
    <w:rsid w:val="00D37304"/>
    <w:rsid w:val="00D376B5"/>
    <w:rsid w:val="00D40A8F"/>
    <w:rsid w:val="00D41572"/>
    <w:rsid w:val="00D43FD6"/>
    <w:rsid w:val="00D443AA"/>
    <w:rsid w:val="00D4740F"/>
    <w:rsid w:val="00D47D1E"/>
    <w:rsid w:val="00D5044E"/>
    <w:rsid w:val="00D5068D"/>
    <w:rsid w:val="00D50C1C"/>
    <w:rsid w:val="00D5130E"/>
    <w:rsid w:val="00D518F4"/>
    <w:rsid w:val="00D53412"/>
    <w:rsid w:val="00D5467F"/>
    <w:rsid w:val="00D54F54"/>
    <w:rsid w:val="00D54FF7"/>
    <w:rsid w:val="00D57225"/>
    <w:rsid w:val="00D63D99"/>
    <w:rsid w:val="00D64231"/>
    <w:rsid w:val="00D65F19"/>
    <w:rsid w:val="00D65F62"/>
    <w:rsid w:val="00D6614A"/>
    <w:rsid w:val="00D70B30"/>
    <w:rsid w:val="00D726BF"/>
    <w:rsid w:val="00D72B16"/>
    <w:rsid w:val="00D72B4A"/>
    <w:rsid w:val="00D73F77"/>
    <w:rsid w:val="00D7475F"/>
    <w:rsid w:val="00D75574"/>
    <w:rsid w:val="00D7571D"/>
    <w:rsid w:val="00D76112"/>
    <w:rsid w:val="00D772CE"/>
    <w:rsid w:val="00D802ED"/>
    <w:rsid w:val="00D8078C"/>
    <w:rsid w:val="00D81037"/>
    <w:rsid w:val="00D812BE"/>
    <w:rsid w:val="00D83F9B"/>
    <w:rsid w:val="00D86E0F"/>
    <w:rsid w:val="00D928A6"/>
    <w:rsid w:val="00D92DB7"/>
    <w:rsid w:val="00D92F77"/>
    <w:rsid w:val="00D94067"/>
    <w:rsid w:val="00D9532F"/>
    <w:rsid w:val="00D95581"/>
    <w:rsid w:val="00D966F7"/>
    <w:rsid w:val="00DA12C3"/>
    <w:rsid w:val="00DA15D7"/>
    <w:rsid w:val="00DA1AD8"/>
    <w:rsid w:val="00DA1BCF"/>
    <w:rsid w:val="00DA260E"/>
    <w:rsid w:val="00DA387F"/>
    <w:rsid w:val="00DA413B"/>
    <w:rsid w:val="00DA44B1"/>
    <w:rsid w:val="00DA6CCB"/>
    <w:rsid w:val="00DA7725"/>
    <w:rsid w:val="00DB0357"/>
    <w:rsid w:val="00DB0FBD"/>
    <w:rsid w:val="00DB3303"/>
    <w:rsid w:val="00DB468E"/>
    <w:rsid w:val="00DB5933"/>
    <w:rsid w:val="00DB6102"/>
    <w:rsid w:val="00DB6FC0"/>
    <w:rsid w:val="00DC252C"/>
    <w:rsid w:val="00DC2C88"/>
    <w:rsid w:val="00DC2F61"/>
    <w:rsid w:val="00DC4BF8"/>
    <w:rsid w:val="00DC5CB1"/>
    <w:rsid w:val="00DD14A1"/>
    <w:rsid w:val="00DD2193"/>
    <w:rsid w:val="00DD3401"/>
    <w:rsid w:val="00DD42FD"/>
    <w:rsid w:val="00DD5954"/>
    <w:rsid w:val="00DE0473"/>
    <w:rsid w:val="00DE0E06"/>
    <w:rsid w:val="00DE19F4"/>
    <w:rsid w:val="00DE1B1B"/>
    <w:rsid w:val="00DE1B49"/>
    <w:rsid w:val="00DE3386"/>
    <w:rsid w:val="00DE6B93"/>
    <w:rsid w:val="00DE6F9C"/>
    <w:rsid w:val="00DE6FFD"/>
    <w:rsid w:val="00DE7510"/>
    <w:rsid w:val="00DE7549"/>
    <w:rsid w:val="00DE77DF"/>
    <w:rsid w:val="00DE79A5"/>
    <w:rsid w:val="00DF0D4C"/>
    <w:rsid w:val="00DF2115"/>
    <w:rsid w:val="00DF2669"/>
    <w:rsid w:val="00DF27CA"/>
    <w:rsid w:val="00DF587F"/>
    <w:rsid w:val="00DF6360"/>
    <w:rsid w:val="00DF7E93"/>
    <w:rsid w:val="00E00387"/>
    <w:rsid w:val="00E009D2"/>
    <w:rsid w:val="00E0158E"/>
    <w:rsid w:val="00E01650"/>
    <w:rsid w:val="00E0214F"/>
    <w:rsid w:val="00E0382E"/>
    <w:rsid w:val="00E0524D"/>
    <w:rsid w:val="00E078E5"/>
    <w:rsid w:val="00E104F1"/>
    <w:rsid w:val="00E11A5F"/>
    <w:rsid w:val="00E143A6"/>
    <w:rsid w:val="00E17F56"/>
    <w:rsid w:val="00E22AD1"/>
    <w:rsid w:val="00E23164"/>
    <w:rsid w:val="00E23D3D"/>
    <w:rsid w:val="00E26457"/>
    <w:rsid w:val="00E26FF7"/>
    <w:rsid w:val="00E27179"/>
    <w:rsid w:val="00E3031D"/>
    <w:rsid w:val="00E31180"/>
    <w:rsid w:val="00E3244B"/>
    <w:rsid w:val="00E3379D"/>
    <w:rsid w:val="00E3422F"/>
    <w:rsid w:val="00E35160"/>
    <w:rsid w:val="00E35290"/>
    <w:rsid w:val="00E37725"/>
    <w:rsid w:val="00E37CA6"/>
    <w:rsid w:val="00E40531"/>
    <w:rsid w:val="00E40B83"/>
    <w:rsid w:val="00E4202A"/>
    <w:rsid w:val="00E42431"/>
    <w:rsid w:val="00E42802"/>
    <w:rsid w:val="00E42C48"/>
    <w:rsid w:val="00E43BF4"/>
    <w:rsid w:val="00E43CA1"/>
    <w:rsid w:val="00E4542A"/>
    <w:rsid w:val="00E455B8"/>
    <w:rsid w:val="00E45867"/>
    <w:rsid w:val="00E52B58"/>
    <w:rsid w:val="00E53098"/>
    <w:rsid w:val="00E535D8"/>
    <w:rsid w:val="00E55A6B"/>
    <w:rsid w:val="00E55F20"/>
    <w:rsid w:val="00E601DE"/>
    <w:rsid w:val="00E605A1"/>
    <w:rsid w:val="00E63CB4"/>
    <w:rsid w:val="00E63FAB"/>
    <w:rsid w:val="00E64E18"/>
    <w:rsid w:val="00E66A86"/>
    <w:rsid w:val="00E71AEF"/>
    <w:rsid w:val="00E728D8"/>
    <w:rsid w:val="00E73BAF"/>
    <w:rsid w:val="00E761BA"/>
    <w:rsid w:val="00E7654A"/>
    <w:rsid w:val="00E805AD"/>
    <w:rsid w:val="00E814D1"/>
    <w:rsid w:val="00E82ABE"/>
    <w:rsid w:val="00E834F0"/>
    <w:rsid w:val="00E84DC2"/>
    <w:rsid w:val="00E866B3"/>
    <w:rsid w:val="00E86DA1"/>
    <w:rsid w:val="00E86FAF"/>
    <w:rsid w:val="00E909B2"/>
    <w:rsid w:val="00E91146"/>
    <w:rsid w:val="00E91608"/>
    <w:rsid w:val="00E916C7"/>
    <w:rsid w:val="00E91E44"/>
    <w:rsid w:val="00E923FA"/>
    <w:rsid w:val="00E92A20"/>
    <w:rsid w:val="00E92B98"/>
    <w:rsid w:val="00E932A3"/>
    <w:rsid w:val="00E937B6"/>
    <w:rsid w:val="00E94344"/>
    <w:rsid w:val="00E944CB"/>
    <w:rsid w:val="00E95AFE"/>
    <w:rsid w:val="00E9638F"/>
    <w:rsid w:val="00E96D6B"/>
    <w:rsid w:val="00EA1DB6"/>
    <w:rsid w:val="00EA505D"/>
    <w:rsid w:val="00EA5822"/>
    <w:rsid w:val="00EA7FD2"/>
    <w:rsid w:val="00EB1CF5"/>
    <w:rsid w:val="00EB371E"/>
    <w:rsid w:val="00EB3761"/>
    <w:rsid w:val="00EB4416"/>
    <w:rsid w:val="00EB49C5"/>
    <w:rsid w:val="00EB5349"/>
    <w:rsid w:val="00EB71F9"/>
    <w:rsid w:val="00EB79CC"/>
    <w:rsid w:val="00EB7C58"/>
    <w:rsid w:val="00EC13B4"/>
    <w:rsid w:val="00EC553D"/>
    <w:rsid w:val="00EC5959"/>
    <w:rsid w:val="00EC6477"/>
    <w:rsid w:val="00EC7529"/>
    <w:rsid w:val="00ED00A9"/>
    <w:rsid w:val="00ED09AC"/>
    <w:rsid w:val="00ED119C"/>
    <w:rsid w:val="00ED1D7C"/>
    <w:rsid w:val="00ED2BE4"/>
    <w:rsid w:val="00ED45F6"/>
    <w:rsid w:val="00ED5A4D"/>
    <w:rsid w:val="00EE162A"/>
    <w:rsid w:val="00EE16C7"/>
    <w:rsid w:val="00EE24AC"/>
    <w:rsid w:val="00EE26E1"/>
    <w:rsid w:val="00EE4E4C"/>
    <w:rsid w:val="00EE5F39"/>
    <w:rsid w:val="00EE6D76"/>
    <w:rsid w:val="00EE7BFA"/>
    <w:rsid w:val="00EF226F"/>
    <w:rsid w:val="00EF2875"/>
    <w:rsid w:val="00EF3E5E"/>
    <w:rsid w:val="00EF4431"/>
    <w:rsid w:val="00EF456A"/>
    <w:rsid w:val="00EF7834"/>
    <w:rsid w:val="00EF7911"/>
    <w:rsid w:val="00F03E8E"/>
    <w:rsid w:val="00F04C8E"/>
    <w:rsid w:val="00F07F52"/>
    <w:rsid w:val="00F100BD"/>
    <w:rsid w:val="00F151FA"/>
    <w:rsid w:val="00F15DEC"/>
    <w:rsid w:val="00F16A9F"/>
    <w:rsid w:val="00F16B2B"/>
    <w:rsid w:val="00F16E90"/>
    <w:rsid w:val="00F20638"/>
    <w:rsid w:val="00F21CA5"/>
    <w:rsid w:val="00F23981"/>
    <w:rsid w:val="00F24A8A"/>
    <w:rsid w:val="00F2519B"/>
    <w:rsid w:val="00F26ADE"/>
    <w:rsid w:val="00F26C95"/>
    <w:rsid w:val="00F2706E"/>
    <w:rsid w:val="00F27BD7"/>
    <w:rsid w:val="00F30339"/>
    <w:rsid w:val="00F31352"/>
    <w:rsid w:val="00F31876"/>
    <w:rsid w:val="00F3279B"/>
    <w:rsid w:val="00F3301E"/>
    <w:rsid w:val="00F3318A"/>
    <w:rsid w:val="00F34274"/>
    <w:rsid w:val="00F3499E"/>
    <w:rsid w:val="00F34D89"/>
    <w:rsid w:val="00F37E66"/>
    <w:rsid w:val="00F40452"/>
    <w:rsid w:val="00F40A5B"/>
    <w:rsid w:val="00F4281F"/>
    <w:rsid w:val="00F42A5C"/>
    <w:rsid w:val="00F446F2"/>
    <w:rsid w:val="00F5180A"/>
    <w:rsid w:val="00F53008"/>
    <w:rsid w:val="00F54709"/>
    <w:rsid w:val="00F54997"/>
    <w:rsid w:val="00F570E9"/>
    <w:rsid w:val="00F576FF"/>
    <w:rsid w:val="00F61021"/>
    <w:rsid w:val="00F626E6"/>
    <w:rsid w:val="00F6367C"/>
    <w:rsid w:val="00F63EB4"/>
    <w:rsid w:val="00F667D0"/>
    <w:rsid w:val="00F67737"/>
    <w:rsid w:val="00F70BFE"/>
    <w:rsid w:val="00F7210E"/>
    <w:rsid w:val="00F731F8"/>
    <w:rsid w:val="00F73AD2"/>
    <w:rsid w:val="00F73C74"/>
    <w:rsid w:val="00F7559C"/>
    <w:rsid w:val="00F77AAB"/>
    <w:rsid w:val="00F80B8E"/>
    <w:rsid w:val="00F819B8"/>
    <w:rsid w:val="00F82F9A"/>
    <w:rsid w:val="00F83409"/>
    <w:rsid w:val="00F83A4E"/>
    <w:rsid w:val="00F84154"/>
    <w:rsid w:val="00F87468"/>
    <w:rsid w:val="00F87B70"/>
    <w:rsid w:val="00F9000A"/>
    <w:rsid w:val="00F91BA6"/>
    <w:rsid w:val="00F930AA"/>
    <w:rsid w:val="00F9313F"/>
    <w:rsid w:val="00F931AE"/>
    <w:rsid w:val="00F936A2"/>
    <w:rsid w:val="00F9399D"/>
    <w:rsid w:val="00F94DA3"/>
    <w:rsid w:val="00F95CC2"/>
    <w:rsid w:val="00F95E4D"/>
    <w:rsid w:val="00F97846"/>
    <w:rsid w:val="00F97FC3"/>
    <w:rsid w:val="00F97FF6"/>
    <w:rsid w:val="00FA139E"/>
    <w:rsid w:val="00FA1B21"/>
    <w:rsid w:val="00FA227E"/>
    <w:rsid w:val="00FA2F98"/>
    <w:rsid w:val="00FA4F8F"/>
    <w:rsid w:val="00FA5E82"/>
    <w:rsid w:val="00FA6AB4"/>
    <w:rsid w:val="00FA7269"/>
    <w:rsid w:val="00FB2229"/>
    <w:rsid w:val="00FB2B88"/>
    <w:rsid w:val="00FB2FBC"/>
    <w:rsid w:val="00FB4160"/>
    <w:rsid w:val="00FB58D9"/>
    <w:rsid w:val="00FB5F1D"/>
    <w:rsid w:val="00FC0529"/>
    <w:rsid w:val="00FC0F27"/>
    <w:rsid w:val="00FC2DDB"/>
    <w:rsid w:val="00FC527E"/>
    <w:rsid w:val="00FC5410"/>
    <w:rsid w:val="00FC59B4"/>
    <w:rsid w:val="00FC7D8F"/>
    <w:rsid w:val="00FD018C"/>
    <w:rsid w:val="00FD1AFB"/>
    <w:rsid w:val="00FD2C0E"/>
    <w:rsid w:val="00FD38CE"/>
    <w:rsid w:val="00FD3F17"/>
    <w:rsid w:val="00FD62F1"/>
    <w:rsid w:val="00FD6C6B"/>
    <w:rsid w:val="00FD6DD7"/>
    <w:rsid w:val="00FD7B84"/>
    <w:rsid w:val="00FE0B60"/>
    <w:rsid w:val="00FE1752"/>
    <w:rsid w:val="00FE1E74"/>
    <w:rsid w:val="00FE2FBD"/>
    <w:rsid w:val="00FE5257"/>
    <w:rsid w:val="00FE5FF1"/>
    <w:rsid w:val="00FE7478"/>
    <w:rsid w:val="00FE7969"/>
    <w:rsid w:val="00FF1173"/>
    <w:rsid w:val="00FF550A"/>
    <w:rsid w:val="00FF6F39"/>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82864">
      <w:bodyDiv w:val="1"/>
      <w:marLeft w:val="0"/>
      <w:marRight w:val="0"/>
      <w:marTop w:val="0"/>
      <w:marBottom w:val="0"/>
      <w:divBdr>
        <w:top w:val="none" w:sz="0" w:space="0" w:color="auto"/>
        <w:left w:val="none" w:sz="0" w:space="0" w:color="auto"/>
        <w:bottom w:val="none" w:sz="0" w:space="0" w:color="auto"/>
        <w:right w:val="none" w:sz="0" w:space="0" w:color="auto"/>
      </w:divBdr>
    </w:div>
    <w:div w:id="41177017">
      <w:bodyDiv w:val="1"/>
      <w:marLeft w:val="0"/>
      <w:marRight w:val="0"/>
      <w:marTop w:val="0"/>
      <w:marBottom w:val="0"/>
      <w:divBdr>
        <w:top w:val="none" w:sz="0" w:space="0" w:color="auto"/>
        <w:left w:val="none" w:sz="0" w:space="0" w:color="auto"/>
        <w:bottom w:val="none" w:sz="0" w:space="0" w:color="auto"/>
        <w:right w:val="none" w:sz="0" w:space="0" w:color="auto"/>
      </w:divBdr>
    </w:div>
    <w:div w:id="100414588">
      <w:bodyDiv w:val="1"/>
      <w:marLeft w:val="0"/>
      <w:marRight w:val="0"/>
      <w:marTop w:val="0"/>
      <w:marBottom w:val="0"/>
      <w:divBdr>
        <w:top w:val="none" w:sz="0" w:space="0" w:color="auto"/>
        <w:left w:val="none" w:sz="0" w:space="0" w:color="auto"/>
        <w:bottom w:val="none" w:sz="0" w:space="0" w:color="auto"/>
        <w:right w:val="none" w:sz="0" w:space="0" w:color="auto"/>
      </w:divBdr>
    </w:div>
    <w:div w:id="129175623">
      <w:bodyDiv w:val="1"/>
      <w:marLeft w:val="0"/>
      <w:marRight w:val="0"/>
      <w:marTop w:val="0"/>
      <w:marBottom w:val="0"/>
      <w:divBdr>
        <w:top w:val="none" w:sz="0" w:space="0" w:color="auto"/>
        <w:left w:val="none" w:sz="0" w:space="0" w:color="auto"/>
        <w:bottom w:val="none" w:sz="0" w:space="0" w:color="auto"/>
        <w:right w:val="none" w:sz="0" w:space="0" w:color="auto"/>
      </w:divBdr>
      <w:divsChild>
        <w:div w:id="2101680990">
          <w:marLeft w:val="274"/>
          <w:marRight w:val="0"/>
          <w:marTop w:val="0"/>
          <w:marBottom w:val="0"/>
          <w:divBdr>
            <w:top w:val="none" w:sz="0" w:space="0" w:color="auto"/>
            <w:left w:val="none" w:sz="0" w:space="0" w:color="auto"/>
            <w:bottom w:val="none" w:sz="0" w:space="0" w:color="auto"/>
            <w:right w:val="none" w:sz="0" w:space="0" w:color="auto"/>
          </w:divBdr>
        </w:div>
      </w:divsChild>
    </w:div>
    <w:div w:id="267591576">
      <w:bodyDiv w:val="1"/>
      <w:marLeft w:val="0"/>
      <w:marRight w:val="0"/>
      <w:marTop w:val="0"/>
      <w:marBottom w:val="0"/>
      <w:divBdr>
        <w:top w:val="none" w:sz="0" w:space="0" w:color="auto"/>
        <w:left w:val="none" w:sz="0" w:space="0" w:color="auto"/>
        <w:bottom w:val="none" w:sz="0" w:space="0" w:color="auto"/>
        <w:right w:val="none" w:sz="0" w:space="0" w:color="auto"/>
      </w:divBdr>
    </w:div>
    <w:div w:id="287206697">
      <w:bodyDiv w:val="1"/>
      <w:marLeft w:val="0"/>
      <w:marRight w:val="0"/>
      <w:marTop w:val="0"/>
      <w:marBottom w:val="0"/>
      <w:divBdr>
        <w:top w:val="none" w:sz="0" w:space="0" w:color="auto"/>
        <w:left w:val="none" w:sz="0" w:space="0" w:color="auto"/>
        <w:bottom w:val="none" w:sz="0" w:space="0" w:color="auto"/>
        <w:right w:val="none" w:sz="0" w:space="0" w:color="auto"/>
      </w:divBdr>
    </w:div>
    <w:div w:id="291374717">
      <w:bodyDiv w:val="1"/>
      <w:marLeft w:val="0"/>
      <w:marRight w:val="0"/>
      <w:marTop w:val="0"/>
      <w:marBottom w:val="0"/>
      <w:divBdr>
        <w:top w:val="none" w:sz="0" w:space="0" w:color="auto"/>
        <w:left w:val="none" w:sz="0" w:space="0" w:color="auto"/>
        <w:bottom w:val="none" w:sz="0" w:space="0" w:color="auto"/>
        <w:right w:val="none" w:sz="0" w:space="0" w:color="auto"/>
      </w:divBdr>
      <w:divsChild>
        <w:div w:id="350376873">
          <w:marLeft w:val="0"/>
          <w:marRight w:val="0"/>
          <w:marTop w:val="360"/>
          <w:marBottom w:val="0"/>
          <w:divBdr>
            <w:top w:val="none" w:sz="0" w:space="0" w:color="auto"/>
            <w:left w:val="none" w:sz="0" w:space="0" w:color="auto"/>
            <w:bottom w:val="none" w:sz="0" w:space="0" w:color="auto"/>
            <w:right w:val="none" w:sz="0" w:space="0" w:color="auto"/>
          </w:divBdr>
        </w:div>
        <w:div w:id="1439062119">
          <w:marLeft w:val="0"/>
          <w:marRight w:val="0"/>
          <w:marTop w:val="360"/>
          <w:marBottom w:val="0"/>
          <w:divBdr>
            <w:top w:val="none" w:sz="0" w:space="0" w:color="auto"/>
            <w:left w:val="none" w:sz="0" w:space="0" w:color="auto"/>
            <w:bottom w:val="none" w:sz="0" w:space="0" w:color="auto"/>
            <w:right w:val="none" w:sz="0" w:space="0" w:color="auto"/>
          </w:divBdr>
        </w:div>
        <w:div w:id="1560243688">
          <w:marLeft w:val="0"/>
          <w:marRight w:val="0"/>
          <w:marTop w:val="360"/>
          <w:marBottom w:val="0"/>
          <w:divBdr>
            <w:top w:val="none" w:sz="0" w:space="0" w:color="auto"/>
            <w:left w:val="none" w:sz="0" w:space="0" w:color="auto"/>
            <w:bottom w:val="none" w:sz="0" w:space="0" w:color="auto"/>
            <w:right w:val="none" w:sz="0" w:space="0" w:color="auto"/>
          </w:divBdr>
        </w:div>
      </w:divsChild>
    </w:div>
    <w:div w:id="334110028">
      <w:bodyDiv w:val="1"/>
      <w:marLeft w:val="0"/>
      <w:marRight w:val="0"/>
      <w:marTop w:val="0"/>
      <w:marBottom w:val="0"/>
      <w:divBdr>
        <w:top w:val="none" w:sz="0" w:space="0" w:color="auto"/>
        <w:left w:val="none" w:sz="0" w:space="0" w:color="auto"/>
        <w:bottom w:val="none" w:sz="0" w:space="0" w:color="auto"/>
        <w:right w:val="none" w:sz="0" w:space="0" w:color="auto"/>
      </w:divBdr>
    </w:div>
    <w:div w:id="453213629">
      <w:bodyDiv w:val="1"/>
      <w:marLeft w:val="0"/>
      <w:marRight w:val="0"/>
      <w:marTop w:val="0"/>
      <w:marBottom w:val="0"/>
      <w:divBdr>
        <w:top w:val="none" w:sz="0" w:space="0" w:color="auto"/>
        <w:left w:val="none" w:sz="0" w:space="0" w:color="auto"/>
        <w:bottom w:val="none" w:sz="0" w:space="0" w:color="auto"/>
        <w:right w:val="none" w:sz="0" w:space="0" w:color="auto"/>
      </w:divBdr>
    </w:div>
    <w:div w:id="493034835">
      <w:bodyDiv w:val="1"/>
      <w:marLeft w:val="0"/>
      <w:marRight w:val="0"/>
      <w:marTop w:val="0"/>
      <w:marBottom w:val="0"/>
      <w:divBdr>
        <w:top w:val="none" w:sz="0" w:space="0" w:color="auto"/>
        <w:left w:val="none" w:sz="0" w:space="0" w:color="auto"/>
        <w:bottom w:val="none" w:sz="0" w:space="0" w:color="auto"/>
        <w:right w:val="none" w:sz="0" w:space="0" w:color="auto"/>
      </w:divBdr>
    </w:div>
    <w:div w:id="571430439">
      <w:bodyDiv w:val="1"/>
      <w:marLeft w:val="0"/>
      <w:marRight w:val="0"/>
      <w:marTop w:val="0"/>
      <w:marBottom w:val="0"/>
      <w:divBdr>
        <w:top w:val="none" w:sz="0" w:space="0" w:color="auto"/>
        <w:left w:val="none" w:sz="0" w:space="0" w:color="auto"/>
        <w:bottom w:val="none" w:sz="0" w:space="0" w:color="auto"/>
        <w:right w:val="none" w:sz="0" w:space="0" w:color="auto"/>
      </w:divBdr>
    </w:div>
    <w:div w:id="575482715">
      <w:bodyDiv w:val="1"/>
      <w:marLeft w:val="0"/>
      <w:marRight w:val="0"/>
      <w:marTop w:val="0"/>
      <w:marBottom w:val="0"/>
      <w:divBdr>
        <w:top w:val="none" w:sz="0" w:space="0" w:color="auto"/>
        <w:left w:val="none" w:sz="0" w:space="0" w:color="auto"/>
        <w:bottom w:val="none" w:sz="0" w:space="0" w:color="auto"/>
        <w:right w:val="none" w:sz="0" w:space="0" w:color="auto"/>
      </w:divBdr>
    </w:div>
    <w:div w:id="606039440">
      <w:bodyDiv w:val="1"/>
      <w:marLeft w:val="0"/>
      <w:marRight w:val="0"/>
      <w:marTop w:val="0"/>
      <w:marBottom w:val="0"/>
      <w:divBdr>
        <w:top w:val="none" w:sz="0" w:space="0" w:color="auto"/>
        <w:left w:val="none" w:sz="0" w:space="0" w:color="auto"/>
        <w:bottom w:val="none" w:sz="0" w:space="0" w:color="auto"/>
        <w:right w:val="none" w:sz="0" w:space="0" w:color="auto"/>
      </w:divBdr>
    </w:div>
    <w:div w:id="770703568">
      <w:bodyDiv w:val="1"/>
      <w:marLeft w:val="0"/>
      <w:marRight w:val="0"/>
      <w:marTop w:val="0"/>
      <w:marBottom w:val="0"/>
      <w:divBdr>
        <w:top w:val="none" w:sz="0" w:space="0" w:color="auto"/>
        <w:left w:val="none" w:sz="0" w:space="0" w:color="auto"/>
        <w:bottom w:val="none" w:sz="0" w:space="0" w:color="auto"/>
        <w:right w:val="none" w:sz="0" w:space="0" w:color="auto"/>
      </w:divBdr>
    </w:div>
    <w:div w:id="796604359">
      <w:bodyDiv w:val="1"/>
      <w:marLeft w:val="0"/>
      <w:marRight w:val="0"/>
      <w:marTop w:val="0"/>
      <w:marBottom w:val="0"/>
      <w:divBdr>
        <w:top w:val="none" w:sz="0" w:space="0" w:color="auto"/>
        <w:left w:val="none" w:sz="0" w:space="0" w:color="auto"/>
        <w:bottom w:val="none" w:sz="0" w:space="0" w:color="auto"/>
        <w:right w:val="none" w:sz="0" w:space="0" w:color="auto"/>
      </w:divBdr>
    </w:div>
    <w:div w:id="901982592">
      <w:bodyDiv w:val="1"/>
      <w:marLeft w:val="0"/>
      <w:marRight w:val="0"/>
      <w:marTop w:val="0"/>
      <w:marBottom w:val="0"/>
      <w:divBdr>
        <w:top w:val="none" w:sz="0" w:space="0" w:color="auto"/>
        <w:left w:val="none" w:sz="0" w:space="0" w:color="auto"/>
        <w:bottom w:val="none" w:sz="0" w:space="0" w:color="auto"/>
        <w:right w:val="none" w:sz="0" w:space="0" w:color="auto"/>
      </w:divBdr>
    </w:div>
    <w:div w:id="975598583">
      <w:bodyDiv w:val="1"/>
      <w:marLeft w:val="0"/>
      <w:marRight w:val="0"/>
      <w:marTop w:val="0"/>
      <w:marBottom w:val="0"/>
      <w:divBdr>
        <w:top w:val="none" w:sz="0" w:space="0" w:color="auto"/>
        <w:left w:val="none" w:sz="0" w:space="0" w:color="auto"/>
        <w:bottom w:val="none" w:sz="0" w:space="0" w:color="auto"/>
        <w:right w:val="none" w:sz="0" w:space="0" w:color="auto"/>
      </w:divBdr>
    </w:div>
    <w:div w:id="1036152823">
      <w:bodyDiv w:val="1"/>
      <w:marLeft w:val="0"/>
      <w:marRight w:val="0"/>
      <w:marTop w:val="0"/>
      <w:marBottom w:val="0"/>
      <w:divBdr>
        <w:top w:val="none" w:sz="0" w:space="0" w:color="auto"/>
        <w:left w:val="none" w:sz="0" w:space="0" w:color="auto"/>
        <w:bottom w:val="none" w:sz="0" w:space="0" w:color="auto"/>
        <w:right w:val="none" w:sz="0" w:space="0" w:color="auto"/>
      </w:divBdr>
    </w:div>
    <w:div w:id="1112046740">
      <w:bodyDiv w:val="1"/>
      <w:marLeft w:val="0"/>
      <w:marRight w:val="0"/>
      <w:marTop w:val="0"/>
      <w:marBottom w:val="0"/>
      <w:divBdr>
        <w:top w:val="none" w:sz="0" w:space="0" w:color="auto"/>
        <w:left w:val="none" w:sz="0" w:space="0" w:color="auto"/>
        <w:bottom w:val="none" w:sz="0" w:space="0" w:color="auto"/>
        <w:right w:val="none" w:sz="0" w:space="0" w:color="auto"/>
      </w:divBdr>
    </w:div>
    <w:div w:id="1150710202">
      <w:bodyDiv w:val="1"/>
      <w:marLeft w:val="0"/>
      <w:marRight w:val="0"/>
      <w:marTop w:val="0"/>
      <w:marBottom w:val="0"/>
      <w:divBdr>
        <w:top w:val="none" w:sz="0" w:space="0" w:color="auto"/>
        <w:left w:val="none" w:sz="0" w:space="0" w:color="auto"/>
        <w:bottom w:val="none" w:sz="0" w:space="0" w:color="auto"/>
        <w:right w:val="none" w:sz="0" w:space="0" w:color="auto"/>
      </w:divBdr>
    </w:div>
    <w:div w:id="1159923899">
      <w:bodyDiv w:val="1"/>
      <w:marLeft w:val="0"/>
      <w:marRight w:val="0"/>
      <w:marTop w:val="0"/>
      <w:marBottom w:val="0"/>
      <w:divBdr>
        <w:top w:val="none" w:sz="0" w:space="0" w:color="auto"/>
        <w:left w:val="none" w:sz="0" w:space="0" w:color="auto"/>
        <w:bottom w:val="none" w:sz="0" w:space="0" w:color="auto"/>
        <w:right w:val="none" w:sz="0" w:space="0" w:color="auto"/>
      </w:divBdr>
    </w:div>
    <w:div w:id="1225410835">
      <w:bodyDiv w:val="1"/>
      <w:marLeft w:val="0"/>
      <w:marRight w:val="0"/>
      <w:marTop w:val="0"/>
      <w:marBottom w:val="0"/>
      <w:divBdr>
        <w:top w:val="none" w:sz="0" w:space="0" w:color="auto"/>
        <w:left w:val="none" w:sz="0" w:space="0" w:color="auto"/>
        <w:bottom w:val="none" w:sz="0" w:space="0" w:color="auto"/>
        <w:right w:val="none" w:sz="0" w:space="0" w:color="auto"/>
      </w:divBdr>
    </w:div>
    <w:div w:id="1311520765">
      <w:bodyDiv w:val="1"/>
      <w:marLeft w:val="0"/>
      <w:marRight w:val="0"/>
      <w:marTop w:val="0"/>
      <w:marBottom w:val="0"/>
      <w:divBdr>
        <w:top w:val="none" w:sz="0" w:space="0" w:color="auto"/>
        <w:left w:val="none" w:sz="0" w:space="0" w:color="auto"/>
        <w:bottom w:val="none" w:sz="0" w:space="0" w:color="auto"/>
        <w:right w:val="none" w:sz="0" w:space="0" w:color="auto"/>
      </w:divBdr>
    </w:div>
    <w:div w:id="1316177601">
      <w:bodyDiv w:val="1"/>
      <w:marLeft w:val="0"/>
      <w:marRight w:val="0"/>
      <w:marTop w:val="0"/>
      <w:marBottom w:val="0"/>
      <w:divBdr>
        <w:top w:val="none" w:sz="0" w:space="0" w:color="auto"/>
        <w:left w:val="none" w:sz="0" w:space="0" w:color="auto"/>
        <w:bottom w:val="none" w:sz="0" w:space="0" w:color="auto"/>
        <w:right w:val="none" w:sz="0" w:space="0" w:color="auto"/>
      </w:divBdr>
      <w:divsChild>
        <w:div w:id="2080667877">
          <w:marLeft w:val="0"/>
          <w:marRight w:val="0"/>
          <w:marTop w:val="360"/>
          <w:marBottom w:val="0"/>
          <w:divBdr>
            <w:top w:val="none" w:sz="0" w:space="0" w:color="auto"/>
            <w:left w:val="none" w:sz="0" w:space="0" w:color="auto"/>
            <w:bottom w:val="none" w:sz="0" w:space="0" w:color="auto"/>
            <w:right w:val="none" w:sz="0" w:space="0" w:color="auto"/>
          </w:divBdr>
        </w:div>
        <w:div w:id="980844301">
          <w:marLeft w:val="0"/>
          <w:marRight w:val="0"/>
          <w:marTop w:val="360"/>
          <w:marBottom w:val="0"/>
          <w:divBdr>
            <w:top w:val="none" w:sz="0" w:space="0" w:color="auto"/>
            <w:left w:val="none" w:sz="0" w:space="0" w:color="auto"/>
            <w:bottom w:val="none" w:sz="0" w:space="0" w:color="auto"/>
            <w:right w:val="none" w:sz="0" w:space="0" w:color="auto"/>
          </w:divBdr>
        </w:div>
      </w:divsChild>
    </w:div>
    <w:div w:id="1491361766">
      <w:bodyDiv w:val="1"/>
      <w:marLeft w:val="0"/>
      <w:marRight w:val="0"/>
      <w:marTop w:val="0"/>
      <w:marBottom w:val="0"/>
      <w:divBdr>
        <w:top w:val="none" w:sz="0" w:space="0" w:color="auto"/>
        <w:left w:val="none" w:sz="0" w:space="0" w:color="auto"/>
        <w:bottom w:val="none" w:sz="0" w:space="0" w:color="auto"/>
        <w:right w:val="none" w:sz="0" w:space="0" w:color="auto"/>
      </w:divBdr>
      <w:divsChild>
        <w:div w:id="937567394">
          <w:marLeft w:val="547"/>
          <w:marRight w:val="0"/>
          <w:marTop w:val="106"/>
          <w:marBottom w:val="0"/>
          <w:divBdr>
            <w:top w:val="none" w:sz="0" w:space="0" w:color="auto"/>
            <w:left w:val="none" w:sz="0" w:space="0" w:color="auto"/>
            <w:bottom w:val="none" w:sz="0" w:space="0" w:color="auto"/>
            <w:right w:val="none" w:sz="0" w:space="0" w:color="auto"/>
          </w:divBdr>
        </w:div>
        <w:div w:id="1272006383">
          <w:marLeft w:val="1166"/>
          <w:marRight w:val="0"/>
          <w:marTop w:val="96"/>
          <w:marBottom w:val="0"/>
          <w:divBdr>
            <w:top w:val="none" w:sz="0" w:space="0" w:color="auto"/>
            <w:left w:val="none" w:sz="0" w:space="0" w:color="auto"/>
            <w:bottom w:val="none" w:sz="0" w:space="0" w:color="auto"/>
            <w:right w:val="none" w:sz="0" w:space="0" w:color="auto"/>
          </w:divBdr>
        </w:div>
        <w:div w:id="1004239882">
          <w:marLeft w:val="1166"/>
          <w:marRight w:val="0"/>
          <w:marTop w:val="96"/>
          <w:marBottom w:val="0"/>
          <w:divBdr>
            <w:top w:val="none" w:sz="0" w:space="0" w:color="auto"/>
            <w:left w:val="none" w:sz="0" w:space="0" w:color="auto"/>
            <w:bottom w:val="none" w:sz="0" w:space="0" w:color="auto"/>
            <w:right w:val="none" w:sz="0" w:space="0" w:color="auto"/>
          </w:divBdr>
        </w:div>
        <w:div w:id="434714393">
          <w:marLeft w:val="547"/>
          <w:marRight w:val="0"/>
          <w:marTop w:val="106"/>
          <w:marBottom w:val="0"/>
          <w:divBdr>
            <w:top w:val="none" w:sz="0" w:space="0" w:color="auto"/>
            <w:left w:val="none" w:sz="0" w:space="0" w:color="auto"/>
            <w:bottom w:val="none" w:sz="0" w:space="0" w:color="auto"/>
            <w:right w:val="none" w:sz="0" w:space="0" w:color="auto"/>
          </w:divBdr>
        </w:div>
        <w:div w:id="366492141">
          <w:marLeft w:val="1166"/>
          <w:marRight w:val="0"/>
          <w:marTop w:val="96"/>
          <w:marBottom w:val="0"/>
          <w:divBdr>
            <w:top w:val="none" w:sz="0" w:space="0" w:color="auto"/>
            <w:left w:val="none" w:sz="0" w:space="0" w:color="auto"/>
            <w:bottom w:val="none" w:sz="0" w:space="0" w:color="auto"/>
            <w:right w:val="none" w:sz="0" w:space="0" w:color="auto"/>
          </w:divBdr>
        </w:div>
        <w:div w:id="130636642">
          <w:marLeft w:val="1166"/>
          <w:marRight w:val="0"/>
          <w:marTop w:val="96"/>
          <w:marBottom w:val="0"/>
          <w:divBdr>
            <w:top w:val="none" w:sz="0" w:space="0" w:color="auto"/>
            <w:left w:val="none" w:sz="0" w:space="0" w:color="auto"/>
            <w:bottom w:val="none" w:sz="0" w:space="0" w:color="auto"/>
            <w:right w:val="none" w:sz="0" w:space="0" w:color="auto"/>
          </w:divBdr>
        </w:div>
      </w:divsChild>
    </w:div>
    <w:div w:id="1507016806">
      <w:bodyDiv w:val="1"/>
      <w:marLeft w:val="0"/>
      <w:marRight w:val="0"/>
      <w:marTop w:val="0"/>
      <w:marBottom w:val="0"/>
      <w:divBdr>
        <w:top w:val="none" w:sz="0" w:space="0" w:color="auto"/>
        <w:left w:val="none" w:sz="0" w:space="0" w:color="auto"/>
        <w:bottom w:val="none" w:sz="0" w:space="0" w:color="auto"/>
        <w:right w:val="none" w:sz="0" w:space="0" w:color="auto"/>
      </w:divBdr>
    </w:div>
    <w:div w:id="1725174605">
      <w:bodyDiv w:val="1"/>
      <w:marLeft w:val="0"/>
      <w:marRight w:val="0"/>
      <w:marTop w:val="0"/>
      <w:marBottom w:val="0"/>
      <w:divBdr>
        <w:top w:val="none" w:sz="0" w:space="0" w:color="auto"/>
        <w:left w:val="none" w:sz="0" w:space="0" w:color="auto"/>
        <w:bottom w:val="none" w:sz="0" w:space="0" w:color="auto"/>
        <w:right w:val="none" w:sz="0" w:space="0" w:color="auto"/>
      </w:divBdr>
      <w:divsChild>
        <w:div w:id="658464595">
          <w:marLeft w:val="0"/>
          <w:marRight w:val="0"/>
          <w:marTop w:val="360"/>
          <w:marBottom w:val="0"/>
          <w:divBdr>
            <w:top w:val="none" w:sz="0" w:space="0" w:color="auto"/>
            <w:left w:val="none" w:sz="0" w:space="0" w:color="auto"/>
            <w:bottom w:val="none" w:sz="0" w:space="0" w:color="auto"/>
            <w:right w:val="none" w:sz="0" w:space="0" w:color="auto"/>
          </w:divBdr>
        </w:div>
        <w:div w:id="1107311523">
          <w:marLeft w:val="0"/>
          <w:marRight w:val="0"/>
          <w:marTop w:val="360"/>
          <w:marBottom w:val="0"/>
          <w:divBdr>
            <w:top w:val="none" w:sz="0" w:space="0" w:color="auto"/>
            <w:left w:val="none" w:sz="0" w:space="0" w:color="auto"/>
            <w:bottom w:val="none" w:sz="0" w:space="0" w:color="auto"/>
            <w:right w:val="none" w:sz="0" w:space="0" w:color="auto"/>
          </w:divBdr>
        </w:div>
      </w:divsChild>
    </w:div>
    <w:div w:id="1748530827">
      <w:bodyDiv w:val="1"/>
      <w:marLeft w:val="0"/>
      <w:marRight w:val="0"/>
      <w:marTop w:val="0"/>
      <w:marBottom w:val="0"/>
      <w:divBdr>
        <w:top w:val="none" w:sz="0" w:space="0" w:color="auto"/>
        <w:left w:val="none" w:sz="0" w:space="0" w:color="auto"/>
        <w:bottom w:val="none" w:sz="0" w:space="0" w:color="auto"/>
        <w:right w:val="none" w:sz="0" w:space="0" w:color="auto"/>
      </w:divBdr>
      <w:divsChild>
        <w:div w:id="1207185170">
          <w:marLeft w:val="0"/>
          <w:marRight w:val="0"/>
          <w:marTop w:val="0"/>
          <w:marBottom w:val="0"/>
          <w:divBdr>
            <w:top w:val="none" w:sz="0" w:space="0" w:color="auto"/>
            <w:left w:val="none" w:sz="0" w:space="0" w:color="auto"/>
            <w:bottom w:val="none" w:sz="0" w:space="0" w:color="auto"/>
            <w:right w:val="none" w:sz="0" w:space="0" w:color="auto"/>
          </w:divBdr>
          <w:divsChild>
            <w:div w:id="1328052041">
              <w:marLeft w:val="0"/>
              <w:marRight w:val="0"/>
              <w:marTop w:val="0"/>
              <w:marBottom w:val="0"/>
              <w:divBdr>
                <w:top w:val="none" w:sz="0" w:space="0" w:color="auto"/>
                <w:left w:val="none" w:sz="0" w:space="0" w:color="auto"/>
                <w:bottom w:val="none" w:sz="0" w:space="0" w:color="auto"/>
                <w:right w:val="none" w:sz="0" w:space="0" w:color="auto"/>
              </w:divBdr>
              <w:divsChild>
                <w:div w:id="869994579">
                  <w:marLeft w:val="0"/>
                  <w:marRight w:val="0"/>
                  <w:marTop w:val="0"/>
                  <w:marBottom w:val="0"/>
                  <w:divBdr>
                    <w:top w:val="none" w:sz="0" w:space="0" w:color="auto"/>
                    <w:left w:val="none" w:sz="0" w:space="0" w:color="auto"/>
                    <w:bottom w:val="none" w:sz="0" w:space="0" w:color="auto"/>
                    <w:right w:val="none" w:sz="0" w:space="0" w:color="auto"/>
                  </w:divBdr>
                  <w:divsChild>
                    <w:div w:id="832987651">
                      <w:marLeft w:val="0"/>
                      <w:marRight w:val="0"/>
                      <w:marTop w:val="0"/>
                      <w:marBottom w:val="0"/>
                      <w:divBdr>
                        <w:top w:val="none" w:sz="0" w:space="0" w:color="auto"/>
                        <w:left w:val="none" w:sz="0" w:space="0" w:color="auto"/>
                        <w:bottom w:val="none" w:sz="0" w:space="0" w:color="auto"/>
                        <w:right w:val="none" w:sz="0" w:space="0" w:color="auto"/>
                      </w:divBdr>
                      <w:divsChild>
                        <w:div w:id="1303929934">
                          <w:marLeft w:val="0"/>
                          <w:marRight w:val="-14550"/>
                          <w:marTop w:val="0"/>
                          <w:marBottom w:val="0"/>
                          <w:divBdr>
                            <w:top w:val="none" w:sz="0" w:space="0" w:color="auto"/>
                            <w:left w:val="none" w:sz="0" w:space="0" w:color="auto"/>
                            <w:bottom w:val="none" w:sz="0" w:space="0" w:color="auto"/>
                            <w:right w:val="none" w:sz="0" w:space="0" w:color="auto"/>
                          </w:divBdr>
                          <w:divsChild>
                            <w:div w:id="521171367">
                              <w:marLeft w:val="0"/>
                              <w:marRight w:val="0"/>
                              <w:marTop w:val="0"/>
                              <w:marBottom w:val="0"/>
                              <w:divBdr>
                                <w:top w:val="none" w:sz="0" w:space="0" w:color="auto"/>
                                <w:left w:val="none" w:sz="0" w:space="0" w:color="auto"/>
                                <w:bottom w:val="none" w:sz="0" w:space="0" w:color="auto"/>
                                <w:right w:val="none" w:sz="0" w:space="0" w:color="auto"/>
                              </w:divBdr>
                              <w:divsChild>
                                <w:div w:id="847250540">
                                  <w:marLeft w:val="0"/>
                                  <w:marRight w:val="0"/>
                                  <w:marTop w:val="0"/>
                                  <w:marBottom w:val="0"/>
                                  <w:divBdr>
                                    <w:top w:val="none" w:sz="0" w:space="0" w:color="auto"/>
                                    <w:left w:val="none" w:sz="0" w:space="0" w:color="auto"/>
                                    <w:bottom w:val="none" w:sz="0" w:space="0" w:color="auto"/>
                                    <w:right w:val="none" w:sz="0" w:space="0" w:color="auto"/>
                                  </w:divBdr>
                                  <w:divsChild>
                                    <w:div w:id="48767036">
                                      <w:marLeft w:val="0"/>
                                      <w:marRight w:val="0"/>
                                      <w:marTop w:val="0"/>
                                      <w:marBottom w:val="0"/>
                                      <w:divBdr>
                                        <w:top w:val="none" w:sz="0" w:space="0" w:color="auto"/>
                                        <w:left w:val="none" w:sz="0" w:space="0" w:color="auto"/>
                                        <w:bottom w:val="none" w:sz="0" w:space="0" w:color="auto"/>
                                        <w:right w:val="none" w:sz="0" w:space="0" w:color="auto"/>
                                      </w:divBdr>
                                      <w:divsChild>
                                        <w:div w:id="737677213">
                                          <w:marLeft w:val="0"/>
                                          <w:marRight w:val="0"/>
                                          <w:marTop w:val="0"/>
                                          <w:marBottom w:val="0"/>
                                          <w:divBdr>
                                            <w:top w:val="none" w:sz="0" w:space="0" w:color="auto"/>
                                            <w:left w:val="none" w:sz="0" w:space="0" w:color="auto"/>
                                            <w:bottom w:val="none" w:sz="0" w:space="0" w:color="auto"/>
                                            <w:right w:val="none" w:sz="0" w:space="0" w:color="auto"/>
                                          </w:divBdr>
                                          <w:divsChild>
                                            <w:div w:id="1852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523038">
      <w:bodyDiv w:val="1"/>
      <w:marLeft w:val="0"/>
      <w:marRight w:val="0"/>
      <w:marTop w:val="0"/>
      <w:marBottom w:val="0"/>
      <w:divBdr>
        <w:top w:val="none" w:sz="0" w:space="0" w:color="auto"/>
        <w:left w:val="none" w:sz="0" w:space="0" w:color="auto"/>
        <w:bottom w:val="none" w:sz="0" w:space="0" w:color="auto"/>
        <w:right w:val="none" w:sz="0" w:space="0" w:color="auto"/>
      </w:divBdr>
    </w:div>
    <w:div w:id="1955165334">
      <w:bodyDiv w:val="1"/>
      <w:marLeft w:val="0"/>
      <w:marRight w:val="0"/>
      <w:marTop w:val="0"/>
      <w:marBottom w:val="0"/>
      <w:divBdr>
        <w:top w:val="none" w:sz="0" w:space="0" w:color="auto"/>
        <w:left w:val="none" w:sz="0" w:space="0" w:color="auto"/>
        <w:bottom w:val="none" w:sz="0" w:space="0" w:color="auto"/>
        <w:right w:val="none" w:sz="0" w:space="0" w:color="auto"/>
      </w:divBdr>
    </w:div>
    <w:div w:id="211979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jgrapht.org/javadoc/org/jgrapht/graph/DefaultDirectedWeightedGraph.html" TargetMode="External"/><Relationship Id="rId26" Type="http://schemas.openxmlformats.org/officeDocument/2006/relationships/hyperlink" Target="http://jgrapht.org/javadoc/org/jgrapht/graph/DefaultEdge.html" TargetMode="External"/><Relationship Id="rId39" Type="http://schemas.openxmlformats.org/officeDocument/2006/relationships/image" Target="media/image20.png"/><Relationship Id="rId21" Type="http://schemas.openxmlformats.org/officeDocument/2006/relationships/hyperlink" Target="http://jgrapht.org/javadoc/org/jgrapht/graph/DirectedMultigraph.html" TargetMode="External"/><Relationship Id="rId34" Type="http://schemas.openxmlformats.org/officeDocument/2006/relationships/image" Target="media/image15.jpe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jgrapht/jgraph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hltfbk/Excitement-Transduction-Layer"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chart" Target="charts/chart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jgrapht.org/javadoc/org/jgrapht/graph/DefaultEdge.html" TargetMode="External"/><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hyperlink" Target="http://jgrapht.org/javadoc/org/jgrapht/graph/DefaultEdge.html" TargetMode="External"/><Relationship Id="rId31" Type="http://schemas.openxmlformats.org/officeDocument/2006/relationships/image" Target="media/image13.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uima.apache.org/d/uimaj-2.4.0/tutorials_and_users_guides.html" TargetMode="External"/><Relationship Id="rId17" Type="http://schemas.openxmlformats.org/officeDocument/2006/relationships/image" Target="media/image5.png"/><Relationship Id="rId25" Type="http://schemas.openxmlformats.org/officeDocument/2006/relationships/hyperlink" Target="http://jgrapht.org/javadoc/org/jgrapht/graph/DefaultDirectedWeightedGraph.html" TargetMode="External"/><Relationship Id="rId33" Type="http://schemas.openxmlformats.org/officeDocument/2006/relationships/hyperlink" Target="https://github.com/hltfbk/Excitement-Open-Platform/wiki/Development-test-suites-and-reports" TargetMode="External"/><Relationship Id="rId38" Type="http://schemas.openxmlformats.org/officeDocument/2006/relationships/image" Target="media/image19.jpe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Tabelle1!$A$3</c:f>
              <c:strCache>
                <c:ptCount val="1"/>
                <c:pt idx="0">
                  <c:v>BOW baseline</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Tabelle1!$B$3:$F$3</c:f>
              <c:numCache>
                <c:formatCode>General</c:formatCode>
                <c:ptCount val="5"/>
                <c:pt idx="0">
                  <c:v>0.6149</c:v>
                </c:pt>
              </c:numCache>
            </c:numRef>
          </c:val>
        </c:ser>
        <c:ser>
          <c:idx val="1"/>
          <c:order val="1"/>
          <c:tx>
            <c:strRef>
              <c:f>Tabelle1!$A$4</c:f>
              <c:strCache>
                <c:ptCount val="1"/>
                <c:pt idx="0">
                  <c:v>TIE_Original</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Tabelle1!$B$4:$F$4</c:f>
              <c:numCache>
                <c:formatCode>General</c:formatCode>
                <c:ptCount val="5"/>
                <c:pt idx="1">
                  <c:v>0.61180000000000001</c:v>
                </c:pt>
                <c:pt idx="2">
                  <c:v>0.60199999999999998</c:v>
                </c:pt>
                <c:pt idx="3">
                  <c:v>0.60970000000000002</c:v>
                </c:pt>
                <c:pt idx="4">
                  <c:v>0.61350000000000005</c:v>
                </c:pt>
              </c:numCache>
            </c:numRef>
          </c:val>
        </c:ser>
        <c:ser>
          <c:idx val="2"/>
          <c:order val="2"/>
          <c:tx>
            <c:strRef>
              <c:f>Tabelle1!$A$5</c:f>
              <c:strCache>
                <c:ptCount val="1"/>
                <c:pt idx="0">
                  <c:v>TIE_Adapted</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Tabelle1!$B$5:$F$5</c:f>
              <c:numCache>
                <c:formatCode>General</c:formatCode>
                <c:ptCount val="5"/>
                <c:pt idx="1">
                  <c:v>0.62109999999999999</c:v>
                </c:pt>
                <c:pt idx="2">
                  <c:v>0.60140000000000005</c:v>
                </c:pt>
                <c:pt idx="3">
                  <c:v>0.62429999999999997</c:v>
                </c:pt>
                <c:pt idx="4">
                  <c:v>0.59909999999999997</c:v>
                </c:pt>
              </c:numCache>
            </c:numRef>
          </c:val>
        </c:ser>
        <c:dLbls>
          <c:showLegendKey val="0"/>
          <c:showVal val="0"/>
          <c:showCatName val="0"/>
          <c:showSerName val="0"/>
          <c:showPercent val="0"/>
          <c:showBubbleSize val="0"/>
        </c:dLbls>
        <c:gapWidth val="150"/>
        <c:axId val="247510016"/>
        <c:axId val="252218752"/>
      </c:barChart>
      <c:catAx>
        <c:axId val="247510016"/>
        <c:scaling>
          <c:orientation val="minMax"/>
        </c:scaling>
        <c:delete val="0"/>
        <c:axPos val="b"/>
        <c:majorTickMark val="out"/>
        <c:minorTickMark val="none"/>
        <c:tickLblPos val="nextTo"/>
        <c:crossAx val="252218752"/>
        <c:crosses val="autoZero"/>
        <c:auto val="1"/>
        <c:lblAlgn val="ctr"/>
        <c:lblOffset val="100"/>
        <c:noMultiLvlLbl val="0"/>
      </c:catAx>
      <c:valAx>
        <c:axId val="252218752"/>
        <c:scaling>
          <c:orientation val="minMax"/>
        </c:scaling>
        <c:delete val="0"/>
        <c:axPos val="l"/>
        <c:majorGridlines/>
        <c:numFmt formatCode="General" sourceLinked="1"/>
        <c:majorTickMark val="out"/>
        <c:minorTickMark val="none"/>
        <c:tickLblPos val="nextTo"/>
        <c:crossAx val="24751001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Tabelle1!$B$14</c:f>
              <c:strCache>
                <c:ptCount val="1"/>
                <c:pt idx="0">
                  <c:v>no decompounding</c:v>
                </c:pt>
              </c:strCache>
            </c:strRef>
          </c:tx>
          <c:invertIfNegative val="0"/>
          <c:cat>
            <c:strRef>
              <c:f>Tabelle1!$A$15:$A$17</c:f>
              <c:strCache>
                <c:ptCount val="3"/>
                <c:pt idx="0">
                  <c:v>BOW baseline</c:v>
                </c:pt>
                <c:pt idx="1">
                  <c:v>TIE_Adapted + no resources</c:v>
                </c:pt>
                <c:pt idx="2">
                  <c:v>TIE_Adapted + DerivBase</c:v>
                </c:pt>
              </c:strCache>
            </c:strRef>
          </c:cat>
          <c:val>
            <c:numRef>
              <c:f>Tabelle1!$B$15:$B$17</c:f>
              <c:numCache>
                <c:formatCode>General</c:formatCode>
                <c:ptCount val="3"/>
                <c:pt idx="0">
                  <c:v>0.6149</c:v>
                </c:pt>
                <c:pt idx="1">
                  <c:v>0.62109999999999999</c:v>
                </c:pt>
                <c:pt idx="2">
                  <c:v>0.62429999999999997</c:v>
                </c:pt>
              </c:numCache>
            </c:numRef>
          </c:val>
        </c:ser>
        <c:ser>
          <c:idx val="1"/>
          <c:order val="1"/>
          <c:tx>
            <c:strRef>
              <c:f>Tabelle1!$C$14</c:f>
              <c:strCache>
                <c:ptCount val="1"/>
                <c:pt idx="0">
                  <c:v>decompounding</c:v>
                </c:pt>
              </c:strCache>
            </c:strRef>
          </c:tx>
          <c:invertIfNegative val="0"/>
          <c:cat>
            <c:strRef>
              <c:f>Tabelle1!$A$15:$A$17</c:f>
              <c:strCache>
                <c:ptCount val="3"/>
                <c:pt idx="0">
                  <c:v>BOW baseline</c:v>
                </c:pt>
                <c:pt idx="1">
                  <c:v>TIE_Adapted + no resources</c:v>
                </c:pt>
                <c:pt idx="2">
                  <c:v>TIE_Adapted + DerivBase</c:v>
                </c:pt>
              </c:strCache>
            </c:strRef>
          </c:cat>
          <c:val>
            <c:numRef>
              <c:f>Tabelle1!$C$15:$C$17</c:f>
              <c:numCache>
                <c:formatCode>General</c:formatCode>
                <c:ptCount val="3"/>
                <c:pt idx="1">
                  <c:v>0.66290000000000004</c:v>
                </c:pt>
                <c:pt idx="2">
                  <c:v>0.67720000000000002</c:v>
                </c:pt>
              </c:numCache>
            </c:numRef>
          </c:val>
        </c:ser>
        <c:dLbls>
          <c:showLegendKey val="0"/>
          <c:showVal val="0"/>
          <c:showCatName val="0"/>
          <c:showSerName val="0"/>
          <c:showPercent val="0"/>
          <c:showBubbleSize val="0"/>
        </c:dLbls>
        <c:gapWidth val="150"/>
        <c:axId val="247511552"/>
        <c:axId val="252220480"/>
      </c:barChart>
      <c:catAx>
        <c:axId val="247511552"/>
        <c:scaling>
          <c:orientation val="minMax"/>
        </c:scaling>
        <c:delete val="0"/>
        <c:axPos val="b"/>
        <c:majorTickMark val="out"/>
        <c:minorTickMark val="none"/>
        <c:tickLblPos val="nextTo"/>
        <c:crossAx val="252220480"/>
        <c:crosses val="autoZero"/>
        <c:auto val="1"/>
        <c:lblAlgn val="ctr"/>
        <c:lblOffset val="100"/>
        <c:noMultiLvlLbl val="0"/>
      </c:catAx>
      <c:valAx>
        <c:axId val="252220480"/>
        <c:scaling>
          <c:orientation val="minMax"/>
        </c:scaling>
        <c:delete val="0"/>
        <c:axPos val="l"/>
        <c:majorGridlines/>
        <c:numFmt formatCode="General" sourceLinked="1"/>
        <c:majorTickMark val="out"/>
        <c:minorTickMark val="none"/>
        <c:tickLblPos val="nextTo"/>
        <c:crossAx val="2475115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CA901-D2F8-4303-A91F-6D0F316A6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19752</Words>
  <Characters>124439</Characters>
  <Application>Microsoft Office Word</Application>
  <DocSecurity>0</DocSecurity>
  <Lines>1036</Lines>
  <Paragraphs>287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EXploring Customer Interaction via Textual EntailMENT</vt:lpstr>
      <vt:lpstr>EXploring Customer Interaction via Textual EntailMENT</vt:lpstr>
    </vt:vector>
  </TitlesOfParts>
  <Company>Nice_Systems</Company>
  <LinksUpToDate>false</LinksUpToDate>
  <CharactersWithSpaces>143904</CharactersWithSpaces>
  <SharedDoc>false</SharedDoc>
  <HLinks>
    <vt:vector size="30" baseType="variant">
      <vt:variant>
        <vt:i4>655389</vt:i4>
      </vt:variant>
      <vt:variant>
        <vt:i4>264</vt:i4>
      </vt:variant>
      <vt:variant>
        <vt:i4>0</vt:i4>
      </vt:variant>
      <vt:variant>
        <vt:i4>5</vt:i4>
      </vt:variant>
      <vt:variant>
        <vt:lpwstr>http://bach.ipipan.waw.pl/ metashare/browse/</vt:lpwstr>
      </vt:variant>
      <vt:variant>
        <vt:lpwstr/>
      </vt:variant>
      <vt:variant>
        <vt:i4>5898356</vt:i4>
      </vt:variant>
      <vt:variant>
        <vt:i4>261</vt:i4>
      </vt:variant>
      <vt:variant>
        <vt:i4>0</vt:i4>
      </vt:variant>
      <vt:variant>
        <vt:i4>5</vt:i4>
      </vt:variant>
      <vt:variant>
        <vt:lpwstr>http://metanode.tilde.com</vt:lpwstr>
      </vt:variant>
      <vt:variant>
        <vt:lpwstr/>
      </vt:variant>
      <vt:variant>
        <vt:i4>917571</vt:i4>
      </vt:variant>
      <vt:variant>
        <vt:i4>258</vt:i4>
      </vt:variant>
      <vt:variant>
        <vt:i4>0</vt:i4>
      </vt:variant>
      <vt:variant>
        <vt:i4>5</vt:i4>
      </vt:variant>
      <vt:variant>
        <vt:lpwstr>mailto:helpdesk-legal@meta-share.eu</vt:lpwstr>
      </vt:variant>
      <vt:variant>
        <vt:lpwstr/>
      </vt:variant>
      <vt:variant>
        <vt:i4>983122</vt:i4>
      </vt:variant>
      <vt:variant>
        <vt:i4>255</vt:i4>
      </vt:variant>
      <vt:variant>
        <vt:i4>0</vt:i4>
      </vt:variant>
      <vt:variant>
        <vt:i4>5</vt:i4>
      </vt:variant>
      <vt:variant>
        <vt:lpwstr>mailto:helpdesk-technical@meta-share.eu</vt:lpwstr>
      </vt:variant>
      <vt:variant>
        <vt:lpwstr/>
      </vt:variant>
      <vt:variant>
        <vt:i4>2949134</vt:i4>
      </vt:variant>
      <vt:variant>
        <vt:i4>252</vt:i4>
      </vt:variant>
      <vt:variant>
        <vt:i4>0</vt:i4>
      </vt:variant>
      <vt:variant>
        <vt:i4>5</vt:i4>
      </vt:variant>
      <vt:variant>
        <vt:lpwstr>mailto:helpdesk-metadata@meta-share.eu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Customer Interaction via Textual EntailMENT</dc:title>
  <dc:subject>EC FP7 project no. FP7-RI-2122230, D5R-2 - 01.04.2009</dc:subject>
  <dc:creator>Moshe Wasserblat</dc:creator>
  <cp:lastModifiedBy>Kathrin Eichler</cp:lastModifiedBy>
  <cp:revision>107</cp:revision>
  <cp:lastPrinted>2014-12-08T16:31:00Z</cp:lastPrinted>
  <dcterms:created xsi:type="dcterms:W3CDTF">2014-12-04T13:32:00Z</dcterms:created>
  <dcterms:modified xsi:type="dcterms:W3CDTF">2014-12-08T16:35:00Z</dcterms:modified>
</cp:coreProperties>
</file>